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vertAlign w:val="baseline"/>
        </w:rPr>
      </w:pPr>
      <w:r w:rsidDel="00000000" w:rsidR="00000000" w:rsidRPr="00000000">
        <w:rPr>
          <w:vertAlign w:val="baseline"/>
          <w:rtl w:val="0"/>
        </w:rPr>
        <w:t xml:space="preserve">AES-Xnnn</w:t>
      </w:r>
    </w:p>
    <w:p w:rsidR="00000000" w:rsidDel="00000000" w:rsidP="00000000" w:rsidRDefault="00000000" w:rsidRPr="00000000" w14:paraId="00000002">
      <w:pPr>
        <w:widowControl w:val="0"/>
        <w:jc w:val="right"/>
        <w:rPr>
          <w:rFonts w:ascii="Helvetica Neue" w:cs="Helvetica Neue" w:eastAsia="Helvetica Neue" w:hAnsi="Helvetica Neue"/>
          <w:b w:val="1"/>
          <w:bCs w:val="1"/>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SC-0n-0n(-x)</w:t>
        <w:br w:type="textWrapping"/>
      </w:r>
    </w:p>
    <w:p w:rsidR="00000000" w:rsidDel="00000000" w:rsidP="00000000" w:rsidRDefault="00000000" w:rsidRPr="00000000" w14:paraId="00000003">
      <w:pPr>
        <w:widowControl w:val="0"/>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DRAFT</w:t>
      </w:r>
      <w:r w:rsidDel="00000000" w:rsidR="00000000" w:rsidRPr="00000000">
        <w:rPr>
          <w:rtl w:val="0"/>
        </w:rPr>
      </w:r>
    </w:p>
    <w:p w:rsidR="00000000" w:rsidDel="00000000" w:rsidP="00000000" w:rsidRDefault="00000000" w:rsidRPr="00000000" w14:paraId="00000004">
      <w:pPr>
        <w:widowControl w:val="0"/>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Document-title -</w:t>
      </w:r>
      <w:r w:rsidDel="00000000" w:rsidR="00000000" w:rsidRPr="00000000">
        <w:rPr>
          <w:rtl w:val="0"/>
        </w:rPr>
      </w:r>
    </w:p>
    <w:p w:rsidR="00000000" w:rsidDel="00000000" w:rsidP="00000000" w:rsidRDefault="00000000" w:rsidRPr="00000000" w14:paraId="00000005">
      <w:pPr>
        <w:widowControl w:val="0"/>
        <w:jc w:val="center"/>
        <w:rPr>
          <w:rFonts w:ascii="Helvetica Neue" w:cs="Helvetica Neue" w:eastAsia="Helvetica Neue" w:hAnsi="Helvetica Neue"/>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A template for AESSC standards documents</w:t>
      </w:r>
      <w:r w:rsidDel="00000000" w:rsidR="00000000" w:rsidRPr="00000000">
        <w:rPr>
          <w:rtl w:val="0"/>
        </w:rPr>
      </w:r>
    </w:p>
    <w:p w:rsidR="00000000" w:rsidDel="00000000" w:rsidP="00000000" w:rsidRDefault="00000000" w:rsidRPr="00000000" w14:paraId="00000006">
      <w:pPr>
        <w:widowControl w:val="0"/>
        <w:rPr>
          <w:vertAlign w:val="baseline"/>
        </w:rPr>
      </w:pPr>
      <w:r w:rsidDel="00000000" w:rsidR="00000000" w:rsidRPr="00000000">
        <w:rPr>
          <w:rtl w:val="0"/>
        </w:rPr>
      </w:r>
    </w:p>
    <w:p w:rsidR="00000000" w:rsidDel="00000000" w:rsidP="00000000" w:rsidRDefault="00000000" w:rsidRPr="00000000" w14:paraId="00000007">
      <w:pPr>
        <w:widowControl w:val="0"/>
        <w:tabs>
          <w:tab w:val="left" w:leader="none" w:pos="6480"/>
          <w:tab w:val="left" w:leader="none" w:pos="7200"/>
        </w:tabs>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008">
      <w:pPr>
        <w:widowControl w:val="0"/>
        <w:tabs>
          <w:tab w:val="left" w:leader="none" w:pos="6480"/>
          <w:tab w:val="left" w:leader="none" w:pos="7200"/>
        </w:tabs>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009">
      <w:pPr>
        <w:widowControl w:val="0"/>
        <w:tabs>
          <w:tab w:val="left" w:leader="none" w:pos="5328"/>
          <w:tab w:val="left" w:leader="none" w:pos="6336"/>
        </w:tabs>
        <w:spacing w:after="80" w:lineRule="auto"/>
        <w:rPr>
          <w:rFonts w:ascii="Helvetica Neue" w:cs="Helvetica Neue" w:eastAsia="Helvetica Neue" w:hAnsi="Helvetica Neue"/>
          <w:vertAlign w:val="baseline"/>
        </w:rPr>
      </w:pPr>
      <w:bookmarkStart w:colFirst="0" w:colLast="0" w:name="_c3f2q5ckjo20" w:id="0"/>
      <w:bookmarkEnd w:id="0"/>
      <w:r w:rsidDel="00000000" w:rsidR="00000000" w:rsidRPr="00000000">
        <w:rPr>
          <w:rtl w:val="0"/>
        </w:rPr>
      </w:r>
    </w:p>
    <w:p w:rsidR="00000000" w:rsidDel="00000000" w:rsidP="00000000" w:rsidRDefault="00000000" w:rsidRPr="00000000" w14:paraId="0000000A">
      <w:pPr>
        <w:rPr>
          <w:b w:val="0"/>
          <w:bCs w:val="0"/>
          <w:vertAlign w:val="baseline"/>
        </w:rPr>
      </w:pPr>
      <w:r w:rsidDel="00000000" w:rsidR="00000000" w:rsidRPr="00000000">
        <w:rPr>
          <w:rtl w:val="0"/>
        </w:rPr>
      </w:r>
    </w:p>
    <w:p w:rsidR="00000000" w:rsidDel="00000000" w:rsidP="00000000" w:rsidRDefault="00000000" w:rsidRPr="00000000" w14:paraId="0000000B">
      <w:pPr>
        <w:rPr>
          <w:b w:val="0"/>
          <w:bCs w:val="0"/>
          <w:vertAlign w:val="baseline"/>
        </w:rPr>
      </w:pPr>
      <w:r w:rsidDel="00000000" w:rsidR="00000000" w:rsidRPr="00000000">
        <w:rPr>
          <w:b w:val="1"/>
          <w:bCs w:val="1"/>
          <w:vertAlign w:val="baseline"/>
          <w:rtl w:val="0"/>
        </w:rPr>
        <w:t xml:space="preserve">Abstract</w:t>
      </w:r>
      <w:r w:rsidDel="00000000" w:rsidR="00000000" w:rsidRPr="00000000">
        <w:rPr>
          <w:rtl w:val="0"/>
        </w:rPr>
      </w:r>
    </w:p>
    <w:p w:rsidR="00000000" w:rsidDel="00000000" w:rsidP="00000000" w:rsidRDefault="00000000" w:rsidRPr="00000000" w14:paraId="0000000C">
      <w:pPr>
        <w:rPr>
          <w:b w:val="0"/>
          <w:bCs w:val="0"/>
          <w:vertAlign w:val="baseline"/>
        </w:rPr>
      </w:pPr>
      <w:r w:rsidDel="00000000" w:rsidR="00000000" w:rsidRPr="00000000">
        <w:rPr>
          <w:rtl w:val="0"/>
        </w:rPr>
      </w:r>
    </w:p>
    <w:p w:rsidR="00000000" w:rsidDel="00000000" w:rsidP="00000000" w:rsidRDefault="00000000" w:rsidRPr="00000000" w14:paraId="0000000D">
      <w:pPr>
        <w:widowControl w:val="0"/>
        <w:rPr>
          <w:vertAlign w:val="baseline"/>
        </w:rPr>
      </w:pPr>
      <w:r w:rsidDel="00000000" w:rsidR="00000000" w:rsidRPr="00000000">
        <w:rPr>
          <w:vertAlign w:val="baseline"/>
          <w:rtl w:val="0"/>
        </w:rPr>
        <w:t xml:space="preserve">An abstract is required here (the formal scope appears later). It is likely that important parts of the scope will also appear in the abstract, however the abstract can be less formal and is primarily intended to inform the reader whether the content of the document is of interest.  This abstract will be used in descriptions of the eventually published document, on the Web and in the Journal.  This template is formatted to ISO/IEC Directives 2004 and to AESSC style and structure. </w:t>
      </w:r>
    </w:p>
    <w:p w:rsidR="00000000" w:rsidDel="00000000" w:rsidP="00000000" w:rsidRDefault="00000000" w:rsidRPr="00000000" w14:paraId="0000000E">
      <w:pPr>
        <w:widowControl w:val="0"/>
        <w:rPr>
          <w:vertAlign w:val="baseline"/>
        </w:rPr>
      </w:pPr>
      <w:r w:rsidDel="00000000" w:rsidR="00000000" w:rsidRPr="00000000">
        <w:rPr>
          <w:rtl w:val="0"/>
        </w:rPr>
      </w:r>
    </w:p>
    <w:p w:rsidR="00000000" w:rsidDel="00000000" w:rsidP="00000000" w:rsidRDefault="00000000" w:rsidRPr="00000000" w14:paraId="0000000F">
      <w:pPr>
        <w:widowControl w:val="0"/>
        <w:rPr>
          <w:vertAlign w:val="baseline"/>
        </w:rPr>
      </w:pPr>
      <w:r w:rsidDel="00000000" w:rsidR="00000000" w:rsidRPr="00000000">
        <w:rPr>
          <w:rtl w:val="0"/>
        </w:rPr>
      </w:r>
    </w:p>
    <w:p w:rsidR="00000000" w:rsidDel="00000000" w:rsidP="00000000" w:rsidRDefault="00000000" w:rsidRPr="00000000" w14:paraId="00000010">
      <w:pPr>
        <w:widowControl w:val="0"/>
        <w:rPr>
          <w:vertAlign w:val="baseline"/>
        </w:rPr>
      </w:pPr>
      <w:r w:rsidDel="00000000" w:rsidR="00000000" w:rsidRPr="00000000">
        <w:rPr>
          <w:rtl w:val="0"/>
        </w:rPr>
      </w:r>
    </w:p>
    <w:p w:rsidR="00000000" w:rsidDel="00000000" w:rsidP="00000000" w:rsidRDefault="00000000" w:rsidRPr="00000000" w14:paraId="00000011">
      <w:pPr>
        <w:widowControl w:val="0"/>
        <w:rPr>
          <w:vertAlign w:val="baseline"/>
        </w:rPr>
      </w:pPr>
      <w:r w:rsidDel="00000000" w:rsidR="00000000" w:rsidRPr="00000000">
        <w:rPr>
          <w:vertAlign w:val="baseline"/>
          <w:rtl w:val="0"/>
        </w:rPr>
        <w:t xml:space="preserve">An AES standard implies a consensus of those directly and materially affected by its scope and provisions and is intended as a guide to aid the manufacturer, the consumer, and the general public. The existence of an AES standard does not in any respect preclude anyone, whether or not he or she has approved the document, from manufacturing, marketing, purchasing, or using products, processes, or procedures not in agreement with the standard. Prior to approval, all parties were provided opportunities to comment or object to any provision. Attention is drawn to the possibility that some of the elements of this AES standard or information document may be the subject of patent rights. AES shall not be held responsible for identifying any or all such patents. Approval does not assume any liability to any patent owner, nor does it assume any obligation whatever to parties adopting the standards document. This document is subject to periodic review and users are cautioned to obtain the latest edition. Recipients of this document are invited to submit, with their comments, notification of any relevant patent rights of which they are aware and to provide supporting documentation.</w:t>
      </w:r>
    </w:p>
    <w:p w:rsidR="00000000" w:rsidDel="00000000" w:rsidP="00000000" w:rsidRDefault="00000000" w:rsidRPr="00000000" w14:paraId="00000012">
      <w:pPr>
        <w:tabs>
          <w:tab w:val="left" w:leader="none" w:pos="8280"/>
        </w:tabs>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Contents</w:t>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5f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
          <w:szCs w:val="28"/>
          <w:u w:val="none"/>
          <w:shd w:fill="auto" w:val="clear"/>
          <w:vertAlign w:val="baseline"/>
          <w:rtl w:val="0"/>
        </w:rPr>
        <w:t xml:space="preserve">Table of Contents</w:t>
      </w:r>
    </w:p>
    <w:sdt>
      <w:sdtPr>
        <w:id w:val="1903538092"/>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Foreword</w:t>
            <w:tab/>
          </w:r>
          <w:r w:rsidDel="00000000" w:rsidR="00000000" w:rsidRPr="00000000">
            <w:fldChar w:fldCharType="begin"/>
            <w:instrText xml:space="preserve"> PAGEREF _66kmfnggwc09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Introduction</w:t>
            <w:tab/>
          </w:r>
          <w:r w:rsidDel="00000000" w:rsidR="00000000" w:rsidRPr="00000000">
            <w:fldChar w:fldCharType="begin"/>
            <w:instrText xml:space="preserve"> PAGEREF _ytab7v5otwxz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   Preamble</w:t>
            <w:tab/>
          </w:r>
          <w:r w:rsidDel="00000000" w:rsidR="00000000" w:rsidRPr="00000000">
            <w:fldChar w:fldCharType="begin"/>
            <w:instrText xml:space="preserve"> PAGEREF _93jpqku4wue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0.1 Documentation conventions</w:t>
            <w:tab/>
          </w:r>
          <w:r w:rsidDel="00000000" w:rsidR="00000000" w:rsidRPr="00000000">
            <w:fldChar w:fldCharType="begin"/>
            <w:instrText xml:space="preserve"> PAGEREF _sup13a9h4ld1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0.1.1 Decimal points</w:t>
            <w:tab/>
          </w:r>
          <w:r w:rsidDel="00000000" w:rsidR="00000000" w:rsidRPr="00000000">
            <w:fldChar w:fldCharType="begin"/>
            <w:instrText xml:space="preserve"> PAGEREF _ac6xxp733zrp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0.1.2 Data representation</w:t>
            <w:tab/>
          </w:r>
          <w:r w:rsidDel="00000000" w:rsidR="00000000" w:rsidRPr="00000000">
            <w:fldChar w:fldCharType="begin"/>
            <w:instrText xml:space="preserve"> PAGEREF _1mokezlc6iga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0.1.3 Case sensitivity</w:t>
            <w:tab/>
          </w:r>
          <w:r w:rsidDel="00000000" w:rsidR="00000000" w:rsidRPr="00000000">
            <w:fldChar w:fldCharType="begin"/>
            <w:instrText xml:space="preserve"> PAGEREF _9grgczfih6ic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0.3 Logical conventions and data types</w:t>
            <w:tab/>
          </w:r>
          <w:r w:rsidDel="00000000" w:rsidR="00000000" w:rsidRPr="00000000">
            <w:fldChar w:fldCharType="begin"/>
            <w:instrText xml:space="preserve"> PAGEREF _kkqy2zkp1ij2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Scope</w:t>
            <w:tab/>
          </w:r>
          <w:r w:rsidDel="00000000" w:rsidR="00000000" w:rsidRPr="00000000">
            <w:fldChar w:fldCharType="begin"/>
            <w:instrText xml:space="preserve"> PAGEREF _xheadmok5cmv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Normative references</w:t>
            <w:tab/>
          </w:r>
          <w:r w:rsidDel="00000000" w:rsidR="00000000" w:rsidRPr="00000000">
            <w:fldChar w:fldCharType="begin"/>
            <w:instrText xml:space="preserve"> PAGEREF _36n5cx43iy8e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Definitions and abbreviations</w:t>
            <w:tab/>
          </w:r>
          <w:r w:rsidDel="00000000" w:rsidR="00000000" w:rsidRPr="00000000">
            <w:fldChar w:fldCharType="begin"/>
            <w:instrText xml:space="preserve"> PAGEREF _3acpc5j1szo6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Process History document structure</w:t>
            <w:tab/>
          </w:r>
          <w:r w:rsidDel="00000000" w:rsidR="00000000" w:rsidRPr="00000000">
            <w:fldChar w:fldCharType="begin"/>
            <w:instrText xml:space="preserve"> PAGEREF _bktlcigmohdy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4.1 Instance document scope</w:t>
            <w:tab/>
          </w:r>
          <w:r w:rsidDel="00000000" w:rsidR="00000000" w:rsidRPr="00000000">
            <w:fldChar w:fldCharType="begin"/>
            <w:instrText xml:space="preserve"> PAGEREF _s6xjvumedxd0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4.2 Document hierarchy</w:t>
            <w:tab/>
          </w:r>
          <w:r w:rsidDel="00000000" w:rsidR="00000000" w:rsidRPr="00000000">
            <w:fldChar w:fldCharType="begin"/>
            <w:instrText xml:space="preserve"> PAGEREF _h7r8ea7c1rjq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4.3 Base element super-class</w:t>
            <w:tab/>
          </w:r>
          <w:r w:rsidDel="00000000" w:rsidR="00000000" w:rsidRPr="00000000">
            <w:fldChar w:fldCharType="begin"/>
            <w:instrText xml:space="preserve"> PAGEREF _m5fzvcv45fl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 Document root</w:t>
            <w:tab/>
          </w:r>
          <w:r w:rsidDel="00000000" w:rsidR="00000000" w:rsidRPr="00000000">
            <w:fldChar w:fldCharType="begin"/>
            <w:instrText xml:space="preserve"> PAGEREF _dakz7d6hdhae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 processHistoryType</w:t>
            <w:tab/>
          </w:r>
          <w:r w:rsidDel="00000000" w:rsidR="00000000" w:rsidRPr="00000000">
            <w:fldChar w:fldCharType="begin"/>
            <w:instrText xml:space="preserve"> PAGEREF _fl5u5ggdbsx8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 mediaPool</w:t>
            <w:tab/>
          </w:r>
          <w:r w:rsidDel="00000000" w:rsidR="00000000" w:rsidRPr="00000000">
            <w:fldChar w:fldCharType="begin"/>
            <w:instrText xml:space="preserve"> PAGEREF _pv7y48wrki67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mediaPool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element shall be used to aggregate all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media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objects referenced in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processHistory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instance document.</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_kwbhm54srxts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 mediaPoolType</w:t>
            <w:tab/>
          </w:r>
          <w:r w:rsidDel="00000000" w:rsidR="00000000" w:rsidRPr="00000000">
            <w:fldChar w:fldCharType="begin"/>
            <w:instrText xml:space="preserve"> PAGEREF _kwbhm54srxts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4.4.1.1.1.1 adl</w:t>
            <w:tab/>
          </w:r>
          <w:r w:rsidDel="00000000" w:rsidR="00000000" w:rsidRPr="00000000">
            <w:fldChar w:fldCharType="begin"/>
            <w:instrText xml:space="preserve"> PAGEREF _mvs3hdt9ip95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4.4.1.1.1.2 audioObject</w:t>
            <w:tab/>
          </w:r>
          <w:r w:rsidDel="00000000" w:rsidR="00000000" w:rsidRPr="00000000">
            <w:fldChar w:fldCharType="begin"/>
            <w:instrText xml:space="preserve"> PAGEREF _9q7ca7rwfgxr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 audioFileReference</w:t>
            <w:tab/>
          </w:r>
          <w:r w:rsidDel="00000000" w:rsidR="00000000" w:rsidRPr="00000000">
            <w:fldChar w:fldCharType="begin"/>
            <w:instrText xml:space="preserve"> PAGEREF _fkd0h8k72luu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 audioFileReferenceType</w:t>
            <w:tab/>
          </w:r>
          <w:r w:rsidDel="00000000" w:rsidR="00000000" w:rsidRPr="00000000">
            <w:fldChar w:fldCharType="begin"/>
            <w:instrText xml:space="preserve"> PAGEREF _tum6ihvptpio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4.4.1.1.1.3.1.1 mediaLocation</w:t>
            <w:tab/>
          </w:r>
          <w:r w:rsidDel="00000000" w:rsidR="00000000" w:rsidRPr="00000000">
            <w:fldChar w:fldCharType="begin"/>
            <w:instrText xml:space="preserve"> PAGEREF _7qdl1wbp1diw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 stream</w:t>
            <w:tab/>
          </w:r>
          <w:r w:rsidDel="00000000" w:rsidR="00000000" w:rsidRPr="00000000">
            <w:fldChar w:fldCharType="begin"/>
            <w:instrText xml:space="preserve"> PAGEREF _mahdmtpk7gta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4.4.1.1.1.3.1.2.1 streamType</w:t>
            <w:tab/>
          </w:r>
          <w:r w:rsidDel="00000000" w:rsidR="00000000" w:rsidRPr="00000000">
            <w:fldChar w:fldCharType="begin"/>
            <w:instrText xml:space="preserve"> PAGEREF _1z61fd69xyvl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4.4.1.1.1.3.1.2.1.1 label</w:t>
            <w:tab/>
          </w:r>
          <w:r w:rsidDel="00000000" w:rsidR="00000000" w:rsidRPr="00000000">
            <w:fldChar w:fldCharType="begin"/>
            <w:instrText xml:space="preserve"> PAGEREF _qj7aqgprq5ch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4.4.1.1.1.3.1.2.1.2 streamNum</w:t>
            <w:tab/>
          </w:r>
          <w:r w:rsidDel="00000000" w:rsidR="00000000" w:rsidRPr="00000000">
            <w:fldChar w:fldCharType="begin"/>
            <w:instrText xml:space="preserve"> PAGEREF _8ws5p2g0bxx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4.4.1.1.1.3.1.2.1.2 parent</w:t>
            <w:tab/>
          </w:r>
          <w:r w:rsidDel="00000000" w:rsidR="00000000" w:rsidRPr="00000000">
            <w:fldChar w:fldCharType="begin"/>
            <w:instrText xml:space="preserve"> PAGEREF _lbf6nzsenm69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4.4.1.1.1.3.1.3 timeRange</w:t>
            <w:tab/>
          </w:r>
          <w:r w:rsidDel="00000000" w:rsidR="00000000" w:rsidRPr="00000000">
            <w:fldChar w:fldCharType="begin"/>
            <w:instrText xml:space="preserve"> PAGEREF _i0g25nulpqzd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4.4.1.1.1.3.1.4 mediaPoolRef</w:t>
            <w:tab/>
          </w:r>
          <w:r w:rsidDel="00000000" w:rsidR="00000000" w:rsidRPr="00000000">
            <w:fldChar w:fldCharType="begin"/>
            <w:instrText xml:space="preserve"> PAGEREF _ghoh2txddep7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4.4.1.1.1.3.1.5 status</w:t>
            <w:tab/>
          </w:r>
          <w:r w:rsidDel="00000000" w:rsidR="00000000" w:rsidRPr="00000000">
            <w:fldChar w:fldCharType="begin"/>
            <w:instrText xml:space="preserve"> PAGEREF _5qddyjanf058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4.4.1.1.1.3.1.5.1 statusType</w:t>
            <w:tab/>
          </w:r>
          <w:r w:rsidDel="00000000" w:rsidR="00000000" w:rsidRPr="00000000">
            <w:fldChar w:fldCharType="begin"/>
            <w:instrText xml:space="preserve"> PAGEREF _tnk5o74hmod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4.4.1.1.1.4 label</w:t>
            <w:tab/>
          </w:r>
          <w:r w:rsidDel="00000000" w:rsidR="00000000" w:rsidRPr="00000000">
            <w:fldChar w:fldCharType="begin"/>
            <w:instrText xml:space="preserve"> PAGEREF _f2zbrj4ue2n3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 workerList</w:t>
            <w:tab/>
          </w:r>
          <w:r w:rsidDel="00000000" w:rsidR="00000000" w:rsidRPr="00000000">
            <w:fldChar w:fldCharType="begin"/>
            <w:instrText xml:space="preserve"> PAGEREF _u8cotl2vtmr5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 workerListType</w:t>
            <w:tab/>
          </w:r>
          <w:r w:rsidDel="00000000" w:rsidR="00000000" w:rsidRPr="00000000">
            <w:fldChar w:fldCharType="begin"/>
            <w:instrText xml:space="preserve"> PAGEREF _otd9ps8o3kgg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 worker</w:t>
            <w:tab/>
          </w:r>
          <w:r w:rsidDel="00000000" w:rsidR="00000000" w:rsidRPr="00000000">
            <w:fldChar w:fldCharType="begin"/>
            <w:instrText xml:space="preserve"> PAGEREF _wxgoqbxxqgh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 workerType</w:t>
            <w:tab/>
          </w:r>
          <w:r w:rsidDel="00000000" w:rsidR="00000000" w:rsidRPr="00000000">
            <w:fldChar w:fldCharType="begin"/>
            <w:instrText xml:space="preserve"> PAGEREF _wwtvnx9ew0bk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4.4.1.2.1.1.1.1 lastName</w:t>
            <w:tab/>
          </w:r>
          <w:r w:rsidDel="00000000" w:rsidR="00000000" w:rsidRPr="00000000">
            <w:fldChar w:fldCharType="begin"/>
            <w:instrText xml:space="preserve"> PAGEREF _8fx9puj70n4f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4.4.1.2.1.1.1.2 firstName</w:t>
            <w:tab/>
          </w:r>
          <w:r w:rsidDel="00000000" w:rsidR="00000000" w:rsidRPr="00000000">
            <w:fldChar w:fldCharType="begin"/>
            <w:instrText xml:space="preserve"> PAGEREF _ub8jw9uq8r3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4.4.1.2.1.1.1.3 organization</w:t>
            <w:tab/>
          </w:r>
          <w:r w:rsidDel="00000000" w:rsidR="00000000" w:rsidRPr="00000000">
            <w:fldChar w:fldCharType="begin"/>
            <w:instrText xml:space="preserve"> PAGEREF _zhohgzc29xsa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4.4.1.2.1.1.1.4 street1</w:t>
            <w:tab/>
          </w:r>
          <w:r w:rsidDel="00000000" w:rsidR="00000000" w:rsidRPr="00000000">
            <w:fldChar w:fldCharType="begin"/>
            <w:instrText xml:space="preserve"> PAGEREF _q7rkl1e2zmjn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4.4.1.2.1.1.1.5 street2</w:t>
            <w:tab/>
          </w:r>
          <w:r w:rsidDel="00000000" w:rsidR="00000000" w:rsidRPr="00000000">
            <w:fldChar w:fldCharType="begin"/>
            <w:instrText xml:space="preserve"> PAGEREF _slrlr3j8z12y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4.4.1.2.1.1.1.6 city</w:t>
            <w:tab/>
          </w:r>
          <w:r w:rsidDel="00000000" w:rsidR="00000000" w:rsidRPr="00000000">
            <w:fldChar w:fldCharType="begin"/>
            <w:instrText xml:space="preserve"> PAGEREF _g3xm8wuroep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4.4.1.2.1.1.1.7 region</w:t>
            <w:tab/>
          </w:r>
          <w:r w:rsidDel="00000000" w:rsidR="00000000" w:rsidRPr="00000000">
            <w:fldChar w:fldCharType="begin"/>
            <w:instrText xml:space="preserve"> PAGEREF _e1sa9eoq2qn9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4.4.1.2.1.1.1.8 postalCode</w:t>
            <w:tab/>
          </w:r>
          <w:r w:rsidDel="00000000" w:rsidR="00000000" w:rsidRPr="00000000">
            <w:fldChar w:fldCharType="begin"/>
            <w:instrText xml:space="preserve"> PAGEREF _kyj3obi2s3a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4.4.1.2.1.1.1.9 countryCode</w:t>
            <w:tab/>
          </w:r>
          <w:r w:rsidDel="00000000" w:rsidR="00000000" w:rsidRPr="00000000">
            <w:fldChar w:fldCharType="begin"/>
            <w:instrText xml:space="preserve"> PAGEREF _ksep7nm4outm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4.4.1.2.1.1.1.9.1 countryCodeType</w:t>
            <w:tab/>
          </w:r>
          <w:r w:rsidDel="00000000" w:rsidR="00000000" w:rsidRPr="00000000">
            <w:fldChar w:fldCharType="begin"/>
            <w:instrText xml:space="preserve"> PAGEREF _dvxi5uwo2bdb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4.4.1.3 processEvent</w:t>
            <w:tab/>
          </w:r>
          <w:r w:rsidDel="00000000" w:rsidR="00000000" w:rsidRPr="00000000">
            <w:fldChar w:fldCharType="begin"/>
            <w:instrText xml:space="preserve"> PAGEREF _hawk3thd6h6t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 processEventType</w:t>
            <w:tab/>
          </w:r>
          <w:r w:rsidDel="00000000" w:rsidR="00000000" w:rsidRPr="00000000">
            <w:fldChar w:fldCharType="begin"/>
            <w:instrText xml:space="preserve"> PAGEREF _385noyx8jua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4.4.1.3.1.1 sequenceNum</w:t>
            <w:tab/>
          </w:r>
          <w:r w:rsidDel="00000000" w:rsidR="00000000" w:rsidRPr="00000000">
            <w:fldChar w:fldCharType="begin"/>
            <w:instrText xml:space="preserve"> PAGEREF _bl06uwjz08sq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4.4.1.3.1.2 label</w:t>
            <w:tab/>
          </w:r>
          <w:r w:rsidDel="00000000" w:rsidR="00000000" w:rsidRPr="00000000">
            <w:fldChar w:fldCharType="begin"/>
            <w:instrText xml:space="preserve"> PAGEREF _hvk65pb0c9xt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4.4.1.3.1.3 reformattingGuideline</w:t>
            <w:tab/>
          </w:r>
          <w:r w:rsidDel="00000000" w:rsidR="00000000" w:rsidRPr="00000000">
            <w:fldChar w:fldCharType="begin"/>
            <w:instrText xml:space="preserve"> PAGEREF _god59rcidl14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4.4.1.3.1.3.1 reformattingGuidelineType</w:t>
            <w:tab/>
          </w:r>
          <w:r w:rsidDel="00000000" w:rsidR="00000000" w:rsidRPr="00000000">
            <w:fldChar w:fldCharType="begin"/>
            <w:instrText xml:space="preserve"> PAGEREF _i2ykfx1niz3r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4.4.1.3.1.3.1.1 reformattingText</w:t>
            <w:tab/>
          </w:r>
          <w:r w:rsidDel="00000000" w:rsidR="00000000" w:rsidRPr="00000000">
            <w:fldChar w:fldCharType="begin"/>
            <w:instrText xml:space="preserve"> PAGEREF _q65whuidbqsh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4.4.1.3.1.3.1.2 reformattingReference</w:t>
            <w:tab/>
          </w:r>
          <w:r w:rsidDel="00000000" w:rsidR="00000000" w:rsidRPr="00000000">
            <w:fldChar w:fldCharType="begin"/>
            <w:instrText xml:space="preserve"> PAGEREF _fcrd2mbtjzhx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4.4.1.3.1.4 workers</w:t>
            <w:tab/>
          </w:r>
          <w:r w:rsidDel="00000000" w:rsidR="00000000" w:rsidRPr="00000000">
            <w:fldChar w:fldCharType="begin"/>
            <w:instrText xml:space="preserve"> PAGEREF _ixqbmpf3mv0w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4.4.1.3.1.5 creationDate</w:t>
            <w:tab/>
          </w:r>
          <w:r w:rsidDel="00000000" w:rsidR="00000000" w:rsidRPr="00000000">
            <w:fldChar w:fldCharType="begin"/>
            <w:instrText xml:space="preserve"> PAGEREF _5renewo9t715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4.4.1.3.1.6 treatment</w:t>
            <w:tab/>
          </w:r>
          <w:r w:rsidDel="00000000" w:rsidR="00000000" w:rsidRPr="00000000">
            <w:fldChar w:fldCharType="begin"/>
            <w:instrText xml:space="preserve"> PAGEREF _uhl3qa7g08o4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 qualityAssurance</w:t>
            <w:tab/>
          </w:r>
          <w:r w:rsidDel="00000000" w:rsidR="00000000" w:rsidRPr="00000000">
            <w:fldChar w:fldCharType="begin"/>
            <w:instrText xml:space="preserve"> PAGEREF _9stiffkzdk7w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 qualityAsuranceType</w:t>
            <w:tab/>
          </w:r>
          <w:r w:rsidDel="00000000" w:rsidR="00000000" w:rsidRPr="00000000">
            <w:fldChar w:fldCharType="begin"/>
            <w:instrText xml:space="preserve"> PAGEREF _rvr3n0ro18th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4.4.1.3.1.7.1.1 creationDate</w:t>
            <w:tab/>
          </w:r>
          <w:r w:rsidDel="00000000" w:rsidR="00000000" w:rsidRPr="00000000">
            <w:fldChar w:fldCharType="begin"/>
            <w:instrText xml:space="preserve"> PAGEREF _cdyt6jhr9r09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4.4.1.3.1.7.1.2 note</w:t>
            <w:tab/>
          </w:r>
          <w:r w:rsidDel="00000000" w:rsidR="00000000" w:rsidRPr="00000000">
            <w:fldChar w:fldCharType="begin"/>
            <w:instrText xml:space="preserve"> PAGEREF _k579tmm55khh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4.4.1.3.1.7.1.3 inspectors</w:t>
            <w:tab/>
          </w:r>
          <w:r w:rsidDel="00000000" w:rsidR="00000000" w:rsidRPr="00000000">
            <w:fldChar w:fldCharType="begin"/>
            <w:instrText xml:space="preserve"> PAGEREF _3kh7a77a47ql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4.4.1.3.1.7.1.4 passFail</w:t>
            <w:tab/>
          </w:r>
          <w:r w:rsidDel="00000000" w:rsidR="00000000" w:rsidRPr="00000000">
            <w:fldChar w:fldCharType="begin"/>
            <w:instrText xml:space="preserve"> PAGEREF _59azl4xp0zyr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4.4.1.3.1.7.1.4.1 passFailType</w:t>
            <w:tab/>
          </w:r>
          <w:r w:rsidDel="00000000" w:rsidR="00000000" w:rsidRPr="00000000">
            <w:fldChar w:fldCharType="begin"/>
            <w:instrText xml:space="preserve"> PAGEREF _ofb4wmpld4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 syncGroup</w:t>
            <w:tab/>
          </w:r>
          <w:r w:rsidDel="00000000" w:rsidR="00000000" w:rsidRPr="00000000">
            <w:fldChar w:fldCharType="begin"/>
            <w:instrText xml:space="preserve"> PAGEREF _gij1aht6f4s7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 syncGroupType</w:t>
            <w:tab/>
          </w:r>
          <w:r w:rsidDel="00000000" w:rsidR="00000000" w:rsidRPr="00000000">
            <w:fldChar w:fldCharType="begin"/>
            <w:instrText xml:space="preserve"> PAGEREF _mc0tfyqq5lab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4.4.1.3.1.8.1.1 mediaRefs</w:t>
            <w:tab/>
          </w:r>
          <w:r w:rsidDel="00000000" w:rsidR="00000000" w:rsidRPr="00000000">
            <w:fldChar w:fldCharType="begin"/>
            <w:instrText xml:space="preserve"> PAGEREF _lxjmzyhcw8lw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4.4.1.3.1.8.1.2 masterMediaRef</w:t>
            <w:tab/>
          </w:r>
          <w:r w:rsidDel="00000000" w:rsidR="00000000" w:rsidRPr="00000000">
            <w:fldChar w:fldCharType="begin"/>
            <w:instrText xml:space="preserve"> PAGEREF _m4pd5wb5rl99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4.4.1.3.1.8.1.3 sequenceNum</w:t>
            <w:tab/>
          </w:r>
          <w:r w:rsidDel="00000000" w:rsidR="00000000" w:rsidRPr="00000000">
            <w:fldChar w:fldCharType="begin"/>
            <w:instrText xml:space="preserve"> PAGEREF _nf33d8cvd296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4.4.1.3.1.8.1.4 timeRange</w:t>
            <w:tab/>
          </w:r>
          <w:r w:rsidDel="00000000" w:rsidR="00000000" w:rsidRPr="00000000">
            <w:fldChar w:fldCharType="begin"/>
            <w:instrText xml:space="preserve"> PAGEREF _nuss8s580mi8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 deviceChain</w:t>
            <w:tab/>
          </w:r>
          <w:r w:rsidDel="00000000" w:rsidR="00000000" w:rsidRPr="00000000">
            <w:fldChar w:fldCharType="begin"/>
            <w:instrText xml:space="preserve"> PAGEREF _hvx8vm8jyqzp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 deviceChainType</w:t>
            <w:tab/>
          </w:r>
          <w:r w:rsidDel="00000000" w:rsidR="00000000" w:rsidRPr="00000000">
            <w:fldChar w:fldCharType="begin"/>
            <w:instrText xml:space="preserve"> PAGEREF _tfik56sqmmxs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 device</w:t>
            <w:tab/>
          </w:r>
          <w:r w:rsidDel="00000000" w:rsidR="00000000" w:rsidRPr="00000000">
            <w:fldChar w:fldCharType="begin"/>
            <w:instrText xml:space="preserve"> PAGEREF _6obz865q8ago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 deviceType</w:t>
            <w:tab/>
          </w:r>
          <w:r w:rsidDel="00000000" w:rsidR="00000000" w:rsidRPr="00000000">
            <w:fldChar w:fldCharType="begin"/>
            <w:instrText xml:space="preserve"> PAGEREF _46e795om347w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 descriptor</w:t>
            <w:tab/>
          </w:r>
          <w:r w:rsidDel="00000000" w:rsidR="00000000" w:rsidRPr="00000000">
            <w:fldChar w:fldCharType="begin"/>
            <w:instrText xml:space="preserve"> PAGEREF _j4kmyuf2x5u5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 deviceDescriptorType</w:t>
            <w:tab/>
          </w:r>
          <w:r w:rsidDel="00000000" w:rsidR="00000000" w:rsidRPr="00000000">
            <w:fldChar w:fldCharType="begin"/>
            <w:instrText xml:space="preserve"> PAGEREF _1shm8qy0lqj7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4.4.1.3.1.9.1.1.1.1.1.1 manufacturer</w:t>
            <w:tab/>
          </w:r>
          <w:r w:rsidDel="00000000" w:rsidR="00000000" w:rsidRPr="00000000">
            <w:fldChar w:fldCharType="begin"/>
            <w:instrText xml:space="preserve"> PAGEREF _37sj7juz19pe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4.4.1.3.1.9.1.1.1.1.1.2 modelName</w:t>
            <w:tab/>
          </w:r>
          <w:r w:rsidDel="00000000" w:rsidR="00000000" w:rsidRPr="00000000">
            <w:fldChar w:fldCharType="begin"/>
            <w:instrText xml:space="preserve"> PAGEREF _jhy75fdzwytt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4.4.1.3.1.9.1.1.1.1.1.3 serialNumber</w:t>
            <w:tab/>
          </w:r>
          <w:r w:rsidDel="00000000" w:rsidR="00000000" w:rsidRPr="00000000">
            <w:fldChar w:fldCharType="begin"/>
            <w:instrText xml:space="preserve"> PAGEREF _ypnr6k5tctqg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4.4.1.3.1.9.1.1.1.1.1.4 functionalRole</w:t>
            <w:tab/>
          </w:r>
          <w:r w:rsidDel="00000000" w:rsidR="00000000" w:rsidRPr="00000000">
            <w:fldChar w:fldCharType="begin"/>
            <w:instrText xml:space="preserve"> PAGEREF _yuycttvdlk3v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4.4.1.3.1.9.1.1.1.1.1.4.1 functionalRoleType</w:t>
            <w:tab/>
          </w:r>
          <w:r w:rsidDel="00000000" w:rsidR="00000000" w:rsidRPr="00000000">
            <w:fldChar w:fldCharType="begin"/>
            <w:instrText xml:space="preserve"> PAGEREF _dmfmvlugirlx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4.4.1.3.1.9.1.1.1.1.1.5 userLabel</w:t>
            <w:tab/>
          </w:r>
          <w:r w:rsidDel="00000000" w:rsidR="00000000" w:rsidRPr="00000000">
            <w:fldChar w:fldCharType="begin"/>
            <w:instrText xml:space="preserve"> PAGEREF _sehh6iczj44m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4.4.1.3.1.9.1.1.1.2 profile</w:t>
            <w:tab/>
          </w:r>
          <w:r w:rsidDel="00000000" w:rsidR="00000000" w:rsidRPr="00000000">
            <w:fldChar w:fldCharType="begin"/>
            <w:instrText xml:space="preserve"> PAGEREF _2jp3y5vvvoh7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 inputChannel</w:t>
            <w:tab/>
          </w:r>
          <w:r w:rsidDel="00000000" w:rsidR="00000000" w:rsidRPr="00000000">
            <w:fldChar w:fldCharType="begin"/>
            <w:instrText xml:space="preserve"> PAGEREF _k7lj1kjq3lqv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4.4.1.3.1.9.1.1.1.3.1 deviceInputChannelType</w:t>
            <w:tab/>
          </w:r>
          <w:r w:rsidDel="00000000" w:rsidR="00000000" w:rsidRPr="00000000">
            <w:fldChar w:fldCharType="begin"/>
            <w:instrText xml:space="preserve"> PAGEREF _fml7ycwd2eh5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4.4.1.3.1.9.1.1.1.3.1.1 routing</w:t>
            <w:tab/>
          </w:r>
          <w:r w:rsidDel="00000000" w:rsidR="00000000" w:rsidRPr="00000000">
            <w:fldChar w:fldCharType="begin"/>
            <w:instrText xml:space="preserve"> PAGEREF _r2xt017n0xs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4.4.1.3.1.9.1.1.1.3.1.1.1 inputRoutingType</w:t>
            <w:tab/>
          </w:r>
          <w:r w:rsidDel="00000000" w:rsidR="00000000" w:rsidRPr="00000000">
            <w:fldChar w:fldCharType="begin"/>
            <w:instrText xml:space="preserve"> PAGEREF _jc9p0eq0gq88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 deviceChannelType</w:t>
            <w:tab/>
          </w:r>
          <w:r w:rsidDel="00000000" w:rsidR="00000000" w:rsidRPr="00000000">
            <w:fldChar w:fldCharType="begin"/>
            <w:instrText xml:space="preserve"> PAGEREF _4fphcer30nvm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4.4.1.3.1.9.1.1.1.3.2.1 interface</w:t>
            <w:tab/>
          </w:r>
          <w:r w:rsidDel="00000000" w:rsidR="00000000" w:rsidRPr="00000000">
            <w:fldChar w:fldCharType="begin"/>
            <w:instrText xml:space="preserve"> PAGEREF _isncmoaxfita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4.4.1.3.1.9.1.1.1.3.2.1 channelInterfaceType</w:t>
            <w:tab/>
          </w:r>
          <w:r w:rsidDel="00000000" w:rsidR="00000000" w:rsidRPr="00000000">
            <w:fldChar w:fldCharType="begin"/>
            <w:instrText xml:space="preserve"> PAGEREF _2lqq06ez9y1l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4.4.1.3.1.9.1.1.1.3.2.2 deviceRef</w:t>
            <w:tab/>
          </w:r>
          <w:r w:rsidDel="00000000" w:rsidR="00000000" w:rsidRPr="00000000">
            <w:fldChar w:fldCharType="begin"/>
            <w:instrText xml:space="preserve"> PAGEREF _xlj0bvunoirv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4.4.1.3.1.9.1.1.1.3.2.3 devicePatchRef</w:t>
            <w:tab/>
          </w:r>
          <w:r w:rsidDel="00000000" w:rsidR="00000000" w:rsidRPr="00000000">
            <w:fldChar w:fldCharType="begin"/>
            <w:instrText xml:space="preserve"> PAGEREF _i85pwcfhszne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4.4.1.3.1.9.1.1.1.3.3 ChannelType</w:t>
            <w:tab/>
          </w:r>
          <w:r w:rsidDel="00000000" w:rsidR="00000000" w:rsidRPr="00000000">
            <w:fldChar w:fldCharType="begin"/>
            <w:instrText xml:space="preserve"> PAGEREF _ihb006pw2d0a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4.4.1.3.1.9.1.1.1.3.3.1 patchRef</w:t>
            <w:tab/>
          </w:r>
          <w:r w:rsidDel="00000000" w:rsidR="00000000" w:rsidRPr="00000000">
            <w:fldChar w:fldCharType="begin"/>
            <w:instrText xml:space="preserve"> PAGEREF _avxzwph580f6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4.4.1.3.1.9.1.1.1.3.3.2 label</w:t>
            <w:tab/>
          </w:r>
          <w:r w:rsidDel="00000000" w:rsidR="00000000" w:rsidRPr="00000000">
            <w:fldChar w:fldCharType="begin"/>
            <w:instrText xml:space="preserve"> PAGEREF _mv9jqij9p0o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4.4.1.3.1.9.1.1.1.4 outputChannel</w:t>
            <w:tab/>
          </w:r>
          <w:r w:rsidDel="00000000" w:rsidR="00000000" w:rsidRPr="00000000">
            <w:fldChar w:fldCharType="begin"/>
            <w:instrText xml:space="preserve"> PAGEREF _livxfpu2zuc3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4.4.1.3.1.9.1.1.1.4.1 deviceOutputChannelType</w:t>
            <w:tab/>
          </w:r>
          <w:r w:rsidDel="00000000" w:rsidR="00000000" w:rsidRPr="00000000">
            <w:fldChar w:fldCharType="begin"/>
            <w:instrText xml:space="preserve"> PAGEREF _47hka25vstv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4.4.1.3.1.9.1.1.1.4.1.1 routing</w:t>
            <w:tab/>
          </w:r>
          <w:r w:rsidDel="00000000" w:rsidR="00000000" w:rsidRPr="00000000">
            <w:fldChar w:fldCharType="begin"/>
            <w:instrText xml:space="preserve"> PAGEREF _1trhrqlqknku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4.4.1.3.1.9.1.1.1.4.1.1.1 outputRoutingType</w:t>
            <w:tab/>
          </w:r>
          <w:r w:rsidDel="00000000" w:rsidR="00000000" w:rsidRPr="00000000">
            <w:fldChar w:fldCharType="begin"/>
            <w:instrText xml:space="preserve"> PAGEREF _fvfpdtaixg3p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4.4.1.3.1.9.1.1.1.5 playbackMediaChannel</w:t>
            <w:tab/>
          </w:r>
          <w:r w:rsidDel="00000000" w:rsidR="00000000" w:rsidRPr="00000000">
            <w:fldChar w:fldCharType="begin"/>
            <w:instrText xml:space="preserve"> PAGEREF _fxrk1ycfegia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4.4.1.3.1.9.1.1.1.5.1 mediaChannelType</w:t>
            <w:tab/>
          </w:r>
          <w:r w:rsidDel="00000000" w:rsidR="00000000" w:rsidRPr="00000000">
            <w:fldChar w:fldCharType="begin"/>
            <w:instrText xml:space="preserve"> PAGEREF _bracrb18orby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4.4.1.3.1.9.1.1.1.5.1.1 streamRef</w:t>
            <w:tab/>
          </w:r>
          <w:r w:rsidDel="00000000" w:rsidR="00000000" w:rsidRPr="00000000">
            <w:fldChar w:fldCharType="begin"/>
            <w:instrText xml:space="preserve"> PAGEREF _dkr2h1wiizka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4.4.1.3.1.9.1.1.1.5.1.2 deviceRef</w:t>
            <w:tab/>
          </w:r>
          <w:r w:rsidDel="00000000" w:rsidR="00000000" w:rsidRPr="00000000">
            <w:fldChar w:fldCharType="begin"/>
            <w:instrText xml:space="preserve"> PAGEREF _mjw0bux2zoom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4.4.1.3.1.9.1.1.1.6 recordMediaChannel</w:t>
            <w:tab/>
          </w:r>
          <w:r w:rsidDel="00000000" w:rsidR="00000000" w:rsidRPr="00000000">
            <w:fldChar w:fldCharType="begin"/>
            <w:instrText xml:space="preserve"> PAGEREF _tbvqpzz90u3z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 settings</w:t>
            <w:tab/>
          </w:r>
          <w:r w:rsidDel="00000000" w:rsidR="00000000" w:rsidRPr="00000000">
            <w:fldChar w:fldCharType="begin"/>
            <w:instrText xml:space="preserve"> PAGEREF _bzo9jrtt2l06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 settingsType</w:t>
            <w:tab/>
          </w:r>
          <w:r w:rsidDel="00000000" w:rsidR="00000000" w:rsidRPr="00000000">
            <w:fldChar w:fldCharType="begin"/>
            <w:instrText xml:space="preserve"> PAGEREF _yhlrjeoqctg9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4.4.1.3.1.9.1.1.1.7.1.1 programName</w:t>
            <w:tab/>
          </w:r>
          <w:r w:rsidDel="00000000" w:rsidR="00000000" w:rsidRPr="00000000">
            <w:fldChar w:fldCharType="begin"/>
            <w:instrText xml:space="preserve"> PAGEREF _cz1spmvh7rn5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4.4.1.3.1.9.1.1.1.7.1.2 presetName</w:t>
            <w:tab/>
          </w:r>
          <w:r w:rsidDel="00000000" w:rsidR="00000000" w:rsidRPr="00000000">
            <w:fldChar w:fldCharType="begin"/>
            <w:instrText xml:space="preserve"> PAGEREF _60uow5wa5q50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4.4.1.3.1.9.1.1.1.7.1.3 staticParameter</w:t>
            <w:tab/>
          </w:r>
          <w:r w:rsidDel="00000000" w:rsidR="00000000" w:rsidRPr="00000000">
            <w:fldChar w:fldCharType="begin"/>
            <w:instrText xml:space="preserve"> PAGEREF _q3j4usina4ik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4.4.1.3.1.9.1.1.1.7.1.3.1 staticParameterType</w:t>
            <w:tab/>
          </w:r>
          <w:r w:rsidDel="00000000" w:rsidR="00000000" w:rsidRPr="00000000">
            <w:fldChar w:fldCharType="begin"/>
            <w:instrText xml:space="preserve"> PAGEREF _3hz3he4h0pox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 parameterType</w:t>
            <w:tab/>
          </w:r>
          <w:r w:rsidDel="00000000" w:rsidR="00000000" w:rsidRPr="00000000">
            <w:fldChar w:fldCharType="begin"/>
            <w:instrText xml:space="preserve"> PAGEREF _hj4zrom2rtal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4.4.1.3.1.9.1.1.1.7.1.4.1 group</w:t>
            <w:tab/>
          </w:r>
          <w:r w:rsidDel="00000000" w:rsidR="00000000" w:rsidRPr="00000000">
            <w:fldChar w:fldCharType="begin"/>
            <w:instrText xml:space="preserve"> PAGEREF _30ufxqh4tts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4.4.1.3.1.9.1.1.1.7.1.4.2 name</w:t>
            <w:tab/>
          </w:r>
          <w:r w:rsidDel="00000000" w:rsidR="00000000" w:rsidRPr="00000000">
            <w:fldChar w:fldCharType="begin"/>
            <w:instrText xml:space="preserve"> PAGEREF _fpztsnjqtz2a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4.4.1.3.1.9.1.1.1.7.1.4.3 value</w:t>
            <w:tab/>
          </w:r>
          <w:r w:rsidDel="00000000" w:rsidR="00000000" w:rsidRPr="00000000">
            <w:fldChar w:fldCharType="begin"/>
            <w:instrText xml:space="preserve"> PAGEREF _4w37gq8x5u5q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4.4.1.3.1.9.1.1.1.7.1.4.4 units</w:t>
            <w:tab/>
          </w:r>
          <w:r w:rsidDel="00000000" w:rsidR="00000000" w:rsidRPr="00000000">
            <w:fldChar w:fldCharType="begin"/>
            <w:instrText xml:space="preserve"> PAGEREF _1jpewo80uxa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4.4.1.3.1.9.1.1.1.7.1.4.5 interfacePrecision</w:t>
            <w:tab/>
          </w:r>
          <w:r w:rsidDel="00000000" w:rsidR="00000000" w:rsidRPr="00000000">
            <w:fldChar w:fldCharType="begin"/>
            <w:instrText xml:space="preserve"> PAGEREF _ckcdf6juac1q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4.4.1.3.1.9.1.1.1.7.1.4.5.1 interfacePrecisionType</w:t>
            <w:tab/>
          </w:r>
          <w:r w:rsidDel="00000000" w:rsidR="00000000" w:rsidRPr="00000000">
            <w:fldChar w:fldCharType="begin"/>
            <w:instrText xml:space="preserve"> PAGEREF _cntmzhmh9hml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 parametricParameter</w:t>
            <w:tab/>
          </w:r>
          <w:r w:rsidDel="00000000" w:rsidR="00000000" w:rsidRPr="00000000">
            <w:fldChar w:fldCharType="begin"/>
            <w:instrText xml:space="preserve"> PAGEREF _2rrwu26drofp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4.4.1.3.1.9.1.1.1.7.1.5.1 parametricParameterType</w:t>
            <w:tab/>
          </w:r>
          <w:r w:rsidDel="00000000" w:rsidR="00000000" w:rsidRPr="00000000">
            <w:fldChar w:fldCharType="begin"/>
            <w:instrText xml:space="preserve"> PAGEREF _bvd67n9eef4t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4.4.1.3.1.9.1.1.1.7.1.5.1.1 timestamp</w:t>
            <w:tab/>
          </w:r>
          <w:r w:rsidDel="00000000" w:rsidR="00000000" w:rsidRPr="00000000">
            <w:fldChar w:fldCharType="begin"/>
            <w:instrText xml:space="preserve"> PAGEREF _u09h2s8ub8qt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4.4.1.3.1.9.1.1.1.7.1.5.1.2 transition</w:t>
            <w:tab/>
          </w:r>
          <w:r w:rsidDel="00000000" w:rsidR="00000000" w:rsidRPr="00000000">
            <w:fldChar w:fldCharType="begin"/>
            <w:instrText xml:space="preserve"> PAGEREF _aubyxsqzlffu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4.4.1.3.1.9.1.1.1.7.1.5.1.2.1 transitionType</w:t>
            <w:tab/>
          </w:r>
          <w:r w:rsidDel="00000000" w:rsidR="00000000" w:rsidRPr="00000000">
            <w:fldChar w:fldCharType="begin"/>
            <w:instrText xml:space="preserve"> PAGEREF _w4mwfgxyhlzw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4.4.1.3.1.9.1.1.1.7.1.6 softwareVersion</w:t>
            <w:tab/>
          </w:r>
          <w:r w:rsidDel="00000000" w:rsidR="00000000" w:rsidRPr="00000000">
            <w:fldChar w:fldCharType="begin"/>
            <w:instrText xml:space="preserve"> PAGEREF _plq8mx84hty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4.4.1.3.1.9.1.1.1.7.1.7 auxFile</w:t>
            <w:tab/>
          </w:r>
          <w:r w:rsidDel="00000000" w:rsidR="00000000" w:rsidRPr="00000000">
            <w:fldChar w:fldCharType="begin"/>
            <w:instrText xml:space="preserve"> PAGEREF _dhucd2l1fy0z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 module</w:t>
            <w:tab/>
          </w:r>
          <w:r w:rsidDel="00000000" w:rsidR="00000000" w:rsidRPr="00000000">
            <w:fldChar w:fldCharType="begin"/>
            <w:instrText xml:space="preserve"> PAGEREF _79qbbvw57712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 moduleType</w:t>
            <w:tab/>
          </w:r>
          <w:r w:rsidDel="00000000" w:rsidR="00000000" w:rsidRPr="00000000">
            <w:fldChar w:fldCharType="begin"/>
            <w:instrText xml:space="preserve"> PAGEREF _vzh0bn3db22x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 descriptor</w:t>
            <w:tab/>
          </w:r>
          <w:r w:rsidDel="00000000" w:rsidR="00000000" w:rsidRPr="00000000">
            <w:fldChar w:fldCharType="begin"/>
            <w:instrText xml:space="preserve"> PAGEREF _621f7gv5ge7z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4.4.1.3.1.9.1.1.1.8.1.1.1  moduleDescriptorType</w:t>
            <w:tab/>
          </w:r>
          <w:r w:rsidDel="00000000" w:rsidR="00000000" w:rsidRPr="00000000">
            <w:fldChar w:fldCharType="begin"/>
            <w:instrText xml:space="preserve"> PAGEREF _mnkz3t4s96h8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4.4.1.3.1.9.1.1.1.8.1.1.1.1  manufacturer</w:t>
            <w:tab/>
          </w:r>
          <w:r w:rsidDel="00000000" w:rsidR="00000000" w:rsidRPr="00000000">
            <w:fldChar w:fldCharType="begin"/>
            <w:instrText xml:space="preserve"> PAGEREF _nep67pxpfo84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4.4.1.3.1.9.1.1.1.8.1.1.1.2   modelName</w:t>
            <w:tab/>
          </w:r>
          <w:r w:rsidDel="00000000" w:rsidR="00000000" w:rsidRPr="00000000">
            <w:fldChar w:fldCharType="begin"/>
            <w:instrText xml:space="preserve"> PAGEREF _6o2mv3ueuh88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4.4.1.3.1.9.1.1.1.8.1.1.1.3   functionalRole</w:t>
            <w:tab/>
          </w:r>
          <w:r w:rsidDel="00000000" w:rsidR="00000000" w:rsidRPr="00000000">
            <w:fldChar w:fldCharType="begin"/>
            <w:instrText xml:space="preserve"> PAGEREF _rd19i2x3kuko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 inputChannel</w:t>
            <w:tab/>
          </w:r>
          <w:r w:rsidDel="00000000" w:rsidR="00000000" w:rsidRPr="00000000">
            <w:fldChar w:fldCharType="begin"/>
            <w:instrText xml:space="preserve"> PAGEREF _sk3j50d3mpkd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4.4.1.3.1.9.1.1.1.8.1.2.1 moduleInputChannelType</w:t>
            <w:tab/>
          </w:r>
          <w:r w:rsidDel="00000000" w:rsidR="00000000" w:rsidRPr="00000000">
            <w:fldChar w:fldCharType="begin"/>
            <w:instrText xml:space="preserve"> PAGEREF _ibtonmdte82r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4.4.1.3.1.9.1.1.1.8.1.2.1.1 routing</w:t>
            <w:tab/>
          </w:r>
          <w:r w:rsidDel="00000000" w:rsidR="00000000" w:rsidRPr="00000000">
            <w:fldChar w:fldCharType="begin"/>
            <w:instrText xml:space="preserve"> PAGEREF _2l7g6oqievp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4.4.1.3.1.9.1.1.1.8.1.2.2 moduleChannelType</w:t>
            <w:tab/>
          </w:r>
          <w:r w:rsidDel="00000000" w:rsidR="00000000" w:rsidRPr="00000000">
            <w:fldChar w:fldCharType="begin"/>
            <w:instrText xml:space="preserve"> PAGEREF _9hum1iyeuba3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4.4.1.3.1.9.1.1.1.8.1.2.2.1 moduleRef</w:t>
            <w:tab/>
          </w:r>
          <w:r w:rsidDel="00000000" w:rsidR="00000000" w:rsidRPr="00000000">
            <w:fldChar w:fldCharType="begin"/>
            <w:instrText xml:space="preserve"> PAGEREF _8cjra8xvtj5f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4.4.1.3.1.9.1.1.1.8.1.3 outputChannel</w:t>
            <w:tab/>
          </w:r>
          <w:r w:rsidDel="00000000" w:rsidR="00000000" w:rsidRPr="00000000">
            <w:fldChar w:fldCharType="begin"/>
            <w:instrText xml:space="preserve"> PAGEREF _4j8z7w241uei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4.4.1.3.1.9.1.1.1.8.1.3.1 moduleOutputChannelType</w:t>
            <w:tab/>
          </w:r>
          <w:r w:rsidDel="00000000" w:rsidR="00000000" w:rsidRPr="00000000">
            <w:fldChar w:fldCharType="begin"/>
            <w:instrText xml:space="preserve"> PAGEREF _jr1hveumfmu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4.4.1.3.1.9.1.1.1.8.1.3.1.1 routing</w:t>
            <w:tab/>
          </w:r>
          <w:r w:rsidDel="00000000" w:rsidR="00000000" w:rsidRPr="00000000">
            <w:fldChar w:fldCharType="begin"/>
            <w:instrText xml:space="preserve"> PAGEREF _1on2m635n4q3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4.4.1.3.1.9.1.1.1.8.1.4 settings</w:t>
            <w:tab/>
          </w:r>
          <w:r w:rsidDel="00000000" w:rsidR="00000000" w:rsidRPr="00000000">
            <w:fldChar w:fldCharType="begin"/>
            <w:instrText xml:space="preserve"> PAGEREF _zdga74u0k257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4.4.1.3.1.9.1.1.1.8.1.5 deviceRef</w:t>
            <w:tab/>
          </w:r>
          <w:r w:rsidDel="00000000" w:rsidR="00000000" w:rsidRPr="00000000">
            <w:fldChar w:fldCharType="begin"/>
            <w:instrText xml:space="preserve"> PAGEREF _bfyr8tg7158f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 patchList</w:t>
            <w:tab/>
          </w:r>
          <w:r w:rsidDel="00000000" w:rsidR="00000000" w:rsidRPr="00000000">
            <w:fldChar w:fldCharType="begin"/>
            <w:instrText xml:space="preserve"> PAGEREF _a2b8gkny3st0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 patchListType</w:t>
            <w:tab/>
          </w:r>
          <w:r w:rsidDel="00000000" w:rsidR="00000000" w:rsidRPr="00000000">
            <w:fldChar w:fldCharType="begin"/>
            <w:instrText xml:space="preserve"> PAGEREF _ybvkjc56h7ii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4.4.1.3.1.9.1.1.1.9.1.1 patch</w:t>
            <w:tab/>
          </w:r>
          <w:r w:rsidDel="00000000" w:rsidR="00000000" w:rsidRPr="00000000">
            <w:fldChar w:fldCharType="begin"/>
            <w:instrText xml:space="preserve"> PAGEREF _gh1kwvynsvty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4.4.1.3.1.9.1.1.1.9.1.1.1 patchType</w:t>
            <w:tab/>
          </w:r>
          <w:r w:rsidDel="00000000" w:rsidR="00000000" w:rsidRPr="00000000">
            <w:fldChar w:fldCharType="begin"/>
            <w:instrText xml:space="preserve"> PAGEREF _c3218v1h996m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4.4.1.3.1.9.1.1.1.9.1.1.1.1 sourceRef</w:t>
            <w:tab/>
          </w:r>
          <w:r w:rsidDel="00000000" w:rsidR="00000000" w:rsidRPr="00000000">
            <w:fldChar w:fldCharType="begin"/>
            <w:instrText xml:space="preserve"> PAGEREF _lsbe5po4jzd0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4.4.1.3.1.9.1.1.1.9.1.1.1.2 destinationRefs</w:t>
            <w:tab/>
          </w:r>
          <w:r w:rsidDel="00000000" w:rsidR="00000000" w:rsidRPr="00000000">
            <w:fldChar w:fldCharType="begin"/>
            <w:instrText xml:space="preserve"> PAGEREF _ba34gzs6j9cl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4.4.1.3.1.9.1.1.1.10 syncSourceRef</w:t>
            <w:tab/>
          </w:r>
          <w:r w:rsidDel="00000000" w:rsidR="00000000" w:rsidRPr="00000000">
            <w:fldChar w:fldCharType="begin"/>
            <w:instrText xml:space="preserve"> PAGEREF _fi0cysxes9yo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 deviceChainRef</w:t>
            <w:tab/>
          </w:r>
          <w:r w:rsidDel="00000000" w:rsidR="00000000" w:rsidRPr="00000000">
            <w:fldChar w:fldCharType="begin"/>
            <w:instrText xml:space="preserve"> PAGEREF _8hxy41l02gxu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4.4.1.3.1.9.1.2 devicePatchList</w:t>
            <w:tab/>
          </w:r>
          <w:r w:rsidDel="00000000" w:rsidR="00000000" w:rsidRPr="00000000">
            <w:fldChar w:fldCharType="begin"/>
            <w:instrText xml:space="preserve"> PAGEREF _fpjduftekvte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4.4.1.3.1.9.1.3 label</w:t>
            <w:tab/>
          </w:r>
          <w:r w:rsidDel="00000000" w:rsidR="00000000" w:rsidRPr="00000000">
            <w:fldChar w:fldCharType="begin"/>
            <w:instrText xml:space="preserve"> PAGEREF _uk4xc9hnjlz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4.4.1.3.1.9.1.4 masterSyncDeviceRef</w:t>
            <w:tab/>
          </w:r>
          <w:r w:rsidDel="00000000" w:rsidR="00000000" w:rsidRPr="00000000">
            <w:fldChar w:fldCharType="begin"/>
            <w:instrText xml:space="preserve"> PAGEREF _fm8jxtnc25rr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4.4.1.3.1.10 processHistoryRef</w:t>
            <w:tab/>
          </w:r>
          <w:r w:rsidDel="00000000" w:rsidR="00000000" w:rsidRPr="00000000">
            <w:fldChar w:fldCharType="begin"/>
            <w:instrText xml:space="preserve"> PAGEREF _ih38s6vsvnet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4.4.1.4 schemaVersion</w:t>
            <w:tab/>
          </w:r>
          <w:r w:rsidDel="00000000" w:rsidR="00000000" w:rsidRPr="00000000">
            <w:fldChar w:fldCharType="begin"/>
            <w:instrText xml:space="preserve"> PAGEREF _inbrgvdeksxv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A: Informative annex</w:t>
            <w:tab/>
          </w:r>
          <w:r w:rsidDel="00000000" w:rsidR="00000000" w:rsidRPr="00000000">
            <w:fldChar w:fldCharType="begin"/>
            <w:instrText xml:space="preserve"> PAGEREF _s9z6tnniueg4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B: Normative annex</w:t>
            <w:tab/>
          </w:r>
          <w:r w:rsidDel="00000000" w:rsidR="00000000" w:rsidRPr="00000000">
            <w:fldChar w:fldCharType="begin"/>
            <w:instrText xml:space="preserve"> PAGEREF _e98cdf1uddy4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C: Figures</w:t>
            <w:tab/>
          </w:r>
          <w:r w:rsidDel="00000000" w:rsidR="00000000" w:rsidRPr="00000000">
            <w:fldChar w:fldCharType="begin"/>
            <w:instrText xml:space="preserve"> PAGEREF _uruxaj2kevye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C.1  General</w:t>
            <w:tab/>
          </w:r>
          <w:r w:rsidDel="00000000" w:rsidR="00000000" w:rsidRPr="00000000">
            <w:fldChar w:fldCharType="begin"/>
            <w:instrText xml:space="preserve"> PAGEREF _r19f9f12w15y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C.2  Titles and references</w:t>
            <w:tab/>
          </w:r>
          <w:r w:rsidDel="00000000" w:rsidR="00000000" w:rsidRPr="00000000">
            <w:fldChar w:fldCharType="begin"/>
            <w:instrText xml:space="preserve"> PAGEREF _es8psfs93qe2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C.3  Content</w:t>
            <w:tab/>
          </w:r>
          <w:r w:rsidDel="00000000" w:rsidR="00000000" w:rsidRPr="00000000">
            <w:fldChar w:fldCharType="begin"/>
            <w:instrText xml:space="preserve"> PAGEREF _la76ea2qe4ou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C.3.1  Size</w:t>
            <w:tab/>
          </w:r>
          <w:r w:rsidDel="00000000" w:rsidR="00000000" w:rsidRPr="00000000">
            <w:fldChar w:fldCharType="begin"/>
            <w:instrText xml:space="preserve"> PAGEREF _u1l32msii3ou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C.3.2  Content</w:t>
            <w:tab/>
          </w:r>
          <w:r w:rsidDel="00000000" w:rsidR="00000000" w:rsidRPr="00000000">
            <w:fldChar w:fldCharType="begin"/>
            <w:instrText xml:space="preserve"> PAGEREF _blykpnffkpf5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C.3.3  Keys, notes and footnotes</w:t>
            <w:tab/>
          </w:r>
          <w:r w:rsidDel="00000000" w:rsidR="00000000" w:rsidRPr="00000000">
            <w:fldChar w:fldCharType="begin"/>
            <w:instrText xml:space="preserve"> PAGEREF _96zv208bsyux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C.4  File types</w:t>
            <w:tab/>
          </w:r>
          <w:r w:rsidDel="00000000" w:rsidR="00000000" w:rsidRPr="00000000">
            <w:fldChar w:fldCharType="begin"/>
            <w:instrText xml:space="preserve"> PAGEREF _piyna9inj8bq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C.4.1  General</w:t>
            <w:tab/>
          </w:r>
          <w:r w:rsidDel="00000000" w:rsidR="00000000" w:rsidRPr="00000000">
            <w:fldChar w:fldCharType="begin"/>
            <w:instrText xml:space="preserve"> PAGEREF _pxud7aeeqn4s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C.4.2  Vector graphics formats</w:t>
            <w:tab/>
          </w:r>
          <w:r w:rsidDel="00000000" w:rsidR="00000000" w:rsidRPr="00000000">
            <w:fldChar w:fldCharType="begin"/>
            <w:instrText xml:space="preserve"> PAGEREF _vwjwc4gj8bvp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D: Tables</w:t>
            <w:tab/>
          </w:r>
          <w:r w:rsidDel="00000000" w:rsidR="00000000" w:rsidRPr="00000000">
            <w:fldChar w:fldCharType="begin"/>
            <w:instrText xml:space="preserve"> PAGEREF _9r267qq4pqxo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D.1 General</w:t>
            <w:tab/>
          </w:r>
          <w:r w:rsidDel="00000000" w:rsidR="00000000" w:rsidRPr="00000000">
            <w:fldChar w:fldCharType="begin"/>
            <w:instrText xml:space="preserve"> PAGEREF _tck5qy14ec53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D.2 Size</w:t>
            <w:tab/>
          </w:r>
          <w:r w:rsidDel="00000000" w:rsidR="00000000" w:rsidRPr="00000000">
            <w:fldChar w:fldCharType="begin"/>
            <w:instrText xml:space="preserve"> PAGEREF _ygwur4p4n2vb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D.3 Headings</w:t>
            <w:tab/>
          </w:r>
          <w:r w:rsidDel="00000000" w:rsidR="00000000" w:rsidRPr="00000000">
            <w:fldChar w:fldCharType="begin"/>
            <w:instrText xml:space="preserve"> PAGEREF _fvgjjktnmnl8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D.4 Titles and references</w:t>
            <w:tab/>
          </w:r>
          <w:r w:rsidDel="00000000" w:rsidR="00000000" w:rsidRPr="00000000">
            <w:fldChar w:fldCharType="begin"/>
            <w:instrText xml:space="preserve"> PAGEREF _zel97r3d6jpq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D.5 Keys, notes and footnotes</w:t>
            <w:tab/>
          </w:r>
          <w:r w:rsidDel="00000000" w:rsidR="00000000" w:rsidRPr="00000000">
            <w:fldChar w:fldCharType="begin"/>
            <w:instrText xml:space="preserve"> PAGEREF _7pqr92vhkeq8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E: Special Characters</w:t>
            <w:tab/>
          </w:r>
          <w:r w:rsidDel="00000000" w:rsidR="00000000" w:rsidRPr="00000000">
            <w:fldChar w:fldCharType="begin"/>
            <w:instrText xml:space="preserve"> PAGEREF _rw1khsuoqvhx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General</w:t>
            <w:tab/>
          </w:r>
          <w:r w:rsidDel="00000000" w:rsidR="00000000" w:rsidRPr="00000000">
            <w:fldChar w:fldCharType="begin"/>
            <w:instrText xml:space="preserve"> PAGEREF _cf0jdxeoakcy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F (informative)</w:t>
            <w:tab/>
          </w:r>
          <w:r w:rsidDel="00000000" w:rsidR="00000000" w:rsidRPr="00000000">
            <w:fldChar w:fldCharType="begin"/>
            <w:instrText xml:space="preserve"> PAGEREF _ho9djw64b78k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Bibliographical citations</w:t>
            <w:tab/>
          </w:r>
          <w:r w:rsidDel="00000000" w:rsidR="00000000" w:rsidRPr="00000000">
            <w:fldChar w:fldCharType="begin"/>
            <w:instrText xml:space="preserve"> PAGEREF _pvw3vxn57w9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7">
      <w:pPr>
        <w:rPr>
          <w:vertAlign w:val="baseline"/>
        </w:rPr>
      </w:pPr>
      <w:r w:rsidDel="00000000" w:rsidR="00000000" w:rsidRPr="00000000">
        <w:rPr>
          <w:rtl w:val="0"/>
        </w:rPr>
      </w:r>
    </w:p>
    <w:p w:rsidR="00000000" w:rsidDel="00000000" w:rsidP="00000000" w:rsidRDefault="00000000" w:rsidRPr="00000000" w14:paraId="000000C8">
      <w:pPr>
        <w:tabs>
          <w:tab w:val="left" w:leader="none" w:pos="8280"/>
        </w:tabs>
        <w:jc w:val="center"/>
        <w:rPr>
          <w:b w:val="0"/>
          <w:bCs w:val="0"/>
          <w:vertAlign w:val="baseline"/>
        </w:rPr>
      </w:pPr>
      <w:r w:rsidDel="00000000" w:rsidR="00000000" w:rsidRPr="00000000">
        <w:rPr>
          <w:rtl w:val="0"/>
        </w:rPr>
      </w:r>
    </w:p>
    <w:p w:rsidR="00000000" w:rsidDel="00000000" w:rsidP="00000000" w:rsidRDefault="00000000" w:rsidRPr="00000000" w14:paraId="000000C9">
      <w:pPr>
        <w:rPr>
          <w:vertAlign w:val="baseline"/>
        </w:rPr>
      </w:pPr>
      <w:r w:rsidDel="00000000" w:rsidR="00000000" w:rsidRPr="00000000">
        <w:rPr>
          <w:vertAlign w:val="baseline"/>
          <w:rtl w:val="0"/>
        </w:rPr>
        <w:t xml:space="preserve">[The Contents page will be derived automatically from the styles used for headings throughout the Word document. Top-level clauses ( 1 ) shall use the style “Heading 1”, second level clauses ( 1.1 ) shall use “Heading 2”, third level clauses ( 1.1.1 ) shall use “Heading 3”.  Lower level clauses will not appear in the Table of Contents and should use Normal style, bold. Outline view in MS Word is useful for visualising the overall structure of the document.]</w:t>
      </w:r>
    </w:p>
    <w:p w:rsidR="00000000" w:rsidDel="00000000" w:rsidP="00000000" w:rsidRDefault="00000000" w:rsidRPr="00000000" w14:paraId="000000CA">
      <w:pPr>
        <w:pStyle w:val="Heading1"/>
        <w:jc w:val="center"/>
        <w:rPr>
          <w:vertAlign w:val="baseline"/>
        </w:rPr>
      </w:pPr>
      <w:bookmarkStart w:colFirst="0" w:colLast="0" w:name="_8ma5jbow8k2b" w:id="1"/>
      <w:bookmarkEnd w:id="1"/>
      <w:r w:rsidDel="00000000" w:rsidR="00000000" w:rsidRPr="00000000">
        <w:br w:type="page"/>
      </w:r>
      <w:r w:rsidDel="00000000" w:rsidR="00000000" w:rsidRPr="00000000">
        <w:rPr>
          <w:b w:val="1"/>
          <w:bCs w:val="1"/>
          <w:vertAlign w:val="baseline"/>
          <w:rtl w:val="0"/>
        </w:rPr>
        <w:t xml:space="preserve">Foreword</w:t>
      </w:r>
      <w:r w:rsidDel="00000000" w:rsidR="00000000" w:rsidRPr="00000000">
        <w:rPr>
          <w:rtl w:val="0"/>
        </w:rPr>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tabs>
          <w:tab w:val="left" w:leader="none" w:pos="8280"/>
        </w:tabs>
        <w:rPr>
          <w:vertAlign w:val="baseline"/>
        </w:rPr>
      </w:pPr>
      <w:r w:rsidDel="00000000" w:rsidR="00000000" w:rsidRPr="00000000">
        <w:rPr>
          <w:vertAlign w:val="baseline"/>
          <w:rtl w:val="0"/>
        </w:rPr>
        <w:t xml:space="preserve">This foreword is not part of the </w:t>
      </w:r>
      <w:r w:rsidDel="00000000" w:rsidR="00000000" w:rsidRPr="00000000">
        <w:rPr>
          <w:i w:val="1"/>
          <w:iCs w:val="1"/>
          <w:vertAlign w:val="baseline"/>
          <w:rtl w:val="0"/>
        </w:rPr>
        <w:t xml:space="preserve">document-name</w:t>
      </w:r>
      <w:r w:rsidDel="00000000" w:rsidR="00000000" w:rsidRPr="00000000">
        <w:rPr>
          <w:vertAlign w:val="baseline"/>
          <w:rtl w:val="0"/>
        </w:rPr>
        <w:t xml:space="preserve">.</w:t>
      </w:r>
    </w:p>
    <w:p w:rsidR="00000000" w:rsidDel="00000000" w:rsidP="00000000" w:rsidRDefault="00000000" w:rsidRPr="00000000" w14:paraId="000000CD">
      <w:pPr>
        <w:tabs>
          <w:tab w:val="left" w:leader="none" w:pos="8280"/>
        </w:tabs>
        <w:rPr>
          <w:vertAlign w:val="baseline"/>
        </w:rPr>
      </w:pPr>
      <w:r w:rsidDel="00000000" w:rsidR="00000000" w:rsidRPr="00000000">
        <w:rPr>
          <w:vertAlign w:val="baseline"/>
          <w:rtl w:val="0"/>
        </w:rPr>
        <w:t xml:space="preserve">The purpose of the foreword is to set out the origins and authorship of the document.  It is written by the Working Group chair.  </w:t>
      </w:r>
    </w:p>
    <w:p w:rsidR="00000000" w:rsidDel="00000000" w:rsidP="00000000" w:rsidRDefault="00000000" w:rsidRPr="00000000" w14:paraId="000000CE">
      <w:pPr>
        <w:tabs>
          <w:tab w:val="left" w:leader="none" w:pos="8280"/>
        </w:tabs>
        <w:rPr>
          <w:vertAlign w:val="baseline"/>
        </w:rPr>
      </w:pPr>
      <w:r w:rsidDel="00000000" w:rsidR="00000000" w:rsidRPr="00000000">
        <w:rPr>
          <w:rtl w:val="0"/>
        </w:rPr>
      </w:r>
    </w:p>
    <w:p w:rsidR="00000000" w:rsidDel="00000000" w:rsidP="00000000" w:rsidRDefault="00000000" w:rsidRPr="00000000" w14:paraId="000000C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The members of the writing group  that developed this document in draft are: </w:t>
      </w:r>
    </w:p>
    <w:p w:rsidR="00000000" w:rsidDel="00000000" w:rsidP="00000000" w:rsidRDefault="00000000" w:rsidRPr="00000000" w14:paraId="000000D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D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&lt;N Name&gt;</w:t>
      </w:r>
    </w:p>
    <w:p w:rsidR="00000000" w:rsidDel="00000000" w:rsidP="00000000" w:rsidRDefault="00000000" w:rsidRPr="00000000" w14:paraId="000000D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Chair, working group SC-xx-xx</w:t>
      </w:r>
    </w:p>
    <w:p w:rsidR="00000000" w:rsidDel="00000000" w:rsidP="00000000" w:rsidRDefault="00000000" w:rsidRPr="00000000" w14:paraId="000000D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D4">
      <w:pPr>
        <w:tabs>
          <w:tab w:val="left" w:leader="none" w:pos="8280"/>
        </w:tabs>
        <w:rPr>
          <w:vertAlign w:val="baseline"/>
        </w:rPr>
      </w:pPr>
      <w:r w:rsidDel="00000000" w:rsidR="00000000" w:rsidRPr="00000000">
        <w:rPr>
          <w:rtl w:val="0"/>
        </w:rPr>
      </w:r>
    </w:p>
    <w:p w:rsidR="00000000" w:rsidDel="00000000" w:rsidP="00000000" w:rsidRDefault="00000000" w:rsidRPr="00000000" w14:paraId="000000D5">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rPr>
          <w:rFonts w:ascii="Helvetica Neue" w:cs="Helvetica Neue" w:eastAsia="Helvetica Neue" w:hAnsi="Helvetica Neue"/>
          <w:sz w:val="18"/>
          <w:szCs w:val="18"/>
          <w:vertAlign w:val="baseline"/>
          <w:rtl w:val="0"/>
        </w:rPr>
        <w:t xml:space="preserve">NOTE:  In AES standards documents, sentences containing the word “shall” are requirements for compliance with the document.  Sentences containing the verb “should” are strong suggestions (recommendations). Sentences giving permission use the verb “may”.  Sentences expressing a possibility use the verb “can”.  </w:t>
      </w:r>
    </w:p>
    <w:p w:rsidR="00000000" w:rsidDel="00000000" w:rsidP="00000000" w:rsidRDefault="00000000" w:rsidRPr="00000000" w14:paraId="000000D6">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rPr>
          <w:rtl w:val="0"/>
        </w:rPr>
      </w:r>
    </w:p>
    <w:p w:rsidR="00000000" w:rsidDel="00000000" w:rsidP="00000000" w:rsidRDefault="00000000" w:rsidRPr="00000000" w14:paraId="000000D7">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rPr>
          <w:rtl w:val="0"/>
        </w:rPr>
      </w:r>
    </w:p>
    <w:p w:rsidR="00000000" w:rsidDel="00000000" w:rsidP="00000000" w:rsidRDefault="00000000" w:rsidRPr="00000000" w14:paraId="000000D8">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rPr>
          <w:rtl w:val="0"/>
        </w:rPr>
      </w:r>
    </w:p>
    <w:p w:rsidR="00000000" w:rsidDel="00000000" w:rsidP="00000000" w:rsidRDefault="00000000" w:rsidRPr="00000000" w14:paraId="000000D9">
      <w:pPr>
        <w:rPr>
          <w:b w:val="0"/>
          <w:bCs w:val="0"/>
          <w:vertAlign w:val="baseline"/>
        </w:rPr>
      </w:pPr>
      <w:r w:rsidDel="00000000" w:rsidR="00000000" w:rsidRPr="00000000">
        <w:rPr>
          <w:b w:val="1"/>
          <w:bCs w:val="1"/>
          <w:vertAlign w:val="baseline"/>
          <w:rtl w:val="0"/>
        </w:rPr>
        <w:t xml:space="preserve">Corrigendum 2007-06-15</w:t>
      </w: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vertAlign w:val="baseline"/>
          <w:rtl w:val="0"/>
        </w:rPr>
        <w:t xml:space="preserve">in clause 4.2.2.13, “abc” corrected to “xyz~”;</w:t>
      </w:r>
    </w:p>
    <w:p w:rsidR="00000000" w:rsidDel="00000000" w:rsidP="00000000" w:rsidRDefault="00000000" w:rsidRPr="00000000" w14:paraId="000000DB">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C">
      <w:pPr>
        <w:jc w:val="right"/>
        <w:rPr>
          <w:vertAlign w:val="baseline"/>
        </w:rPr>
      </w:pPr>
      <w:r w:rsidDel="00000000" w:rsidR="00000000" w:rsidRPr="00000000">
        <w:rPr>
          <w:rFonts w:ascii="Helvetica Neue" w:cs="Helvetica Neue" w:eastAsia="Helvetica Neue" w:hAnsi="Helvetica Neue"/>
          <w:b w:val="1"/>
          <w:bCs w:val="1"/>
          <w:sz w:val="36"/>
          <w:szCs w:val="36"/>
          <w:vertAlign w:val="baseline"/>
          <w:rtl w:val="0"/>
        </w:rPr>
        <w:br w:type="textWrapping"/>
      </w:r>
      <w:r w:rsidDel="00000000" w:rsidR="00000000" w:rsidRPr="00000000">
        <w:rPr>
          <w:rtl w:val="0"/>
        </w:rPr>
      </w:r>
    </w:p>
    <w:p w:rsidR="00000000" w:rsidDel="00000000" w:rsidP="00000000" w:rsidRDefault="00000000" w:rsidRPr="00000000" w14:paraId="000000DD">
      <w:pPr>
        <w:jc w:val="center"/>
        <w:rPr>
          <w:vertAlign w:val="baseline"/>
        </w:rPr>
      </w:pPr>
      <w:r w:rsidDel="00000000" w:rsidR="00000000" w:rsidRPr="00000000">
        <w:rPr>
          <w:rtl w:val="0"/>
        </w:rPr>
      </w:r>
    </w:p>
    <w:p w:rsidR="00000000" w:rsidDel="00000000" w:rsidP="00000000" w:rsidRDefault="00000000" w:rsidRPr="00000000" w14:paraId="000000DE">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DRAFT </w:t>
      </w:r>
      <w:r w:rsidDel="00000000" w:rsidR="00000000" w:rsidRPr="00000000">
        <w:rPr>
          <w:rtl w:val="0"/>
        </w:rPr>
      </w:r>
    </w:p>
    <w:p w:rsidR="00000000" w:rsidDel="00000000" w:rsidP="00000000" w:rsidRDefault="00000000" w:rsidRPr="00000000" w14:paraId="000000DF">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Standard for audio preservation and restoration – Technical metadata for describing the processing and handling of audio objects</w:t>
      </w: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rtl w:val="0"/>
        </w:rPr>
      </w:r>
    </w:p>
    <w:p w:rsidR="00000000" w:rsidDel="00000000" w:rsidP="00000000" w:rsidRDefault="00000000" w:rsidRPr="00000000" w14:paraId="000000E1">
      <w:pPr>
        <w:rPr>
          <w:vertAlign w:val="baseline"/>
        </w:rPr>
      </w:pPr>
      <w:bookmarkStart w:colFirst="0" w:colLast="0" w:name="_292dkyux6sp9" w:id="2"/>
      <w:bookmarkEnd w:id="2"/>
      <w:r w:rsidDel="00000000" w:rsidR="00000000" w:rsidRPr="00000000">
        <w:rPr>
          <w:rtl w:val="0"/>
        </w:rPr>
      </w:r>
    </w:p>
    <w:p w:rsidR="00000000" w:rsidDel="00000000" w:rsidP="00000000" w:rsidRDefault="00000000" w:rsidRPr="00000000" w14:paraId="000000E2">
      <w:pPr>
        <w:pStyle w:val="Heading1"/>
        <w:tabs>
          <w:tab w:val="left" w:leader="none" w:pos="8280"/>
        </w:tabs>
        <w:rPr>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E3">
      <w:pPr>
        <w:rPr>
          <w:vertAlign w:val="baseline"/>
        </w:rPr>
      </w:pPr>
      <w:bookmarkStart w:colFirst="0" w:colLast="0" w:name="_uhaf1jb9n55" w:id="3"/>
      <w:bookmarkEnd w:id="3"/>
      <w:r w:rsidDel="00000000" w:rsidR="00000000" w:rsidRPr="00000000">
        <w:rPr>
          <w:vertAlign w:val="baseline"/>
          <w:rtl w:val="0"/>
        </w:rPr>
        <w:t xml:space="preserve">This standard sets out the vocabulary to be used in describing the processing and handling of audio objects in audio preservation work. This metadata, sometimes referred to as ‘process history’ or ‘digi-prov’, describes the details of how audio objects are treated and/or migrated. Essentially it provides the ‘who’, ‘where’, ‘what’ and ‘how’ information that clarifies the provenance of the audio object with regard to the work that has been done to restore and/or preserve the object. This vocabulary takes the form of an Extensible Markup Language (XML) schema. By doing so it provides a structured human readable instance document that can be easily parsed and manipulated using any of a number of freely available programming libraries and tools.</w:t>
      </w:r>
    </w:p>
    <w:p w:rsidR="00000000" w:rsidDel="00000000" w:rsidP="00000000" w:rsidRDefault="00000000" w:rsidRPr="00000000" w14:paraId="000000E4">
      <w:pPr>
        <w:pStyle w:val="Heading1"/>
        <w:tabs>
          <w:tab w:val="left" w:leader="none" w:pos="8280"/>
        </w:tabs>
        <w:rPr>
          <w:vertAlign w:val="baseline"/>
        </w:rPr>
      </w:pPr>
      <w:r w:rsidDel="00000000" w:rsidR="00000000" w:rsidRPr="00000000">
        <w:rPr>
          <w:b w:val="1"/>
          <w:bCs w:val="1"/>
          <w:vertAlign w:val="baseline"/>
          <w:rtl w:val="0"/>
        </w:rPr>
        <w:t xml:space="preserve">0   Preamble</w:t>
      </w:r>
      <w:r w:rsidDel="00000000" w:rsidR="00000000" w:rsidRPr="00000000">
        <w:rPr>
          <w:rtl w:val="0"/>
        </w:rPr>
      </w:r>
    </w:p>
    <w:p w:rsidR="00000000" w:rsidDel="00000000" w:rsidP="00000000" w:rsidRDefault="00000000" w:rsidRPr="00000000" w14:paraId="000000E5">
      <w:pPr>
        <w:pStyle w:val="Heading2"/>
        <w:rPr>
          <w:vertAlign w:val="baseline"/>
        </w:rPr>
      </w:pPr>
      <w:bookmarkStart w:colFirst="0" w:colLast="0" w:name="_kd39niz0vo7" w:id="4"/>
      <w:bookmarkEnd w:id="4"/>
      <w:r w:rsidDel="00000000" w:rsidR="00000000" w:rsidRPr="00000000">
        <w:rPr>
          <w:b w:val="1"/>
          <w:bCs w:val="1"/>
          <w:vertAlign w:val="baseline"/>
          <w:rtl w:val="0"/>
        </w:rPr>
        <w:t xml:space="preserve">0.1 Documentation conventions</w:t>
      </w:r>
      <w:r w:rsidDel="00000000" w:rsidR="00000000" w:rsidRPr="00000000">
        <w:rPr>
          <w:rtl w:val="0"/>
        </w:rPr>
      </w:r>
    </w:p>
    <w:p w:rsidR="00000000" w:rsidDel="00000000" w:rsidP="00000000" w:rsidRDefault="00000000" w:rsidRPr="00000000" w14:paraId="000000E6">
      <w:pPr>
        <w:pStyle w:val="Heading2"/>
        <w:rPr>
          <w:vertAlign w:val="baseline"/>
        </w:rPr>
      </w:pPr>
      <w:r w:rsidDel="00000000" w:rsidR="00000000" w:rsidRPr="00000000">
        <w:rPr>
          <w:b w:val="1"/>
          <w:bCs w:val="1"/>
          <w:vertAlign w:val="baseline"/>
          <w:rtl w:val="0"/>
        </w:rPr>
        <w:t xml:space="preserve">0.1.1 Decimal points</w:t>
      </w:r>
      <w:r w:rsidDel="00000000" w:rsidR="00000000" w:rsidRPr="00000000">
        <w:rPr>
          <w:rtl w:val="0"/>
        </w:rPr>
      </w:r>
    </w:p>
    <w:p w:rsidR="00000000" w:rsidDel="00000000" w:rsidP="00000000" w:rsidRDefault="00000000" w:rsidRPr="00000000" w14:paraId="000000E7">
      <w:pPr>
        <w:rPr>
          <w:vertAlign w:val="baseline"/>
        </w:rPr>
      </w:pPr>
      <w:bookmarkStart w:colFirst="0" w:colLast="0" w:name="_lz8e0h9gr2m3" w:id="5"/>
      <w:bookmarkEnd w:id="5"/>
      <w:r w:rsidDel="00000000" w:rsidR="00000000" w:rsidRPr="00000000">
        <w:rPr>
          <w:vertAlign w:val="baseline"/>
          <w:rtl w:val="0"/>
        </w:rPr>
        <w:t xml:space="preserve">According to IEC directives, the comma is used in all text to indicate the decimal point. However, in the specified coding, including the examples shown, the full stop is used as in IEC programming language standards.</w:t>
      </w:r>
    </w:p>
    <w:p w:rsidR="00000000" w:rsidDel="00000000" w:rsidP="00000000" w:rsidRDefault="00000000" w:rsidRPr="00000000" w14:paraId="000000E8">
      <w:pPr>
        <w:pStyle w:val="Heading2"/>
        <w:rPr>
          <w:vertAlign w:val="baseline"/>
        </w:rPr>
      </w:pPr>
      <w:r w:rsidDel="00000000" w:rsidR="00000000" w:rsidRPr="00000000">
        <w:rPr>
          <w:b w:val="1"/>
          <w:bCs w:val="1"/>
          <w:vertAlign w:val="baseline"/>
          <w:rtl w:val="0"/>
        </w:rPr>
        <w:t xml:space="preserve">0.1.2 Data representation</w:t>
      </w:r>
      <w:r w:rsidDel="00000000" w:rsidR="00000000" w:rsidRPr="00000000">
        <w:rPr>
          <w:rtl w:val="0"/>
        </w:rPr>
      </w:r>
    </w:p>
    <w:p w:rsidR="00000000" w:rsidDel="00000000" w:rsidP="00000000" w:rsidRDefault="00000000" w:rsidRPr="00000000" w14:paraId="000000E9">
      <w:pPr>
        <w:rPr>
          <w:vertAlign w:val="baseline"/>
        </w:rPr>
      </w:pPr>
      <w:bookmarkStart w:colFirst="0" w:colLast="0" w:name="_rq9lcue0w9s8" w:id="6"/>
      <w:bookmarkEnd w:id="6"/>
      <w:r w:rsidDel="00000000" w:rsidR="00000000" w:rsidRPr="00000000">
        <w:rPr>
          <w:vertAlign w:val="baseline"/>
          <w:rtl w:val="0"/>
        </w:rPr>
        <w:t xml:space="preserve">In this standard, all coding and data representations are printed in an equally spaced font. Inherited elements and attributes are printed in an italicized equally spaced font.</w:t>
      </w:r>
    </w:p>
    <w:p w:rsidR="00000000" w:rsidDel="00000000" w:rsidP="00000000" w:rsidRDefault="00000000" w:rsidRPr="00000000" w14:paraId="000000EA">
      <w:pPr>
        <w:pStyle w:val="Heading2"/>
        <w:rPr>
          <w:vertAlign w:val="baseline"/>
        </w:rPr>
      </w:pPr>
      <w:r w:rsidDel="00000000" w:rsidR="00000000" w:rsidRPr="00000000">
        <w:rPr>
          <w:b w:val="1"/>
          <w:bCs w:val="1"/>
          <w:vertAlign w:val="baseline"/>
          <w:rtl w:val="0"/>
        </w:rPr>
        <w:t xml:space="preserve">0.1.3 Case sensitivity</w:t>
      </w:r>
      <w:r w:rsidDel="00000000" w:rsidR="00000000" w:rsidRPr="00000000">
        <w:rPr>
          <w:rtl w:val="0"/>
        </w:rPr>
      </w:r>
    </w:p>
    <w:p w:rsidR="00000000" w:rsidDel="00000000" w:rsidP="00000000" w:rsidRDefault="00000000" w:rsidRPr="00000000" w14:paraId="000000EB">
      <w:pPr>
        <w:rPr>
          <w:vertAlign w:val="baseline"/>
        </w:rPr>
      </w:pPr>
      <w:bookmarkStart w:colFirst="0" w:colLast="0" w:name="_vd9gayy91yzx" w:id="7"/>
      <w:bookmarkEnd w:id="7"/>
      <w:r w:rsidDel="00000000" w:rsidR="00000000" w:rsidRPr="00000000">
        <w:rPr>
          <w:vertAlign w:val="baseline"/>
          <w:rtl w:val="0"/>
        </w:rPr>
        <w:t xml:space="preserve">All element, attribute, data type and constant names shall be case sensitive.</w:t>
      </w:r>
    </w:p>
    <w:p w:rsidR="00000000" w:rsidDel="00000000" w:rsidP="00000000" w:rsidRDefault="00000000" w:rsidRPr="00000000" w14:paraId="000000EC">
      <w:pPr>
        <w:pStyle w:val="Heading2"/>
        <w:rPr>
          <w:vertAlign w:val="baseline"/>
        </w:rPr>
      </w:pPr>
      <w:r w:rsidDel="00000000" w:rsidR="00000000" w:rsidRPr="00000000">
        <w:rPr>
          <w:b w:val="1"/>
          <w:bCs w:val="1"/>
          <w:vertAlign w:val="baseline"/>
          <w:rtl w:val="0"/>
        </w:rPr>
        <w:t xml:space="preserve">0.3 Logical conventions and data types</w:t>
      </w:r>
      <w:r w:rsidDel="00000000" w:rsidR="00000000" w:rsidRPr="00000000">
        <w:rPr>
          <w:rtl w:val="0"/>
        </w:rPr>
      </w:r>
    </w:p>
    <w:p w:rsidR="00000000" w:rsidDel="00000000" w:rsidP="00000000" w:rsidRDefault="00000000" w:rsidRPr="00000000" w14:paraId="000000ED">
      <w:pPr>
        <w:rPr>
          <w:vertAlign w:val="baseline"/>
        </w:rPr>
      </w:pPr>
      <w:r w:rsidDel="00000000" w:rsidR="00000000" w:rsidRPr="00000000">
        <w:rPr>
          <w:vertAlign w:val="baseline"/>
          <w:rtl w:val="0"/>
        </w:rPr>
        <w:t xml:space="preserve">In this standard, all elements, attributes and custom data types are defined in the lower-camel-case coding convention. For example, lowerCamelCase.</w:t>
      </w:r>
    </w:p>
    <w:p w:rsidR="00000000" w:rsidDel="00000000" w:rsidP="00000000" w:rsidRDefault="00000000" w:rsidRPr="00000000" w14:paraId="000000EE">
      <w:pPr>
        <w:rPr>
          <w:vertAlign w:val="baseline"/>
        </w:rPr>
      </w:pPr>
      <w:r w:rsidDel="00000000" w:rsidR="00000000" w:rsidRPr="00000000">
        <w:rPr>
          <w:vertAlign w:val="baseline"/>
          <w:rtl w:val="0"/>
        </w:rPr>
        <w:t xml:space="preserve">This standard is implemented as an Extensible markup language (XML) schema according to the W3C XML schema recommendation. The full listing in the schema format is provided in this document</w:t>
      </w:r>
      <w:ins w:author=" wnyc" w:id="0" w:date="2011-12-05T12:22:00Z">
        <w:r w:rsidDel="00000000" w:rsidR="00000000" w:rsidRPr="00000000">
          <w:rPr>
            <w:vertAlign w:val="baseline"/>
            <w:rtl w:val="0"/>
          </w:rPr>
          <w:t xml:space="preserve">’</w:t>
        </w:r>
      </w:ins>
      <w:r w:rsidDel="00000000" w:rsidR="00000000" w:rsidRPr="00000000">
        <w:rPr>
          <w:vertAlign w:val="baseline"/>
          <w:rtl w:val="0"/>
        </w:rPr>
        <w:t xml:space="preserve">s appendices.</w:t>
      </w:r>
    </w:p>
    <w:p w:rsidR="00000000" w:rsidDel="00000000" w:rsidP="00000000" w:rsidRDefault="00000000" w:rsidRPr="00000000" w14:paraId="000000EF">
      <w:pPr>
        <w:rP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vertAlign w:val="baseline"/>
          <w:rtl w:val="0"/>
        </w:rPr>
        <w:t xml:space="preserve">This standard relies on a number of data types that are defined by the W3C. See Clause 2 </w:t>
      </w:r>
      <w:r w:rsidDel="00000000" w:rsidR="00000000" w:rsidRPr="00000000">
        <w:rPr>
          <w:i w:val="1"/>
          <w:iCs w:val="1"/>
          <w:vertAlign w:val="baseline"/>
          <w:rtl w:val="0"/>
        </w:rPr>
        <w:t xml:space="preserve">Normative references.</w:t>
      </w: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vertAlign w:val="baseline"/>
          <w:rtl w:val="0"/>
        </w:rPr>
        <w:t xml:space="preserve">The following W3C data types are used:</w:t>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rPr>
          <w:vertAlign w:val="baseline"/>
        </w:rPr>
      </w:pPr>
      <w:r w:rsidDel="00000000" w:rsidR="00000000" w:rsidRPr="00000000">
        <w:rPr>
          <w:vertAlign w:val="baseline"/>
          <w:rtl w:val="0"/>
        </w:rPr>
        <w:tab/>
        <w:t xml:space="preserve">dateTime</w:t>
      </w:r>
    </w:p>
    <w:p w:rsidR="00000000" w:rsidDel="00000000" w:rsidP="00000000" w:rsidRDefault="00000000" w:rsidRPr="00000000" w14:paraId="000000F4">
      <w:pPr>
        <w:rPr>
          <w:vertAlign w:val="baseline"/>
        </w:rPr>
      </w:pPr>
      <w:r w:rsidDel="00000000" w:rsidR="00000000" w:rsidRPr="00000000">
        <w:rPr>
          <w:vertAlign w:val="baseline"/>
          <w:rtl w:val="0"/>
        </w:rPr>
        <w:tab/>
        <w:t xml:space="preserve">ID</w:t>
      </w:r>
    </w:p>
    <w:p w:rsidR="00000000" w:rsidDel="00000000" w:rsidP="00000000" w:rsidRDefault="00000000" w:rsidRPr="00000000" w14:paraId="000000F5">
      <w:pPr>
        <w:rPr>
          <w:vertAlign w:val="baseline"/>
        </w:rPr>
      </w:pPr>
      <w:r w:rsidDel="00000000" w:rsidR="00000000" w:rsidRPr="00000000">
        <w:rPr>
          <w:vertAlign w:val="baseline"/>
          <w:rtl w:val="0"/>
        </w:rPr>
        <w:tab/>
        <w:t xml:space="preserve">IDREF</w:t>
      </w:r>
    </w:p>
    <w:p w:rsidR="00000000" w:rsidDel="00000000" w:rsidP="00000000" w:rsidRDefault="00000000" w:rsidRPr="00000000" w14:paraId="000000F6">
      <w:pPr>
        <w:rPr>
          <w:vertAlign w:val="baseline"/>
        </w:rPr>
      </w:pPr>
      <w:r w:rsidDel="00000000" w:rsidR="00000000" w:rsidRPr="00000000">
        <w:rPr>
          <w:vertAlign w:val="baseline"/>
          <w:rtl w:val="0"/>
        </w:rPr>
        <w:tab/>
        <w:t xml:space="preserve">nonNegativeInteger</w:t>
      </w:r>
    </w:p>
    <w:p w:rsidR="00000000" w:rsidDel="00000000" w:rsidP="00000000" w:rsidRDefault="00000000" w:rsidRPr="00000000" w14:paraId="000000F7">
      <w:pPr>
        <w:rPr>
          <w:vertAlign w:val="baseline"/>
        </w:rPr>
      </w:pPr>
      <w:r w:rsidDel="00000000" w:rsidR="00000000" w:rsidRPr="00000000">
        <w:rPr>
          <w:vertAlign w:val="baseline"/>
          <w:rtl w:val="0"/>
        </w:rPr>
        <w:tab/>
        <w:t xml:space="preserve">positiveInteger</w:t>
      </w:r>
    </w:p>
    <w:p w:rsidR="00000000" w:rsidDel="00000000" w:rsidP="00000000" w:rsidRDefault="00000000" w:rsidRPr="00000000" w14:paraId="000000F8">
      <w:pPr>
        <w:rPr>
          <w:vertAlign w:val="baseline"/>
        </w:rPr>
      </w:pPr>
      <w:r w:rsidDel="00000000" w:rsidR="00000000" w:rsidRPr="00000000">
        <w:rPr>
          <w:vertAlign w:val="baseline"/>
          <w:rtl w:val="0"/>
        </w:rPr>
        <w:tab/>
        <w:t xml:space="preserve">string</w:t>
      </w:r>
    </w:p>
    <w:p w:rsidR="00000000" w:rsidDel="00000000" w:rsidP="00000000" w:rsidRDefault="00000000" w:rsidRPr="00000000" w14:paraId="000000F9">
      <w:pPr>
        <w:rPr>
          <w:vertAlign w:val="baseline"/>
        </w:rPr>
      </w:pPr>
      <w:r w:rsidDel="00000000" w:rsidR="00000000" w:rsidRPr="00000000">
        <w:rPr>
          <w:rtl w:val="0"/>
        </w:rPr>
      </w:r>
    </w:p>
    <w:p w:rsidR="00000000" w:rsidDel="00000000" w:rsidP="00000000" w:rsidRDefault="00000000" w:rsidRPr="00000000" w14:paraId="000000FA">
      <w:pPr>
        <w:rPr>
          <w:vertAlign w:val="baseline"/>
        </w:rPr>
      </w:pPr>
      <w:bookmarkStart w:colFirst="0" w:colLast="0" w:name="_2hinp92pqawa" w:id="8"/>
      <w:bookmarkEnd w:id="8"/>
      <w:r w:rsidDel="00000000" w:rsidR="00000000" w:rsidRPr="00000000">
        <w:rPr>
          <w:vertAlign w:val="baseline"/>
          <w:rtl w:val="0"/>
        </w:rPr>
        <w:t xml:space="preserve">Additionally, this standard defines a number of custom data types according to the rules of the W3C XML schema recommendation. These types are defined throughout the text as they are encountered in the element and attribute definition listings.</w:t>
      </w:r>
    </w:p>
    <w:p w:rsidR="00000000" w:rsidDel="00000000" w:rsidP="00000000" w:rsidRDefault="00000000" w:rsidRPr="00000000" w14:paraId="000000FB">
      <w:pPr>
        <w:pStyle w:val="Heading1"/>
        <w:tabs>
          <w:tab w:val="left" w:leader="none" w:pos="8280"/>
        </w:tabs>
        <w:rPr>
          <w:vertAlign w:val="baseline"/>
        </w:rPr>
      </w:pPr>
      <w:r w:rsidDel="00000000" w:rsidR="00000000" w:rsidRPr="00000000">
        <w:rPr>
          <w:b w:val="1"/>
          <w:bCs w:val="1"/>
          <w:vertAlign w:val="baseline"/>
          <w:rtl w:val="0"/>
        </w:rPr>
        <w:t xml:space="preserve">1 Scope</w:t>
      </w:r>
      <w:r w:rsidDel="00000000" w:rsidR="00000000" w:rsidRPr="00000000">
        <w:rPr>
          <w:rtl w:val="0"/>
        </w:rPr>
      </w:r>
    </w:p>
    <w:p w:rsidR="00000000" w:rsidDel="00000000" w:rsidP="00000000" w:rsidRDefault="00000000" w:rsidRPr="00000000" w14:paraId="000000FC">
      <w:pPr>
        <w:rPr>
          <w:vertAlign w:val="baseline"/>
        </w:rPr>
      </w:pPr>
      <w:bookmarkStart w:colFirst="0" w:colLast="0" w:name="_ra63751vrxdt" w:id="9"/>
      <w:bookmarkEnd w:id="9"/>
      <w:r w:rsidDel="00000000" w:rsidR="00000000" w:rsidRPr="00000000">
        <w:rPr>
          <w:vertAlign w:val="baseline"/>
          <w:rtl w:val="0"/>
        </w:rPr>
        <w:t xml:space="preserve">This standard concerns the technical documentation of the processing and handling of audio files and physical audio formats carried out during audio preservation and restoration work. This documentation, referred to as metadata from here on, provides a description of where the work occurred, who did the work, when the work was completed, and how the work was done, including a full description of the audio signal chain as it was configured during the processing. </w:t>
      </w:r>
    </w:p>
    <w:p w:rsidR="00000000" w:rsidDel="00000000" w:rsidP="00000000" w:rsidRDefault="00000000" w:rsidRPr="00000000" w14:paraId="000000FD">
      <w:pPr>
        <w:pStyle w:val="Heading1"/>
        <w:rPr>
          <w:vertAlign w:val="baseline"/>
        </w:rPr>
      </w:pPr>
      <w:r w:rsidDel="00000000" w:rsidR="00000000" w:rsidRPr="00000000">
        <w:rPr>
          <w:b w:val="1"/>
          <w:bCs w:val="1"/>
          <w:vertAlign w:val="baseline"/>
          <w:rtl w:val="0"/>
        </w:rPr>
        <w:t xml:space="preserve">2 Normative references</w:t>
      </w:r>
      <w:r w:rsidDel="00000000" w:rsidR="00000000" w:rsidRPr="00000000">
        <w:rPr>
          <w:rtl w:val="0"/>
        </w:rPr>
      </w:r>
    </w:p>
    <w:p w:rsidR="00000000" w:rsidDel="00000000" w:rsidP="00000000" w:rsidRDefault="00000000" w:rsidRPr="00000000" w14:paraId="000000FE">
      <w:pPr>
        <w:rPr>
          <w:vertAlign w:val="baseline"/>
        </w:rPr>
      </w:pPr>
      <w:r w:rsidDel="00000000" w:rsidR="00000000" w:rsidRPr="00000000">
        <w:rPr>
          <w:vertAlign w:val="baseline"/>
          <w:rtl w:val="0"/>
        </w:rPr>
        <w:t xml:space="preserve">The following standards contain provisions which through reference in this text, constitute provisions of this document. At the time of publication, the editions indicated were valid. All standards are subject to revision, and parties to agreements based on this document are encouraged to investigate the possibility of applying the most recent editions of the indicated standards.</w:t>
      </w:r>
    </w:p>
    <w:p w:rsidR="00000000" w:rsidDel="00000000" w:rsidP="00000000" w:rsidRDefault="00000000" w:rsidRPr="00000000" w14:paraId="000000FF">
      <w:pPr>
        <w:rPr>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vertAlign w:val="baseline"/>
          <w:rtl w:val="0"/>
        </w:rPr>
        <w:t xml:space="preserve">AES31-3-1999, AES standard for network and file transfer of audio – Audio-file transfer and exchange – Part 3:Simple project interchange.</w:t>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i w:val="0"/>
          <w:iCs w:val="0"/>
          <w:vertAlign w:val="baseline"/>
        </w:rPr>
      </w:pPr>
      <w:r w:rsidDel="00000000" w:rsidR="00000000" w:rsidRPr="00000000">
        <w:rPr>
          <w:vertAlign w:val="baseline"/>
          <w:rtl w:val="0"/>
        </w:rPr>
        <w:t xml:space="preserve">W3C XML Schema Part 1: </w:t>
      </w:r>
      <w:r w:rsidDel="00000000" w:rsidR="00000000" w:rsidRPr="00000000">
        <w:rPr>
          <w:i w:val="1"/>
          <w:iCs w:val="1"/>
          <w:vertAlign w:val="baseline"/>
          <w:rtl w:val="0"/>
        </w:rPr>
        <w:t xml:space="preserve">Structures Second Edition, W3C Recommendation 28 October 2004.</w:t>
      </w:r>
      <w:r w:rsidDel="00000000" w:rsidR="00000000" w:rsidRPr="00000000">
        <w:rPr>
          <w:rtl w:val="0"/>
        </w:rPr>
      </w:r>
    </w:p>
    <w:p w:rsidR="00000000" w:rsidDel="00000000" w:rsidP="00000000" w:rsidRDefault="00000000" w:rsidRPr="00000000" w14:paraId="00000103">
      <w:pPr>
        <w:rPr>
          <w:i w:val="0"/>
          <w:iCs w:val="0"/>
          <w:vertAlign w:val="baseline"/>
        </w:rPr>
      </w:pPr>
      <w:r w:rsidDel="00000000" w:rsidR="00000000" w:rsidRPr="00000000">
        <w:rPr>
          <w:rtl w:val="0"/>
        </w:rPr>
      </w:r>
    </w:p>
    <w:p w:rsidR="00000000" w:rsidDel="00000000" w:rsidP="00000000" w:rsidRDefault="00000000" w:rsidRPr="00000000" w14:paraId="00000104">
      <w:pPr>
        <w:rPr>
          <w:i w:val="0"/>
          <w:iCs w:val="0"/>
          <w:vertAlign w:val="baseline"/>
        </w:rPr>
      </w:pPr>
      <w:r w:rsidDel="00000000" w:rsidR="00000000" w:rsidRPr="00000000">
        <w:rPr>
          <w:vertAlign w:val="baseline"/>
          <w:rtl w:val="0"/>
        </w:rPr>
        <w:t xml:space="preserve">W3C XML Schema Part 2: </w:t>
      </w:r>
      <w:r w:rsidDel="00000000" w:rsidR="00000000" w:rsidRPr="00000000">
        <w:rPr>
          <w:i w:val="1"/>
          <w:iCs w:val="1"/>
          <w:vertAlign w:val="baseline"/>
          <w:rtl w:val="0"/>
        </w:rPr>
        <w:t xml:space="preserve">Datatypes Second Edition, W3C Recommendation 28 October 2004.</w:t>
      </w: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rPr>
          <w:i w:val="0"/>
          <w:iCs w:val="0"/>
          <w:vertAlign w:val="baseline"/>
        </w:rPr>
      </w:pPr>
      <w:r w:rsidDel="00000000" w:rsidR="00000000" w:rsidRPr="00000000">
        <w:rPr>
          <w:vertAlign w:val="baseline"/>
          <w:rtl w:val="0"/>
        </w:rPr>
        <w:t xml:space="preserve">W3C XML Linking Language (XLink) Version 1.1: W3C Working Draft 07 July 2005.</w:t>
      </w:r>
      <w:r w:rsidDel="00000000" w:rsidR="00000000" w:rsidRPr="00000000">
        <w:rPr>
          <w:rtl w:val="0"/>
        </w:rPr>
      </w:r>
    </w:p>
    <w:p w:rsidR="00000000" w:rsidDel="00000000" w:rsidP="00000000" w:rsidRDefault="00000000" w:rsidRPr="00000000" w14:paraId="00000107">
      <w:pPr>
        <w:rPr>
          <w:vertAlign w:val="baseline"/>
        </w:rPr>
      </w:pPr>
      <w:bookmarkStart w:colFirst="0" w:colLast="0" w:name="_8v1zsedrze82" w:id="10"/>
      <w:bookmarkEnd w:id="10"/>
      <w:r w:rsidDel="00000000" w:rsidR="00000000" w:rsidRPr="00000000">
        <w:rPr>
          <w:rtl w:val="0"/>
        </w:rPr>
      </w:r>
    </w:p>
    <w:p w:rsidR="00000000" w:rsidDel="00000000" w:rsidP="00000000" w:rsidRDefault="00000000" w:rsidRPr="00000000" w14:paraId="00000108">
      <w:pPr>
        <w:pStyle w:val="Heading1"/>
        <w:rPr>
          <w:vertAlign w:val="baseline"/>
        </w:rPr>
      </w:pPr>
      <w:r w:rsidDel="00000000" w:rsidR="00000000" w:rsidRPr="00000000">
        <w:rPr>
          <w:b w:val="1"/>
          <w:bCs w:val="1"/>
          <w:vertAlign w:val="baseline"/>
          <w:rtl w:val="0"/>
        </w:rPr>
        <w:t xml:space="preserve">3 Definitions and abbreviations</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vertAlign w:val="baseline"/>
          <w:rtl w:val="0"/>
        </w:rPr>
        <w:t xml:space="preserve">For the purposes of this standard, the following terms and definitions apply.</w:t>
      </w:r>
    </w:p>
    <w:p w:rsidR="00000000" w:rsidDel="00000000" w:rsidP="00000000" w:rsidRDefault="00000000" w:rsidRPr="00000000" w14:paraId="0000010A">
      <w:pPr>
        <w:rPr>
          <w:vertAlign w:val="baseline"/>
        </w:rPr>
      </w:pPr>
      <w:bookmarkStart w:colFirst="0" w:colLast="0" w:name="_tsaq32rqkei1" w:id="11"/>
      <w:bookmarkEnd w:id="11"/>
      <w:r w:rsidDel="00000000" w:rsidR="00000000" w:rsidRPr="00000000">
        <w:rPr>
          <w:rtl w:val="0"/>
        </w:rPr>
      </w:r>
    </w:p>
    <w:p w:rsidR="00000000" w:rsidDel="00000000" w:rsidP="00000000" w:rsidRDefault="00000000" w:rsidRPr="00000000" w14:paraId="0000010B">
      <w:pPr>
        <w:rPr>
          <w:b w:val="0"/>
          <w:bCs w:val="0"/>
          <w:vertAlign w:val="baseline"/>
        </w:rPr>
      </w:pPr>
      <w:r w:rsidDel="00000000" w:rsidR="00000000" w:rsidRPr="00000000">
        <w:rPr>
          <w:b w:val="1"/>
          <w:bCs w:val="1"/>
          <w:vertAlign w:val="baseline"/>
          <w:rtl w:val="0"/>
        </w:rPr>
        <w:t xml:space="preserve">3.1 Instance document</w:t>
      </w:r>
      <w:r w:rsidDel="00000000" w:rsidR="00000000" w:rsidRPr="00000000">
        <w:rPr>
          <w:rtl w:val="0"/>
        </w:rPr>
      </w:r>
    </w:p>
    <w:p w:rsidR="00000000" w:rsidDel="00000000" w:rsidP="00000000" w:rsidRDefault="00000000" w:rsidRPr="00000000" w14:paraId="0000010C">
      <w:pPr>
        <w:rPr>
          <w:vertAlign w:val="baseline"/>
        </w:rPr>
      </w:pPr>
      <w:bookmarkStart w:colFirst="0" w:colLast="0" w:name="_p9nbazjidr17" w:id="12"/>
      <w:bookmarkEnd w:id="12"/>
      <w:r w:rsidDel="00000000" w:rsidR="00000000" w:rsidRPr="00000000">
        <w:rPr>
          <w:vertAlign w:val="baseline"/>
          <w:rtl w:val="0"/>
        </w:rPr>
        <w:t xml:space="preserve">A document that conforms to the minimally required set of elements and attributes defined by an XML schema.</w:t>
      </w:r>
    </w:p>
    <w:p w:rsidR="00000000" w:rsidDel="00000000" w:rsidP="00000000" w:rsidRDefault="00000000" w:rsidRPr="00000000" w14:paraId="0000010D">
      <w:pPr>
        <w:pStyle w:val="Heading1"/>
        <w:rPr>
          <w:vertAlign w:val="baseline"/>
        </w:rPr>
      </w:pPr>
      <w:r w:rsidDel="00000000" w:rsidR="00000000" w:rsidRPr="00000000">
        <w:rPr>
          <w:b w:val="1"/>
          <w:bCs w:val="1"/>
          <w:vertAlign w:val="baseline"/>
          <w:rtl w:val="0"/>
        </w:rPr>
        <w:t xml:space="preserve">4 Process History document structure</w:t>
      </w:r>
      <w:r w:rsidDel="00000000" w:rsidR="00000000" w:rsidRPr="00000000">
        <w:rPr>
          <w:rtl w:val="0"/>
        </w:rPr>
      </w:r>
    </w:p>
    <w:p w:rsidR="00000000" w:rsidDel="00000000" w:rsidP="00000000" w:rsidRDefault="00000000" w:rsidRPr="00000000" w14:paraId="0000010E">
      <w:pPr>
        <w:pStyle w:val="Heading2"/>
        <w:rPr>
          <w:vertAlign w:val="baseline"/>
        </w:rPr>
      </w:pPr>
      <w:bookmarkStart w:colFirst="0" w:colLast="0" w:name="_u8e9wo78664f" w:id="13"/>
      <w:bookmarkEnd w:id="13"/>
      <w:r w:rsidDel="00000000" w:rsidR="00000000" w:rsidRPr="00000000">
        <w:rPr>
          <w:b w:val="1"/>
          <w:bCs w:val="1"/>
          <w:vertAlign w:val="baseline"/>
          <w:rtl w:val="0"/>
        </w:rPr>
        <w:t xml:space="preserve">4.1 Instance document scope</w:t>
      </w:r>
      <w:r w:rsidDel="00000000" w:rsidR="00000000" w:rsidRPr="00000000">
        <w:rPr>
          <w:rtl w:val="0"/>
        </w:rPr>
      </w:r>
    </w:p>
    <w:p w:rsidR="00000000" w:rsidDel="00000000" w:rsidP="00000000" w:rsidRDefault="00000000" w:rsidRPr="00000000" w14:paraId="0000010F">
      <w:pPr>
        <w:pStyle w:val="Heading2"/>
        <w:rPr>
          <w:vertAlign w:val="baseline"/>
        </w:rPr>
      </w:pPr>
      <w:bookmarkStart w:colFirst="0" w:colLast="0" w:name="_k8sbny5zqsm0" w:id="14"/>
      <w:bookmarkEnd w:id="14"/>
      <w:r w:rsidDel="00000000" w:rsidR="00000000" w:rsidRPr="00000000">
        <w:rPr>
          <w:b w:val="1"/>
          <w:bCs w:val="1"/>
          <w:vertAlign w:val="baseline"/>
          <w:rtl w:val="0"/>
        </w:rPr>
        <w:t xml:space="preserve">4.2 Document hierarchy</w:t>
      </w:r>
      <w:r w:rsidDel="00000000" w:rsidR="00000000" w:rsidRPr="00000000">
        <w:rPr>
          <w:rtl w:val="0"/>
        </w:rPr>
      </w:r>
    </w:p>
    <w:p w:rsidR="00000000" w:rsidDel="00000000" w:rsidP="00000000" w:rsidRDefault="00000000" w:rsidRPr="00000000" w14:paraId="00000110">
      <w:pPr>
        <w:pStyle w:val="Heading2"/>
        <w:rPr>
          <w:vertAlign w:val="baseline"/>
        </w:rPr>
      </w:pPr>
      <w:bookmarkStart w:colFirst="0" w:colLast="0" w:name="_mbphrdkfpqnh" w:id="15"/>
      <w:bookmarkEnd w:id="15"/>
      <w:r w:rsidDel="00000000" w:rsidR="00000000" w:rsidRPr="00000000">
        <w:rPr>
          <w:b w:val="1"/>
          <w:bCs w:val="1"/>
          <w:vertAlign w:val="baseline"/>
          <w:rtl w:val="0"/>
        </w:rPr>
        <w:t xml:space="preserve">4.3 Base element super-class</w:t>
      </w:r>
      <w:r w:rsidDel="00000000" w:rsidR="00000000" w:rsidRPr="00000000">
        <w:rPr>
          <w:rtl w:val="0"/>
        </w:rPr>
      </w:r>
    </w:p>
    <w:p w:rsidR="00000000" w:rsidDel="00000000" w:rsidP="00000000" w:rsidRDefault="00000000" w:rsidRPr="00000000" w14:paraId="00000111">
      <w:pPr>
        <w:rPr>
          <w:vertAlign w:val="baseline"/>
        </w:rPr>
      </w:pPr>
      <w:bookmarkStart w:colFirst="0" w:colLast="0" w:name="_uugzribg8eia" w:id="16"/>
      <w:bookmarkEnd w:id="16"/>
      <w:r w:rsidDel="00000000" w:rsidR="00000000" w:rsidRPr="00000000">
        <w:rPr>
          <w:vertAlign w:val="baseline"/>
          <w:rtl w:val="0"/>
        </w:rPr>
        <w:t xml:space="preserve">The objectType element is an abstract super-class that provides an XML ID attribute to all elements which subclass it. Care should be taken to ensure that the ID attribute is a unique value within the instance document. Further, since the instance document may be included in other XML documents, problems can occur if two instance documents share the same values for the ID attributes. Therefore ID attributes should be made reasonably unique both within and across instance documents.</w:t>
      </w:r>
    </w:p>
    <w:p w:rsidR="00000000" w:rsidDel="00000000" w:rsidP="00000000" w:rsidRDefault="00000000" w:rsidRPr="00000000" w14:paraId="00000112">
      <w:pPr>
        <w:pStyle w:val="Heading2"/>
        <w:rPr>
          <w:vertAlign w:val="baseline"/>
        </w:rPr>
      </w:pPr>
      <w:r w:rsidDel="00000000" w:rsidR="00000000" w:rsidRPr="00000000">
        <w:rPr>
          <w:b w:val="1"/>
          <w:bCs w:val="1"/>
          <w:vertAlign w:val="baseline"/>
          <w:rtl w:val="0"/>
        </w:rPr>
        <w:t xml:space="preserve">4.4 Document root</w:t>
      </w:r>
      <w:r w:rsidDel="00000000" w:rsidR="00000000" w:rsidRPr="00000000">
        <w:rPr>
          <w:rtl w:val="0"/>
        </w:rPr>
      </w:r>
    </w:p>
    <w:p w:rsidR="00000000" w:rsidDel="00000000" w:rsidP="00000000" w:rsidRDefault="00000000" w:rsidRPr="00000000" w14:paraId="00000113">
      <w:pPr>
        <w:rPr>
          <w:vertAlign w:val="baseline"/>
        </w:rPr>
      </w:pPr>
      <w:bookmarkStart w:colFirst="0" w:colLast="0" w:name="_zcekq8v4y757" w:id="17"/>
      <w:bookmarkEnd w:id="17"/>
      <w:r w:rsidDel="00000000" w:rsidR="00000000" w:rsidRPr="00000000">
        <w:rPr>
          <w:vertAlign w:val="baseline"/>
          <w:rtl w:val="0"/>
        </w:rPr>
        <w:t xml:space="preserve">The root of the instance document is the </w:t>
      </w:r>
      <w:r w:rsidDel="00000000" w:rsidR="00000000" w:rsidRPr="00000000">
        <w:rPr>
          <w:rFonts w:ascii="Courier New" w:cs="Courier New" w:eastAsia="Courier New" w:hAnsi="Courier New"/>
          <w:vertAlign w:val="baseline"/>
          <w:rtl w:val="0"/>
        </w:rPr>
        <w:t xml:space="preserve">processHistory</w:t>
      </w:r>
      <w:r w:rsidDel="00000000" w:rsidR="00000000" w:rsidRPr="00000000">
        <w:rPr>
          <w:vertAlign w:val="baseline"/>
          <w:rtl w:val="0"/>
        </w:rPr>
        <w:t xml:space="preserve"> element. All other elements in the instance document shall be contained between the </w:t>
      </w:r>
      <w:r w:rsidDel="00000000" w:rsidR="00000000" w:rsidRPr="00000000">
        <w:rPr>
          <w:rFonts w:ascii="Courier New" w:cs="Courier New" w:eastAsia="Courier New" w:hAnsi="Courier New"/>
          <w:vertAlign w:val="baseline"/>
          <w:rtl w:val="0"/>
        </w:rPr>
        <w:t xml:space="preserve">&lt;processHistory&gt;</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&lt;/processHistory&gt;</w:t>
      </w:r>
      <w:r w:rsidDel="00000000" w:rsidR="00000000" w:rsidRPr="00000000">
        <w:rPr>
          <w:vertAlign w:val="baseline"/>
          <w:rtl w:val="0"/>
        </w:rPr>
        <w:t xml:space="preserve"> tags. The </w:t>
      </w:r>
      <w:r w:rsidDel="00000000" w:rsidR="00000000" w:rsidRPr="00000000">
        <w:rPr>
          <w:rFonts w:ascii="Courier New" w:cs="Courier New" w:eastAsia="Courier New" w:hAnsi="Courier New"/>
          <w:vertAlign w:val="baseline"/>
          <w:rtl w:val="0"/>
        </w:rPr>
        <w:t xml:space="preserve">processHistory</w:t>
      </w:r>
      <w:r w:rsidDel="00000000" w:rsidR="00000000" w:rsidRPr="00000000">
        <w:rPr>
          <w:vertAlign w:val="baseline"/>
          <w:rtl w:val="0"/>
        </w:rPr>
        <w:t xml:space="preserve"> element is a subclass of the </w:t>
      </w:r>
      <w:r w:rsidDel="00000000" w:rsidR="00000000" w:rsidRPr="00000000">
        <w:rPr>
          <w:rFonts w:ascii="Courier New" w:cs="Courier New" w:eastAsia="Courier New" w:hAnsi="Courier New"/>
          <w:vertAlign w:val="baseline"/>
          <w:rtl w:val="0"/>
        </w:rPr>
        <w:t xml:space="preserve">objectType</w:t>
      </w:r>
      <w:r w:rsidDel="00000000" w:rsidR="00000000" w:rsidRPr="00000000">
        <w:rPr>
          <w:vertAlign w:val="baseline"/>
          <w:rtl w:val="0"/>
        </w:rPr>
        <w:t xml:space="preserve"> element.</w:t>
      </w:r>
    </w:p>
    <w:p w:rsidR="00000000" w:rsidDel="00000000" w:rsidP="00000000" w:rsidRDefault="00000000" w:rsidRPr="00000000" w14:paraId="00000114">
      <w:pPr>
        <w:pStyle w:val="Heading2"/>
        <w:rPr>
          <w:vertAlign w:val="baseline"/>
        </w:rPr>
      </w:pPr>
      <w:r w:rsidDel="00000000" w:rsidR="00000000" w:rsidRPr="00000000">
        <w:rPr>
          <w:b w:val="1"/>
          <w:bCs w:val="1"/>
          <w:vertAlign w:val="baseline"/>
          <w:rtl w:val="0"/>
        </w:rPr>
        <w:t xml:space="preserve">4.4.1 processHistoryType</w:t>
      </w:r>
      <w:r w:rsidDel="00000000" w:rsidR="00000000" w:rsidRPr="00000000">
        <w:rPr>
          <w:rtl w:val="0"/>
        </w:rPr>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processHistoryType</w:t>
      </w:r>
      <w:r w:rsidDel="00000000" w:rsidR="00000000" w:rsidRPr="00000000">
        <w:rPr>
          <w:vertAlign w:val="baseline"/>
          <w:rtl w:val="0"/>
        </w:rPr>
        <w:t xml:space="preserve"> data structure shall contain the following sub-elements and attributes:</w:t>
      </w:r>
    </w:p>
    <w:p w:rsidR="00000000" w:rsidDel="00000000" w:rsidP="00000000" w:rsidRDefault="00000000" w:rsidRPr="00000000" w14:paraId="00000117">
      <w:pPr>
        <w:rPr>
          <w:vertAlign w:val="baseline"/>
        </w:rPr>
      </w:pPr>
      <w:r w:rsidDel="00000000" w:rsidR="00000000" w:rsidRPr="00000000">
        <w:rPr>
          <w:rtl w:val="0"/>
        </w:rPr>
      </w:r>
    </w:p>
    <w:tbl>
      <w:tblPr>
        <w:tblStyle w:val="Table1"/>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4"/>
        <w:gridCol w:w="1989"/>
        <w:gridCol w:w="969"/>
        <w:gridCol w:w="1336"/>
        <w:gridCol w:w="1616"/>
        <w:gridCol w:w="1558"/>
        <w:tblGridChange w:id="0">
          <w:tblGrid>
            <w:gridCol w:w="1734"/>
            <w:gridCol w:w="1989"/>
            <w:gridCol w:w="969"/>
            <w:gridCol w:w="1336"/>
            <w:gridCol w:w="1616"/>
            <w:gridCol w:w="1558"/>
          </w:tblGrid>
        </w:tblGridChange>
      </w:tblGrid>
      <w:tr>
        <w:trPr>
          <w:cantSplit w:val="1"/>
          <w:trHeight w:val="137" w:hRule="atLeast"/>
          <w:tblHeader w:val="0"/>
        </w:trPr>
        <w:tc>
          <w:tcPr>
            <w:vMerge w:val="restart"/>
            <w:vAlign w:val="top"/>
          </w:tcPr>
          <w:p w:rsidR="00000000" w:rsidDel="00000000" w:rsidP="00000000" w:rsidRDefault="00000000" w:rsidRPr="00000000" w14:paraId="00000118">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19">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1A">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1C">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11D">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36" w:hRule="atLeast"/>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120">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121">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36" w:hRule="atLeast"/>
          <w:tblHeader w:val="0"/>
        </w:trPr>
        <w:tc>
          <w:tcPr>
            <w:vAlign w:val="top"/>
          </w:tcPr>
          <w:p w:rsidR="00000000" w:rsidDel="00000000" w:rsidP="00000000" w:rsidRDefault="00000000" w:rsidRPr="00000000" w14:paraId="00000124">
            <w:pPr>
              <w:jc w:val="left"/>
              <w:rPr>
                <w:vertAlign w:val="baseline"/>
              </w:rPr>
            </w:pPr>
            <w:r w:rsidDel="00000000" w:rsidR="00000000" w:rsidRPr="00000000">
              <w:rPr>
                <w:vertAlign w:val="baseline"/>
                <w:rtl w:val="0"/>
              </w:rPr>
              <w:t xml:space="preserve">mediaPool</w:t>
            </w:r>
          </w:p>
        </w:tc>
        <w:tc>
          <w:tcPr>
            <w:vAlign w:val="top"/>
          </w:tcPr>
          <w:p w:rsidR="00000000" w:rsidDel="00000000" w:rsidP="00000000" w:rsidRDefault="00000000" w:rsidRPr="00000000" w14:paraId="00000125">
            <w:pPr>
              <w:rPr>
                <w:vertAlign w:val="baseline"/>
              </w:rPr>
            </w:pPr>
            <w:r w:rsidDel="00000000" w:rsidR="00000000" w:rsidRPr="00000000">
              <w:rPr>
                <w:vertAlign w:val="baseline"/>
                <w:rtl w:val="0"/>
              </w:rPr>
              <w:t xml:space="preserve">mediaPoolType</w:t>
            </w:r>
          </w:p>
        </w:tc>
        <w:tc>
          <w:tcPr>
            <w:vAlign w:val="top"/>
          </w:tcPr>
          <w:p w:rsidR="00000000" w:rsidDel="00000000" w:rsidP="00000000" w:rsidRDefault="00000000" w:rsidRPr="00000000" w14:paraId="0000012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8">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29">
            <w:pPr>
              <w:rPr>
                <w:vertAlign w:val="baseline"/>
              </w:rPr>
            </w:pPr>
            <w:r w:rsidDel="00000000" w:rsidR="00000000" w:rsidRPr="00000000">
              <w:rPr>
                <w:vertAlign w:val="baseline"/>
                <w:rtl w:val="0"/>
              </w:rPr>
              <w:t xml:space="preserve">NONE</w:t>
            </w:r>
          </w:p>
        </w:tc>
      </w:tr>
      <w:tr>
        <w:trPr>
          <w:cantSplit w:val="0"/>
          <w:trHeight w:val="136" w:hRule="atLeast"/>
          <w:tblHeader w:val="0"/>
        </w:trPr>
        <w:tc>
          <w:tcPr>
            <w:vAlign w:val="top"/>
          </w:tcPr>
          <w:p w:rsidR="00000000" w:rsidDel="00000000" w:rsidP="00000000" w:rsidRDefault="00000000" w:rsidRPr="00000000" w14:paraId="0000012A">
            <w:pPr>
              <w:jc w:val="left"/>
              <w:rPr>
                <w:vertAlign w:val="baseline"/>
              </w:rPr>
            </w:pPr>
            <w:r w:rsidDel="00000000" w:rsidR="00000000" w:rsidRPr="00000000">
              <w:rPr>
                <w:vertAlign w:val="baseline"/>
                <w:rtl w:val="0"/>
              </w:rPr>
              <w:t xml:space="preserve">workerList</w:t>
            </w:r>
          </w:p>
        </w:tc>
        <w:tc>
          <w:tcPr>
            <w:vAlign w:val="top"/>
          </w:tcPr>
          <w:p w:rsidR="00000000" w:rsidDel="00000000" w:rsidP="00000000" w:rsidRDefault="00000000" w:rsidRPr="00000000" w14:paraId="0000012B">
            <w:pPr>
              <w:rPr>
                <w:vertAlign w:val="baseline"/>
              </w:rPr>
            </w:pPr>
            <w:r w:rsidDel="00000000" w:rsidR="00000000" w:rsidRPr="00000000">
              <w:rPr>
                <w:vertAlign w:val="baseline"/>
                <w:rtl w:val="0"/>
              </w:rPr>
              <w:t xml:space="preserve">workerListType</w:t>
            </w:r>
          </w:p>
        </w:tc>
        <w:tc>
          <w:tcPr>
            <w:vAlign w:val="top"/>
          </w:tcPr>
          <w:p w:rsidR="00000000" w:rsidDel="00000000" w:rsidP="00000000" w:rsidRDefault="00000000" w:rsidRPr="00000000" w14:paraId="0000012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E">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2F">
            <w:pPr>
              <w:rPr>
                <w:vertAlign w:val="baseline"/>
              </w:rPr>
            </w:pPr>
            <w:r w:rsidDel="00000000" w:rsidR="00000000" w:rsidRPr="00000000">
              <w:rPr>
                <w:vertAlign w:val="baseline"/>
                <w:rtl w:val="0"/>
              </w:rPr>
              <w:t xml:space="preserve">NONE</w:t>
            </w:r>
          </w:p>
        </w:tc>
      </w:tr>
      <w:tr>
        <w:trPr>
          <w:cantSplit w:val="0"/>
          <w:trHeight w:val="136" w:hRule="atLeast"/>
          <w:tblHeader w:val="0"/>
        </w:trPr>
        <w:tc>
          <w:tcPr>
            <w:vAlign w:val="top"/>
          </w:tcPr>
          <w:p w:rsidR="00000000" w:rsidDel="00000000" w:rsidP="00000000" w:rsidRDefault="00000000" w:rsidRPr="00000000" w14:paraId="00000130">
            <w:pPr>
              <w:jc w:val="left"/>
              <w:rPr>
                <w:vertAlign w:val="baseline"/>
              </w:rPr>
            </w:pPr>
            <w:r w:rsidDel="00000000" w:rsidR="00000000" w:rsidRPr="00000000">
              <w:rPr>
                <w:vertAlign w:val="baseline"/>
                <w:rtl w:val="0"/>
              </w:rPr>
              <w:t xml:space="preserve">processEvent</w:t>
            </w:r>
          </w:p>
        </w:tc>
        <w:tc>
          <w:tcPr>
            <w:vAlign w:val="top"/>
          </w:tcPr>
          <w:p w:rsidR="00000000" w:rsidDel="00000000" w:rsidP="00000000" w:rsidRDefault="00000000" w:rsidRPr="00000000" w14:paraId="00000131">
            <w:pPr>
              <w:rPr>
                <w:vertAlign w:val="baseline"/>
              </w:rPr>
            </w:pPr>
            <w:r w:rsidDel="00000000" w:rsidR="00000000" w:rsidRPr="00000000">
              <w:rPr>
                <w:vertAlign w:val="baseline"/>
                <w:rtl w:val="0"/>
              </w:rPr>
              <w:t xml:space="preserve">processEventType</w:t>
            </w:r>
          </w:p>
        </w:tc>
        <w:tc>
          <w:tcPr>
            <w:vAlign w:val="top"/>
          </w:tcPr>
          <w:p w:rsidR="00000000" w:rsidDel="00000000" w:rsidP="00000000" w:rsidRDefault="00000000" w:rsidRPr="00000000" w14:paraId="0000013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33">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34">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35">
            <w:pPr>
              <w:rPr>
                <w:vertAlign w:val="baseline"/>
              </w:rPr>
            </w:pPr>
            <w:r w:rsidDel="00000000" w:rsidR="00000000" w:rsidRPr="00000000">
              <w:rPr>
                <w:vertAlign w:val="baseline"/>
                <w:rtl w:val="0"/>
              </w:rPr>
              <w:t xml:space="preserve">NONE</w:t>
            </w:r>
          </w:p>
        </w:tc>
      </w:tr>
      <w:tr>
        <w:trPr>
          <w:cantSplit w:val="0"/>
          <w:trHeight w:val="136" w:hRule="atLeast"/>
          <w:tblHeader w:val="0"/>
        </w:trPr>
        <w:tc>
          <w:tcPr>
            <w:vAlign w:val="top"/>
          </w:tcPr>
          <w:p w:rsidR="00000000" w:rsidDel="00000000" w:rsidP="00000000" w:rsidRDefault="00000000" w:rsidRPr="00000000" w14:paraId="00000136">
            <w:pPr>
              <w:jc w:val="left"/>
              <w:rPr>
                <w:vertAlign w:val="baseline"/>
              </w:rPr>
            </w:pPr>
            <w:r w:rsidDel="00000000" w:rsidR="00000000" w:rsidRPr="00000000">
              <w:rPr>
                <w:vertAlign w:val="baseline"/>
                <w:rtl w:val="0"/>
              </w:rPr>
              <w:t xml:space="preserve">schemaVersion</w:t>
            </w:r>
          </w:p>
        </w:tc>
        <w:tc>
          <w:tcPr>
            <w:vAlign w:val="top"/>
          </w:tcPr>
          <w:p w:rsidR="00000000" w:rsidDel="00000000" w:rsidP="00000000" w:rsidRDefault="00000000" w:rsidRPr="00000000" w14:paraId="00000137">
            <w:pPr>
              <w:rPr>
                <w:vertAlign w:val="baseline"/>
              </w:rPr>
            </w:pPr>
            <w:r w:rsidDel="00000000" w:rsidR="00000000" w:rsidRPr="00000000">
              <w:rPr>
                <w:vertAlign w:val="baseline"/>
                <w:rtl w:val="0"/>
              </w:rPr>
              <w:t xml:space="preserve">string</w:t>
            </w:r>
          </w:p>
        </w:tc>
        <w:tc>
          <w:tcPr>
            <w:vAlign w:val="top"/>
          </w:tcPr>
          <w:p w:rsidR="00000000" w:rsidDel="00000000" w:rsidP="00000000" w:rsidRDefault="00000000" w:rsidRPr="00000000" w14:paraId="0000013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3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3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3B">
            <w:pPr>
              <w:rPr>
                <w:vertAlign w:val="baseline"/>
              </w:rPr>
            </w:pPr>
            <w:r w:rsidDel="00000000" w:rsidR="00000000" w:rsidRPr="00000000">
              <w:rPr>
                <w:vertAlign w:val="baseline"/>
                <w:rtl w:val="0"/>
              </w:rPr>
              <w:t xml:space="preserve">1.0.0</w:t>
            </w:r>
          </w:p>
        </w:tc>
      </w:tr>
      <w:tr>
        <w:trPr>
          <w:cantSplit w:val="0"/>
          <w:trHeight w:val="136" w:hRule="atLeast"/>
          <w:tblHeader w:val="0"/>
        </w:trPr>
        <w:tc>
          <w:tcPr>
            <w:vAlign w:val="top"/>
          </w:tcPr>
          <w:p w:rsidR="00000000" w:rsidDel="00000000" w:rsidP="00000000" w:rsidRDefault="00000000" w:rsidRPr="00000000" w14:paraId="0000013C">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3D">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3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3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40">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141">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142">
      <w:pPr>
        <w:rPr>
          <w:vertAlign w:val="baseline"/>
        </w:rPr>
      </w:pPr>
      <w:bookmarkStart w:colFirst="0" w:colLast="0" w:name="_pv7y48wrki67" w:id="18"/>
      <w:bookmarkEnd w:id="18"/>
      <w:r w:rsidDel="00000000" w:rsidR="00000000" w:rsidRPr="00000000">
        <w:rPr>
          <w:rtl w:val="0"/>
        </w:rPr>
      </w:r>
    </w:p>
    <w:p w:rsidR="00000000" w:rsidDel="00000000" w:rsidP="00000000" w:rsidRDefault="00000000" w:rsidRPr="00000000" w14:paraId="00000143">
      <w:pPr>
        <w:pStyle w:val="Heading2"/>
        <w:rPr>
          <w:vertAlign w:val="baseline"/>
        </w:rPr>
      </w:pPr>
      <w:r w:rsidDel="00000000" w:rsidR="00000000" w:rsidRPr="00000000">
        <w:rPr>
          <w:b w:val="1"/>
          <w:bCs w:val="1"/>
          <w:vertAlign w:val="baseline"/>
          <w:rtl w:val="0"/>
        </w:rPr>
        <w:t xml:space="preserve">4.4.1.1 mediaPool</w:t>
      </w:r>
      <w:r w:rsidDel="00000000" w:rsidR="00000000" w:rsidRPr="00000000">
        <w:rPr>
          <w:rtl w:val="0"/>
        </w:rPr>
      </w:r>
    </w:p>
    <w:p w:rsidR="00000000" w:rsidDel="00000000" w:rsidP="00000000" w:rsidRDefault="00000000" w:rsidRPr="00000000" w14:paraId="00000144">
      <w:pPr>
        <w:pStyle w:val="Heading2"/>
        <w:rPr>
          <w:b w:val="0"/>
          <w:bCs w:val="0"/>
          <w:vertAlign w:val="baseline"/>
        </w:rPr>
      </w:pPr>
      <w:bookmarkStart w:colFirst="0" w:colLast="0" w:name="_kwbhm54srxts" w:id="19"/>
      <w:bookmarkEnd w:id="19"/>
      <w:r w:rsidDel="00000000" w:rsidR="00000000" w:rsidRPr="00000000">
        <w:rPr>
          <w:b w:val="0"/>
          <w:bCs w:val="0"/>
          <w:vertAlign w:val="baseline"/>
          <w:rtl w:val="0"/>
        </w:rPr>
        <w:t xml:space="preserve">The </w:t>
      </w:r>
      <w:r w:rsidDel="00000000" w:rsidR="00000000" w:rsidRPr="00000000">
        <w:rPr>
          <w:rFonts w:ascii="Courier New" w:cs="Courier New" w:eastAsia="Courier New" w:hAnsi="Courier New"/>
          <w:b w:val="0"/>
          <w:bCs w:val="0"/>
          <w:vertAlign w:val="baseline"/>
          <w:rtl w:val="0"/>
        </w:rPr>
        <w:t xml:space="preserve">mediaPool</w:t>
      </w:r>
      <w:r w:rsidDel="00000000" w:rsidR="00000000" w:rsidRPr="00000000">
        <w:rPr>
          <w:b w:val="0"/>
          <w:bCs w:val="0"/>
          <w:vertAlign w:val="baseline"/>
          <w:rtl w:val="0"/>
        </w:rPr>
        <w:t xml:space="preserve"> element shall be used to aggregate all </w:t>
      </w:r>
      <w:r w:rsidDel="00000000" w:rsidR="00000000" w:rsidRPr="00000000">
        <w:rPr>
          <w:rFonts w:ascii="Courier New" w:cs="Courier New" w:eastAsia="Courier New" w:hAnsi="Courier New"/>
          <w:b w:val="0"/>
          <w:bCs w:val="0"/>
          <w:vertAlign w:val="baseline"/>
          <w:rtl w:val="0"/>
        </w:rPr>
        <w:t xml:space="preserve">media</w:t>
      </w:r>
      <w:r w:rsidDel="00000000" w:rsidR="00000000" w:rsidRPr="00000000">
        <w:rPr>
          <w:b w:val="0"/>
          <w:bCs w:val="0"/>
          <w:vertAlign w:val="baseline"/>
          <w:rtl w:val="0"/>
        </w:rPr>
        <w:t xml:space="preserve"> objects referenced in the </w:t>
      </w:r>
      <w:r w:rsidDel="00000000" w:rsidR="00000000" w:rsidRPr="00000000">
        <w:rPr>
          <w:rFonts w:ascii="Courier New" w:cs="Courier New" w:eastAsia="Courier New" w:hAnsi="Courier New"/>
          <w:b w:val="0"/>
          <w:bCs w:val="0"/>
          <w:vertAlign w:val="baseline"/>
          <w:rtl w:val="0"/>
        </w:rPr>
        <w:t xml:space="preserve">processHistory</w:t>
      </w:r>
      <w:r w:rsidDel="00000000" w:rsidR="00000000" w:rsidRPr="00000000">
        <w:rPr>
          <w:b w:val="0"/>
          <w:bCs w:val="0"/>
          <w:vertAlign w:val="baseline"/>
          <w:rtl w:val="0"/>
        </w:rPr>
        <w:t xml:space="preserve"> instance document.</w:t>
      </w:r>
      <w:ins w:author="david ackerman" w:id="1" w:date="2008-05-13T12:40:00Z">
        <w:r w:rsidDel="00000000" w:rsidR="00000000" w:rsidRPr="00000000">
          <w:rPr>
            <w:b w:val="0"/>
            <w:bCs w:val="0"/>
            <w:vertAlign w:val="baseline"/>
            <w:rtl w:val="0"/>
          </w:rPr>
          <w:t xml:space="preserve"> </w:t>
        </w:r>
      </w:ins>
      <w:r w:rsidDel="00000000" w:rsidR="00000000" w:rsidRPr="00000000">
        <w:rPr>
          <w:rtl w:val="0"/>
        </w:rPr>
      </w:r>
    </w:p>
    <w:p w:rsidR="00000000" w:rsidDel="00000000" w:rsidP="00000000" w:rsidRDefault="00000000" w:rsidRPr="00000000" w14:paraId="00000145">
      <w:pPr>
        <w:pStyle w:val="Heading2"/>
        <w:rPr>
          <w:vertAlign w:val="baseline"/>
        </w:rPr>
      </w:pPr>
      <w:r w:rsidDel="00000000" w:rsidR="00000000" w:rsidRPr="00000000">
        <w:rPr>
          <w:b w:val="1"/>
          <w:bCs w:val="1"/>
          <w:vertAlign w:val="baseline"/>
          <w:rtl w:val="0"/>
        </w:rPr>
        <w:t xml:space="preserve">4.4.1.1.1 mediaPoolType</w:t>
      </w:r>
      <w:r w:rsidDel="00000000" w:rsidR="00000000" w:rsidRPr="00000000">
        <w:rPr>
          <w:rtl w:val="0"/>
        </w:rPr>
      </w:r>
    </w:p>
    <w:p w:rsidR="00000000" w:rsidDel="00000000" w:rsidP="00000000" w:rsidRDefault="00000000" w:rsidRPr="00000000" w14:paraId="00000146">
      <w:pPr>
        <w:rPr>
          <w:vertAlign w:val="baseline"/>
        </w:rPr>
      </w:pPr>
      <w:r w:rsidDel="00000000" w:rsidR="00000000" w:rsidRPr="00000000">
        <w:rPr>
          <w:vertAlign w:val="baseline"/>
          <w:rtl w:val="0"/>
        </w:rPr>
        <w:t xml:space="preserve">The mediaPoolType shall be comprised of the following sub-elements and attributes:</w:t>
      </w:r>
    </w:p>
    <w:p w:rsidR="00000000" w:rsidDel="00000000" w:rsidP="00000000" w:rsidRDefault="00000000" w:rsidRPr="00000000" w14:paraId="00000147">
      <w:pPr>
        <w:rPr>
          <w:vertAlign w:val="baseline"/>
        </w:rPr>
      </w:pPr>
      <w:r w:rsidDel="00000000" w:rsidR="00000000" w:rsidRPr="00000000">
        <w:rPr>
          <w:rtl w:val="0"/>
        </w:rPr>
      </w:r>
    </w:p>
    <w:tbl>
      <w:tblPr>
        <w:tblStyle w:val="Table2"/>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148">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49">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4A">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4C">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14D">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150">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151">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154">
            <w:pPr>
              <w:rPr>
                <w:vertAlign w:val="baseline"/>
              </w:rPr>
            </w:pPr>
            <w:r w:rsidDel="00000000" w:rsidR="00000000" w:rsidRPr="00000000">
              <w:rPr>
                <w:vertAlign w:val="baseline"/>
                <w:rtl w:val="0"/>
              </w:rPr>
              <w:t xml:space="preserve">adl</w:t>
            </w:r>
          </w:p>
        </w:tc>
        <w:tc>
          <w:tcPr>
            <w:vAlign w:val="top"/>
          </w:tcPr>
          <w:p w:rsidR="00000000" w:rsidDel="00000000" w:rsidP="00000000" w:rsidRDefault="00000000" w:rsidRPr="00000000" w14:paraId="00000155">
            <w:pPr>
              <w:rPr>
                <w:vertAlign w:val="baseline"/>
              </w:rPr>
            </w:pPr>
            <w:r w:rsidDel="00000000" w:rsidR="00000000" w:rsidRPr="00000000">
              <w:rPr>
                <w:vertAlign w:val="baseline"/>
                <w:rtl w:val="0"/>
              </w:rPr>
              <w:t xml:space="preserve">adl:adl</w:t>
            </w:r>
          </w:p>
        </w:tc>
        <w:tc>
          <w:tcPr>
            <w:vAlign w:val="top"/>
          </w:tcPr>
          <w:p w:rsidR="00000000" w:rsidDel="00000000" w:rsidP="00000000" w:rsidRDefault="00000000" w:rsidRPr="00000000" w14:paraId="00000156">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57">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58">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5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5A">
            <w:pPr>
              <w:rPr>
                <w:vertAlign w:val="baseline"/>
              </w:rPr>
            </w:pPr>
            <w:r w:rsidDel="00000000" w:rsidR="00000000" w:rsidRPr="00000000">
              <w:rPr>
                <w:vertAlign w:val="baseline"/>
                <w:rtl w:val="0"/>
              </w:rPr>
              <w:t xml:space="preserve">audioObject</w:t>
            </w:r>
          </w:p>
        </w:tc>
        <w:tc>
          <w:tcPr>
            <w:vAlign w:val="top"/>
          </w:tcPr>
          <w:p w:rsidR="00000000" w:rsidDel="00000000" w:rsidP="00000000" w:rsidRDefault="00000000" w:rsidRPr="00000000" w14:paraId="0000015B">
            <w:pPr>
              <w:rPr>
                <w:vertAlign w:val="baseline"/>
              </w:rPr>
            </w:pPr>
            <w:r w:rsidDel="00000000" w:rsidR="00000000" w:rsidRPr="00000000">
              <w:rPr>
                <w:vertAlign w:val="baseline"/>
                <w:rtl w:val="0"/>
              </w:rPr>
              <w:t xml:space="preserve">ao:audioObjectType</w:t>
            </w:r>
          </w:p>
        </w:tc>
        <w:tc>
          <w:tcPr>
            <w:vAlign w:val="top"/>
          </w:tcPr>
          <w:p w:rsidR="00000000" w:rsidDel="00000000" w:rsidP="00000000" w:rsidRDefault="00000000" w:rsidRPr="00000000" w14:paraId="0000015C">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5D">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5E">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5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60">
            <w:pPr>
              <w:jc w:val="left"/>
              <w:rPr>
                <w:vertAlign w:val="baseline"/>
              </w:rPr>
            </w:pPr>
            <w:del w:author="david ackerman" w:id="2" w:date="2008-05-13T12:40:00Z">
              <w:r w:rsidDel="00000000" w:rsidR="00000000" w:rsidRPr="00000000">
                <w:rPr>
                  <w:vertAlign w:val="baseline"/>
                  <w:rtl w:val="0"/>
                </w:rPr>
                <w:delText xml:space="preserve">media</w:delText>
              </w:r>
            </w:del>
            <w:ins w:author="david ackerman" w:id="2" w:date="2008-05-13T12:40:00Z">
              <w:r w:rsidDel="00000000" w:rsidR="00000000" w:rsidRPr="00000000">
                <w:rPr>
                  <w:vertAlign w:val="baseline"/>
                  <w:rtl w:val="0"/>
                </w:rPr>
                <w:t xml:space="preserve">audioFileReference</w:t>
              </w:r>
            </w:ins>
            <w:r w:rsidDel="00000000" w:rsidR="00000000" w:rsidRPr="00000000">
              <w:rPr>
                <w:rtl w:val="0"/>
              </w:rPr>
            </w:r>
          </w:p>
        </w:tc>
        <w:tc>
          <w:tcPr>
            <w:vAlign w:val="top"/>
          </w:tcPr>
          <w:p w:rsidR="00000000" w:rsidDel="00000000" w:rsidP="00000000" w:rsidRDefault="00000000" w:rsidRPr="00000000" w14:paraId="00000161">
            <w:pPr>
              <w:rPr>
                <w:vertAlign w:val="baseline"/>
              </w:rPr>
            </w:pPr>
            <w:ins w:author="david ackerman" w:id="3" w:date="2008-05-13T12:40:00Z">
              <w:r w:rsidDel="00000000" w:rsidR="00000000" w:rsidRPr="00000000">
                <w:rPr>
                  <w:vertAlign w:val="baseline"/>
                  <w:rtl w:val="0"/>
                </w:rPr>
                <w:t xml:space="preserve">audioFileReference</w:t>
              </w:r>
            </w:ins>
            <w:del w:author="david ackerman" w:id="3" w:date="2008-05-13T12:40:00Z">
              <w:r w:rsidDel="00000000" w:rsidR="00000000" w:rsidRPr="00000000">
                <w:rPr>
                  <w:vertAlign w:val="baseline"/>
                  <w:rtl w:val="0"/>
                </w:rPr>
                <w:delText xml:space="preserve">mediaType</w:delText>
              </w:r>
            </w:del>
            <w:ins w:author="david ackerman" w:id="4" w:date="2008-05-13T12:40:00Z">
              <w:r w:rsidDel="00000000" w:rsidR="00000000" w:rsidRPr="00000000">
                <w:rPr>
                  <w:vertAlign w:val="baseline"/>
                  <w:rtl w:val="0"/>
                </w:rPr>
                <w:t xml:space="preserve">Type</w:t>
              </w:r>
            </w:ins>
            <w:r w:rsidDel="00000000" w:rsidR="00000000" w:rsidRPr="00000000">
              <w:rPr>
                <w:rtl w:val="0"/>
              </w:rPr>
            </w:r>
          </w:p>
        </w:tc>
        <w:tc>
          <w:tcPr>
            <w:vAlign w:val="top"/>
          </w:tcPr>
          <w:p w:rsidR="00000000" w:rsidDel="00000000" w:rsidP="00000000" w:rsidRDefault="00000000" w:rsidRPr="00000000" w14:paraId="00000162">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63">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64">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6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66">
            <w:pPr>
              <w:jc w:val="left"/>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167">
            <w:pPr>
              <w:rPr>
                <w:vertAlign w:val="baseline"/>
              </w:rPr>
            </w:pPr>
            <w:r w:rsidDel="00000000" w:rsidR="00000000" w:rsidRPr="00000000">
              <w:rPr>
                <w:vertAlign w:val="baseline"/>
                <w:rtl w:val="0"/>
              </w:rPr>
              <w:t xml:space="preserve">string</w:t>
            </w:r>
          </w:p>
        </w:tc>
        <w:tc>
          <w:tcPr>
            <w:vAlign w:val="top"/>
          </w:tcPr>
          <w:p w:rsidR="00000000" w:rsidDel="00000000" w:rsidP="00000000" w:rsidRDefault="00000000" w:rsidRPr="00000000" w14:paraId="0000016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6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6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6B">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6C">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6D">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6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70">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171">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172">
      <w:pPr>
        <w:pStyle w:val="Heading2"/>
        <w:rPr>
          <w:vertAlign w:val="baseline"/>
        </w:rPr>
      </w:pPr>
      <w:bookmarkStart w:colFirst="0" w:colLast="0" w:name="_mvs3hdt9ip95" w:id="20"/>
      <w:bookmarkEnd w:id="20"/>
      <w:r w:rsidDel="00000000" w:rsidR="00000000" w:rsidRPr="00000000">
        <w:rPr>
          <w:b w:val="1"/>
          <w:bCs w:val="1"/>
          <w:vertAlign w:val="baseline"/>
          <w:rtl w:val="0"/>
        </w:rPr>
        <w:t xml:space="preserve">4.4.1.1.1.1 adl</w:t>
      </w:r>
      <w:r w:rsidDel="00000000" w:rsidR="00000000" w:rsidRPr="00000000">
        <w:rPr>
          <w:rtl w:val="0"/>
        </w:rPr>
      </w:r>
    </w:p>
    <w:p w:rsidR="00000000" w:rsidDel="00000000" w:rsidP="00000000" w:rsidRDefault="00000000" w:rsidRPr="00000000" w14:paraId="00000173">
      <w:pPr>
        <w:rPr>
          <w:vertAlign w:val="baseline"/>
        </w:rPr>
      </w:pPr>
      <w:bookmarkStart w:colFirst="0" w:colLast="0" w:name="_9q7ca7rwfgxr" w:id="21"/>
      <w:bookmarkEnd w:id="2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adl</w:t>
      </w:r>
      <w:r w:rsidDel="00000000" w:rsidR="00000000" w:rsidRPr="00000000">
        <w:rPr>
          <w:vertAlign w:val="baseline"/>
          <w:rtl w:val="0"/>
        </w:rPr>
        <w:t xml:space="preserve"> element shall be used to include an xml representation of an Audio Decision List as defined by xxx in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  When patching adl media to a device's playback or record media channels, the patch shall use the xml ID attribute of the adl </w:t>
      </w:r>
      <w:r w:rsidDel="00000000" w:rsidR="00000000" w:rsidRPr="00000000">
        <w:rPr>
          <w:rFonts w:ascii="Courier New" w:cs="Courier New" w:eastAsia="Courier New" w:hAnsi="Courier New"/>
          <w:vertAlign w:val="baseline"/>
          <w:rtl w:val="0"/>
        </w:rPr>
        <w:t xml:space="preserve">track</w:t>
      </w:r>
      <w:r w:rsidDel="00000000" w:rsidR="00000000" w:rsidRPr="00000000">
        <w:rPr>
          <w:vertAlign w:val="baseline"/>
          <w:rtl w:val="0"/>
        </w:rPr>
        <w:t xml:space="preserve"> element to indicate which track is played on which media channel of the device. </w:t>
      </w:r>
    </w:p>
    <w:p w:rsidR="00000000" w:rsidDel="00000000" w:rsidP="00000000" w:rsidRDefault="00000000" w:rsidRPr="00000000" w14:paraId="00000174">
      <w:pPr>
        <w:pStyle w:val="Heading2"/>
        <w:rPr>
          <w:vertAlign w:val="baseline"/>
        </w:rPr>
      </w:pPr>
      <w:r w:rsidDel="00000000" w:rsidR="00000000" w:rsidRPr="00000000">
        <w:rPr>
          <w:b w:val="1"/>
          <w:bCs w:val="1"/>
          <w:vertAlign w:val="baseline"/>
          <w:rtl w:val="0"/>
        </w:rPr>
        <w:t xml:space="preserve">4.4.1.1.1.2 audioObject</w:t>
      </w:r>
      <w:r w:rsidDel="00000000" w:rsidR="00000000" w:rsidRPr="00000000">
        <w:rPr>
          <w:rtl w:val="0"/>
        </w:rPr>
      </w:r>
    </w:p>
    <w:p w:rsidR="00000000" w:rsidDel="00000000" w:rsidP="00000000" w:rsidRDefault="00000000" w:rsidRPr="00000000" w14:paraId="00000175">
      <w:pPr>
        <w:rPr>
          <w:vertAlign w:val="baseline"/>
        </w:rPr>
      </w:pPr>
      <w:bookmarkStart w:colFirst="0" w:colLast="0" w:name="_fkd0h8k72luu" w:id="22"/>
      <w:bookmarkEnd w:id="2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element shall be used to include audioObject metadata as defined in AES</w:t>
      </w:r>
      <w:del w:author=" wnyc" w:id="5" w:date="2011-12-05T12:32:00Z">
        <w:r w:rsidDel="00000000" w:rsidR="00000000" w:rsidRPr="00000000">
          <w:rPr>
            <w:vertAlign w:val="baseline"/>
            <w:rtl w:val="0"/>
          </w:rPr>
          <w:delText xml:space="preserve"> X98B</w:delText>
        </w:r>
      </w:del>
      <w:ins w:author=" wnyc" w:id="5" w:date="2011-12-05T12:32:00Z">
        <w:r w:rsidDel="00000000" w:rsidR="00000000" w:rsidRPr="00000000">
          <w:rPr>
            <w:vertAlign w:val="baseline"/>
            <w:rtl w:val="0"/>
          </w:rPr>
          <w:t xml:space="preserve">57-2011</w:t>
        </w:r>
      </w:ins>
      <w:r w:rsidDel="00000000" w:rsidR="00000000" w:rsidRPr="00000000">
        <w:rPr>
          <w:vertAlign w:val="baseline"/>
          <w:rtl w:val="0"/>
        </w:rPr>
        <w:t xml:space="preserve"> in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 When patching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media to a device's playback or record media channels, the patch shall contain the xml ID attribute of one of the </w:t>
      </w:r>
      <w:r w:rsidDel="00000000" w:rsidR="00000000" w:rsidRPr="00000000">
        <w:rPr>
          <w:rFonts w:ascii="Courier New" w:cs="Courier New" w:eastAsia="Courier New" w:hAnsi="Courier New"/>
          <w:vertAlign w:val="baseline"/>
          <w:rtl w:val="0"/>
        </w:rPr>
        <w:t xml:space="preserve">audioObject's</w:t>
      </w:r>
      <w:r w:rsidDel="00000000" w:rsidR="00000000" w:rsidRPr="00000000">
        <w:rPr>
          <w:vertAlign w:val="baseline"/>
          <w:rtl w:val="0"/>
        </w:rPr>
        <w:t xml:space="preserve"> stream elements. When presenting the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to the user, it is recommended that applications provide the context of both the stream's enclosing </w:t>
      </w:r>
      <w:r w:rsidDel="00000000" w:rsidR="00000000" w:rsidRPr="00000000">
        <w:rPr>
          <w:rFonts w:ascii="Courier New" w:cs="Courier New" w:eastAsia="Courier New" w:hAnsi="Courier New"/>
          <w:vertAlign w:val="baseline"/>
          <w:rtl w:val="0"/>
        </w:rPr>
        <w:t xml:space="preserve">face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region</w:t>
      </w:r>
      <w:r w:rsidDel="00000000" w:rsidR="00000000" w:rsidRPr="00000000">
        <w:rPr>
          <w:vertAlign w:val="baseline"/>
          <w:rtl w:val="0"/>
        </w:rPr>
        <w:t xml:space="preserve"> labels.</w:t>
      </w:r>
    </w:p>
    <w:p w:rsidR="00000000" w:rsidDel="00000000" w:rsidP="00000000" w:rsidRDefault="00000000" w:rsidRPr="00000000" w14:paraId="00000176">
      <w:pPr>
        <w:pStyle w:val="Heading2"/>
        <w:rPr>
          <w:vertAlign w:val="baseline"/>
        </w:rPr>
      </w:pPr>
      <w:r w:rsidDel="00000000" w:rsidR="00000000" w:rsidRPr="00000000">
        <w:rPr>
          <w:b w:val="1"/>
          <w:bCs w:val="1"/>
          <w:vertAlign w:val="baseline"/>
          <w:rtl w:val="0"/>
        </w:rPr>
        <w:t xml:space="preserve">4.4.1.1.1.3 </w:t>
      </w:r>
      <w:ins w:author="david ackerman" w:id="6" w:date="2008-05-13T12:40:00Z">
        <w:r w:rsidDel="00000000" w:rsidR="00000000" w:rsidRPr="00000000">
          <w:rPr>
            <w:b w:val="1"/>
            <w:bCs w:val="1"/>
            <w:vertAlign w:val="baseline"/>
            <w:rtl w:val="0"/>
          </w:rPr>
          <w:t xml:space="preserve">audioFileReference</w:t>
        </w:r>
      </w:ins>
      <w:r w:rsidDel="00000000" w:rsidR="00000000" w:rsidRPr="00000000">
        <w:rPr>
          <w:rtl w:val="0"/>
        </w:rPr>
      </w:r>
    </w:p>
    <w:p w:rsidR="00000000" w:rsidDel="00000000" w:rsidP="00000000" w:rsidRDefault="00000000" w:rsidRPr="00000000" w14:paraId="00000177">
      <w:pPr>
        <w:rPr>
          <w:vertAlign w:val="baseline"/>
        </w:rPr>
      </w:pPr>
      <w:bookmarkStart w:colFirst="0" w:colLast="0" w:name="_tum6ihvptpio" w:id="23"/>
      <w:bookmarkEnd w:id="23"/>
      <w:r w:rsidDel="00000000" w:rsidR="00000000" w:rsidRPr="00000000">
        <w:rPr>
          <w:vertAlign w:val="baseline"/>
          <w:rtl w:val="0"/>
        </w:rPr>
        <w:t xml:space="preserve">The </w:t>
      </w:r>
      <w:ins w:author="david ackerman" w:id="7" w:date="2008-05-13T12:40:00Z">
        <w:r w:rsidDel="00000000" w:rsidR="00000000" w:rsidRPr="00000000">
          <w:rPr>
            <w:rFonts w:ascii="Courier New" w:cs="Courier New" w:eastAsia="Courier New" w:hAnsi="Courier New"/>
            <w:vertAlign w:val="baseline"/>
            <w:rtl w:val="0"/>
          </w:rPr>
          <w:t xml:space="preserve">audioFileReference </w:t>
        </w:r>
      </w:ins>
      <w:r w:rsidDel="00000000" w:rsidR="00000000" w:rsidRPr="00000000">
        <w:rPr>
          <w:vertAlign w:val="baseline"/>
          <w:rtl w:val="0"/>
        </w:rPr>
        <w:t xml:space="preserve">element shall be used to directly reference audio files for use in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w:t>
      </w:r>
    </w:p>
    <w:p w:rsidR="00000000" w:rsidDel="00000000" w:rsidP="00000000" w:rsidRDefault="00000000" w:rsidRPr="00000000" w14:paraId="00000178">
      <w:pPr>
        <w:pStyle w:val="Heading2"/>
        <w:rPr>
          <w:vertAlign w:val="baseline"/>
        </w:rPr>
      </w:pPr>
      <w:r w:rsidDel="00000000" w:rsidR="00000000" w:rsidRPr="00000000">
        <w:rPr>
          <w:b w:val="1"/>
          <w:bCs w:val="1"/>
          <w:vertAlign w:val="baseline"/>
          <w:rtl w:val="0"/>
        </w:rPr>
        <w:t xml:space="preserve">4.4.1.1.1.3.1 </w:t>
      </w:r>
      <w:ins w:author="david ackerman" w:id="8" w:date="2008-05-13T12:40:00Z">
        <w:r w:rsidDel="00000000" w:rsidR="00000000" w:rsidRPr="00000000">
          <w:rPr>
            <w:b w:val="1"/>
            <w:bCs w:val="1"/>
            <w:vertAlign w:val="baseline"/>
            <w:rtl w:val="0"/>
          </w:rPr>
          <w:t xml:space="preserve">audioFileReferenceType</w:t>
        </w:r>
      </w:ins>
      <w:r w:rsidDel="00000000" w:rsidR="00000000" w:rsidRPr="00000000">
        <w:rPr>
          <w:rtl w:val="0"/>
        </w:rPr>
      </w:r>
    </w:p>
    <w:p w:rsidR="00000000" w:rsidDel="00000000" w:rsidP="00000000" w:rsidRDefault="00000000" w:rsidRPr="00000000" w14:paraId="00000179">
      <w:pPr>
        <w:rPr>
          <w:vertAlign w:val="baseline"/>
        </w:rPr>
      </w:pPr>
      <w:r w:rsidDel="00000000" w:rsidR="00000000" w:rsidRPr="00000000">
        <w:rPr>
          <w:vertAlign w:val="baseline"/>
          <w:rtl w:val="0"/>
        </w:rPr>
        <w:t xml:space="preserve">The </w:t>
      </w:r>
      <w:ins w:author="david ackerman" w:id="9" w:date="2008-05-13T12:40:00Z">
        <w:r w:rsidDel="00000000" w:rsidR="00000000" w:rsidRPr="00000000">
          <w:rPr>
            <w:vertAlign w:val="baseline"/>
            <w:rtl w:val="0"/>
          </w:rPr>
          <w:t xml:space="preserve">audioFileReferenceType </w:t>
        </w:r>
      </w:ins>
      <w:r w:rsidDel="00000000" w:rsidR="00000000" w:rsidRPr="00000000">
        <w:rPr>
          <w:vertAlign w:val="baseline"/>
          <w:rtl w:val="0"/>
        </w:rPr>
        <w:t xml:space="preserve">shall be comprised of the following sub-elements and attributes:</w:t>
      </w:r>
    </w:p>
    <w:p w:rsidR="00000000" w:rsidDel="00000000" w:rsidP="00000000" w:rsidRDefault="00000000" w:rsidRPr="00000000" w14:paraId="0000017A">
      <w:pPr>
        <w:rPr>
          <w:vertAlign w:val="baseline"/>
        </w:rPr>
      </w:pPr>
      <w:r w:rsidDel="00000000" w:rsidR="00000000" w:rsidRPr="00000000">
        <w:rPr>
          <w:rtl w:val="0"/>
        </w:rPr>
      </w:r>
    </w:p>
    <w:tbl>
      <w:tblPr>
        <w:tblStyle w:val="Table3"/>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17B">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7C">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7D">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7F">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180">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183">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184">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187">
            <w:pPr>
              <w:rPr>
                <w:vertAlign w:val="baseline"/>
              </w:rPr>
            </w:pPr>
            <w:r w:rsidDel="00000000" w:rsidR="00000000" w:rsidRPr="00000000">
              <w:rPr>
                <w:vertAlign w:val="baseline"/>
                <w:rtl w:val="0"/>
              </w:rPr>
              <w:t xml:space="preserve">mediaLocation</w:t>
            </w:r>
          </w:p>
        </w:tc>
        <w:tc>
          <w:tcPr>
            <w:vAlign w:val="top"/>
          </w:tcPr>
          <w:p w:rsidR="00000000" w:rsidDel="00000000" w:rsidP="00000000" w:rsidRDefault="00000000" w:rsidRPr="00000000" w14:paraId="00000188">
            <w:pPr>
              <w:rPr>
                <w:vertAlign w:val="baseline"/>
              </w:rPr>
            </w:pPr>
            <w:r w:rsidDel="00000000" w:rsidR="00000000" w:rsidRPr="00000000">
              <w:rPr>
                <w:vertAlign w:val="baseline"/>
                <w:rtl w:val="0"/>
              </w:rPr>
              <w:t xml:space="preserve">locStringType</w:t>
            </w:r>
          </w:p>
        </w:tc>
        <w:tc>
          <w:tcPr>
            <w:vAlign w:val="top"/>
          </w:tcPr>
          <w:p w:rsidR="00000000" w:rsidDel="00000000" w:rsidP="00000000" w:rsidRDefault="00000000" w:rsidRPr="00000000" w14:paraId="0000018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8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8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8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8D">
            <w:pPr>
              <w:rPr>
                <w:vertAlign w:val="baseline"/>
              </w:rPr>
            </w:pPr>
            <w:r w:rsidDel="00000000" w:rsidR="00000000" w:rsidRPr="00000000">
              <w:rPr>
                <w:vertAlign w:val="baseline"/>
                <w:rtl w:val="0"/>
              </w:rPr>
              <w:t xml:space="preserve">stream</w:t>
            </w:r>
          </w:p>
        </w:tc>
        <w:tc>
          <w:tcPr>
            <w:vAlign w:val="top"/>
          </w:tcPr>
          <w:p w:rsidR="00000000" w:rsidDel="00000000" w:rsidP="00000000" w:rsidRDefault="00000000" w:rsidRPr="00000000" w14:paraId="0000018E">
            <w:pPr>
              <w:rPr>
                <w:vertAlign w:val="baseline"/>
              </w:rPr>
            </w:pPr>
            <w:r w:rsidDel="00000000" w:rsidR="00000000" w:rsidRPr="00000000">
              <w:rPr>
                <w:vertAlign w:val="baseline"/>
                <w:rtl w:val="0"/>
              </w:rPr>
              <w:t xml:space="preserve">streamType</w:t>
            </w:r>
          </w:p>
        </w:tc>
        <w:tc>
          <w:tcPr>
            <w:vAlign w:val="top"/>
          </w:tcPr>
          <w:p w:rsidR="00000000" w:rsidDel="00000000" w:rsidP="00000000" w:rsidRDefault="00000000" w:rsidRPr="00000000" w14:paraId="0000018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0">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9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9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93">
            <w:pPr>
              <w:jc w:val="left"/>
              <w:rPr>
                <w:vertAlign w:val="baseline"/>
              </w:rPr>
            </w:pPr>
            <w:r w:rsidDel="00000000" w:rsidR="00000000" w:rsidRPr="00000000">
              <w:rPr>
                <w:vertAlign w:val="baseline"/>
                <w:rtl w:val="0"/>
              </w:rPr>
              <w:t xml:space="preserve">timeRange</w:t>
            </w:r>
          </w:p>
        </w:tc>
        <w:tc>
          <w:tcPr>
            <w:vAlign w:val="top"/>
          </w:tcPr>
          <w:p w:rsidR="00000000" w:rsidDel="00000000" w:rsidP="00000000" w:rsidRDefault="00000000" w:rsidRPr="00000000" w14:paraId="00000194">
            <w:pPr>
              <w:rPr>
                <w:vertAlign w:val="baseline"/>
              </w:rPr>
            </w:pPr>
            <w:r w:rsidDel="00000000" w:rsidR="00000000" w:rsidRPr="00000000">
              <w:rPr>
                <w:vertAlign w:val="baseline"/>
                <w:rtl w:val="0"/>
              </w:rPr>
              <w:t xml:space="preserve">tcf:timeRangeType</w:t>
            </w:r>
          </w:p>
        </w:tc>
        <w:tc>
          <w:tcPr>
            <w:vAlign w:val="top"/>
          </w:tcPr>
          <w:p w:rsidR="00000000" w:rsidDel="00000000" w:rsidP="00000000" w:rsidRDefault="00000000" w:rsidRPr="00000000" w14:paraId="0000019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7">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9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99">
            <w:pPr>
              <w:jc w:val="left"/>
              <w:rPr>
                <w:vertAlign w:val="baseline"/>
              </w:rPr>
            </w:pPr>
            <w:r w:rsidDel="00000000" w:rsidR="00000000" w:rsidRPr="00000000">
              <w:rPr>
                <w:vertAlign w:val="baseline"/>
                <w:rtl w:val="0"/>
              </w:rPr>
              <w:t xml:space="preserve">mediaPoolRef</w:t>
            </w:r>
          </w:p>
        </w:tc>
        <w:tc>
          <w:tcPr>
            <w:vAlign w:val="top"/>
          </w:tcPr>
          <w:p w:rsidR="00000000" w:rsidDel="00000000" w:rsidP="00000000" w:rsidRDefault="00000000" w:rsidRPr="00000000" w14:paraId="0000019A">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19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9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9F">
            <w:pPr>
              <w:jc w:val="left"/>
              <w:rPr>
                <w:vertAlign w:val="baseline"/>
              </w:rPr>
            </w:pPr>
            <w:r w:rsidDel="00000000" w:rsidR="00000000" w:rsidRPr="00000000">
              <w:rPr>
                <w:vertAlign w:val="baseline"/>
                <w:rtl w:val="0"/>
              </w:rPr>
              <w:t xml:space="preserve">status</w:t>
            </w:r>
          </w:p>
        </w:tc>
        <w:tc>
          <w:tcPr>
            <w:vAlign w:val="top"/>
          </w:tcPr>
          <w:p w:rsidR="00000000" w:rsidDel="00000000" w:rsidP="00000000" w:rsidRDefault="00000000" w:rsidRPr="00000000" w14:paraId="000001A0">
            <w:pPr>
              <w:rPr>
                <w:vertAlign w:val="baseline"/>
              </w:rPr>
            </w:pPr>
            <w:r w:rsidDel="00000000" w:rsidR="00000000" w:rsidRPr="00000000">
              <w:rPr>
                <w:vertAlign w:val="baseline"/>
                <w:rtl w:val="0"/>
              </w:rPr>
              <w:t xml:space="preserve">statusType</w:t>
            </w:r>
          </w:p>
        </w:tc>
        <w:tc>
          <w:tcPr>
            <w:vAlign w:val="top"/>
          </w:tcPr>
          <w:p w:rsidR="00000000" w:rsidDel="00000000" w:rsidP="00000000" w:rsidRDefault="00000000" w:rsidRPr="00000000" w14:paraId="000001A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A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A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A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A5">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A6">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A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A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A9">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1A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1AB">
      <w:pPr>
        <w:rPr>
          <w:vertAlign w:val="baseline"/>
        </w:rPr>
      </w:pPr>
      <w:bookmarkStart w:colFirst="0" w:colLast="0" w:name="_7qdl1wbp1diw" w:id="24"/>
      <w:bookmarkEnd w:id="24"/>
      <w:r w:rsidDel="00000000" w:rsidR="00000000" w:rsidRPr="00000000">
        <w:rPr>
          <w:rtl w:val="0"/>
        </w:rPr>
      </w:r>
    </w:p>
    <w:p w:rsidR="00000000" w:rsidDel="00000000" w:rsidP="00000000" w:rsidRDefault="00000000" w:rsidRPr="00000000" w14:paraId="000001AC">
      <w:pPr>
        <w:pStyle w:val="Heading2"/>
        <w:rPr>
          <w:vertAlign w:val="baseline"/>
        </w:rPr>
      </w:pPr>
      <w:r w:rsidDel="00000000" w:rsidR="00000000" w:rsidRPr="00000000">
        <w:rPr>
          <w:b w:val="1"/>
          <w:bCs w:val="1"/>
          <w:vertAlign w:val="baseline"/>
          <w:rtl w:val="0"/>
        </w:rPr>
        <w:t xml:space="preserve">4.4.1.1.1.3.1.1 mediaLocation</w:t>
      </w:r>
      <w:r w:rsidDel="00000000" w:rsidR="00000000" w:rsidRPr="00000000">
        <w:rPr>
          <w:rtl w:val="0"/>
        </w:rPr>
      </w:r>
    </w:p>
    <w:p w:rsidR="00000000" w:rsidDel="00000000" w:rsidP="00000000" w:rsidRDefault="00000000" w:rsidRPr="00000000" w14:paraId="000001AD">
      <w:pPr>
        <w:rPr>
          <w:vertAlign w:val="baseline"/>
        </w:rPr>
      </w:pPr>
      <w:bookmarkStart w:colFirst="0" w:colLast="0" w:name="_mahdmtpk7gta" w:id="25"/>
      <w:bookmarkEnd w:id="2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mediaLocation</w:t>
      </w:r>
      <w:r w:rsidDel="00000000" w:rsidR="00000000" w:rsidRPr="00000000">
        <w:rPr>
          <w:vertAlign w:val="baseline"/>
          <w:rtl w:val="0"/>
        </w:rPr>
        <w:t xml:space="preserve"> element shall be used to provide an xlink </w:t>
      </w:r>
      <w:r w:rsidDel="00000000" w:rsidR="00000000" w:rsidRPr="00000000">
        <w:rPr>
          <w:rFonts w:ascii="Courier New" w:cs="Courier New" w:eastAsia="Courier New" w:hAnsi="Courier New"/>
          <w:vertAlign w:val="baseline"/>
          <w:rtl w:val="0"/>
        </w:rPr>
        <w:t xml:space="preserve">simplelink</w:t>
      </w:r>
      <w:r w:rsidDel="00000000" w:rsidR="00000000" w:rsidRPr="00000000">
        <w:rPr>
          <w:vertAlign w:val="baseline"/>
          <w:rtl w:val="0"/>
        </w:rPr>
        <w:t xml:space="preserve"> reference to the location of a</w:t>
      </w:r>
      <w:ins w:author="david ackerman" w:id="10" w:date="2008-05-13T12:41:00Z">
        <w:r w:rsidDel="00000000" w:rsidR="00000000" w:rsidRPr="00000000">
          <w:rPr>
            <w:vertAlign w:val="baseline"/>
            <w:rtl w:val="0"/>
          </w:rPr>
          <w:t xml:space="preserve">n</w:t>
        </w:r>
      </w:ins>
      <w:r w:rsidDel="00000000" w:rsidR="00000000" w:rsidRPr="00000000">
        <w:rPr>
          <w:vertAlign w:val="baseline"/>
          <w:rtl w:val="0"/>
        </w:rPr>
        <w:t xml:space="preserve"> </w:t>
      </w:r>
      <w:ins w:author="david ackerman" w:id="11" w:date="2008-05-13T12:41:00Z">
        <w:r w:rsidDel="00000000" w:rsidR="00000000" w:rsidRPr="00000000">
          <w:rPr>
            <w:vertAlign w:val="baseline"/>
            <w:rtl w:val="0"/>
          </w:rPr>
          <w:t xml:space="preserve">audio</w:t>
        </w:r>
      </w:ins>
      <w:r w:rsidDel="00000000" w:rsidR="00000000" w:rsidRPr="00000000">
        <w:rPr>
          <w:vertAlign w:val="baseline"/>
          <w:rtl w:val="0"/>
        </w:rPr>
        <w:t xml:space="preserve"> file used as input or output of a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1AE">
      <w:pPr>
        <w:pStyle w:val="Heading2"/>
        <w:rPr>
          <w:vertAlign w:val="baseline"/>
        </w:rPr>
      </w:pPr>
      <w:r w:rsidDel="00000000" w:rsidR="00000000" w:rsidRPr="00000000">
        <w:rPr>
          <w:b w:val="1"/>
          <w:bCs w:val="1"/>
          <w:vertAlign w:val="baseline"/>
          <w:rtl w:val="0"/>
        </w:rPr>
        <w:t xml:space="preserve">4.4.1.1.1.3.1.2 stream</w:t>
      </w:r>
      <w:r w:rsidDel="00000000" w:rsidR="00000000" w:rsidRPr="00000000">
        <w:rPr>
          <w:rtl w:val="0"/>
        </w:rPr>
      </w:r>
    </w:p>
    <w:p w:rsidR="00000000" w:rsidDel="00000000" w:rsidP="00000000" w:rsidRDefault="00000000" w:rsidRPr="00000000" w14:paraId="000001AF">
      <w:pPr>
        <w:rPr>
          <w:vertAlign w:val="baseline"/>
        </w:rPr>
      </w:pPr>
      <w:bookmarkStart w:colFirst="0" w:colLast="0" w:name="_1z61fd69xyvl" w:id="26"/>
      <w:bookmarkEnd w:id="2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 represents an individual channel of audio information contained within the referenced audio </w:t>
      </w:r>
      <w:ins w:author="david ackerman" w:id="12" w:date="2008-05-13T12:41:00Z">
        <w:r w:rsidDel="00000000" w:rsidR="00000000" w:rsidRPr="00000000">
          <w:rPr>
            <w:vertAlign w:val="baseline"/>
            <w:rtl w:val="0"/>
          </w:rPr>
          <w:t xml:space="preserve">file</w:t>
        </w:r>
      </w:ins>
      <w:r w:rsidDel="00000000" w:rsidR="00000000" w:rsidRPr="00000000">
        <w:rPr>
          <w:vertAlign w:val="baseline"/>
          <w:rtl w:val="0"/>
        </w:rPr>
        <w:t xml:space="preserve">. If the described audio </w:t>
      </w:r>
      <w:ins w:author="david ackerman" w:id="13" w:date="2008-05-13T12:41:00Z">
        <w:r w:rsidDel="00000000" w:rsidR="00000000" w:rsidRPr="00000000">
          <w:rPr>
            <w:vertAlign w:val="baseline"/>
            <w:rtl w:val="0"/>
          </w:rPr>
          <w:t xml:space="preserve">file </w:t>
        </w:r>
      </w:ins>
      <w:r w:rsidDel="00000000" w:rsidR="00000000" w:rsidRPr="00000000">
        <w:rPr>
          <w:vertAlign w:val="baseline"/>
          <w:rtl w:val="0"/>
        </w:rPr>
        <w:t xml:space="preserve">contains interleaved audio channels, those channels shall be documented as individual streams. </w:t>
      </w:r>
    </w:p>
    <w:p w:rsidR="00000000" w:rsidDel="00000000" w:rsidP="00000000" w:rsidRDefault="00000000" w:rsidRPr="00000000" w14:paraId="000001B0">
      <w:pPr>
        <w:pStyle w:val="Heading2"/>
        <w:rPr>
          <w:vertAlign w:val="baseline"/>
        </w:rPr>
      </w:pPr>
      <w:ins w:author="david ackerman" w:id="14" w:date="2008-05-13T12:55:00Z">
        <w:r w:rsidDel="00000000" w:rsidR="00000000" w:rsidRPr="00000000">
          <w:rPr>
            <w:b w:val="1"/>
            <w:bCs w:val="1"/>
            <w:vertAlign w:val="baseline"/>
            <w:rtl w:val="0"/>
          </w:rPr>
          <w:t xml:space="preserve">4.4.1.1.1.3.1.2.1 streamType</w:t>
        </w:r>
      </w:ins>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streamType</w:t>
      </w:r>
      <w:r w:rsidDel="00000000" w:rsidR="00000000" w:rsidRPr="00000000">
        <w:rPr>
          <w:vertAlign w:val="baseline"/>
          <w:rtl w:val="0"/>
        </w:rPr>
        <w:t xml:space="preserve"> element shall be comprised of the following attributes:</w:t>
      </w:r>
    </w:p>
    <w:p w:rsidR="00000000" w:rsidDel="00000000" w:rsidP="00000000" w:rsidRDefault="00000000" w:rsidRPr="00000000" w14:paraId="000001B2">
      <w:pPr>
        <w:rPr>
          <w:vertAlign w:val="baseline"/>
        </w:rPr>
      </w:pPr>
      <w:r w:rsidDel="00000000" w:rsidR="00000000" w:rsidRPr="00000000">
        <w:rPr>
          <w:rtl w:val="0"/>
        </w:rPr>
      </w:r>
    </w:p>
    <w:tbl>
      <w:tblPr>
        <w:tblStyle w:val="Table4"/>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1B3">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B4">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B5">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B7">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1B8">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1BB">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1BC">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1BF">
            <w:pPr>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1C0">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1C1">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C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C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C5">
            <w:pPr>
              <w:rPr>
                <w:vertAlign w:val="baseline"/>
              </w:rPr>
            </w:pPr>
            <w:r w:rsidDel="00000000" w:rsidR="00000000" w:rsidRPr="00000000">
              <w:rPr>
                <w:vertAlign w:val="baseline"/>
                <w:rtl w:val="0"/>
              </w:rPr>
              <w:t xml:space="preserve">streamNum</w:t>
            </w:r>
          </w:p>
        </w:tc>
        <w:tc>
          <w:tcPr>
            <w:vAlign w:val="top"/>
          </w:tcPr>
          <w:p w:rsidR="00000000" w:rsidDel="00000000" w:rsidP="00000000" w:rsidRDefault="00000000" w:rsidRPr="00000000" w14:paraId="000001C6">
            <w:pPr>
              <w:rPr>
                <w:vertAlign w:val="baseline"/>
              </w:rPr>
            </w:pPr>
            <w:r w:rsidDel="00000000" w:rsidR="00000000" w:rsidRPr="00000000">
              <w:rPr>
                <w:vertAlign w:val="baseline"/>
                <w:rtl w:val="0"/>
              </w:rPr>
              <w:t xml:space="preserve">xsd:nonNegativeInteger</w:t>
            </w:r>
          </w:p>
        </w:tc>
        <w:tc>
          <w:tcPr>
            <w:vAlign w:val="top"/>
          </w:tcPr>
          <w:p w:rsidR="00000000" w:rsidDel="00000000" w:rsidP="00000000" w:rsidRDefault="00000000" w:rsidRPr="00000000" w14:paraId="000001C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9">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CA">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CB">
            <w:pPr>
              <w:jc w:val="left"/>
              <w:rPr>
                <w:vertAlign w:val="baseline"/>
              </w:rPr>
            </w:pPr>
            <w:r w:rsidDel="00000000" w:rsidR="00000000" w:rsidRPr="00000000">
              <w:rPr>
                <w:vertAlign w:val="baseline"/>
                <w:rtl w:val="0"/>
              </w:rPr>
              <w:t xml:space="preserve">parent</w:t>
            </w:r>
          </w:p>
        </w:tc>
        <w:tc>
          <w:tcPr>
            <w:vAlign w:val="top"/>
          </w:tcPr>
          <w:p w:rsidR="00000000" w:rsidDel="00000000" w:rsidP="00000000" w:rsidRDefault="00000000" w:rsidRPr="00000000" w14:paraId="000001CC">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1C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F">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D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D1">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D2">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D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D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D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1D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1D7">
      <w:pPr>
        <w:rPr>
          <w:vertAlign w:val="baseline"/>
        </w:rPr>
      </w:pPr>
      <w:bookmarkStart w:colFirst="0" w:colLast="0" w:name="_qj7aqgprq5ch" w:id="27"/>
      <w:bookmarkEnd w:id="27"/>
      <w:r w:rsidDel="00000000" w:rsidR="00000000" w:rsidRPr="00000000">
        <w:rPr>
          <w:rtl w:val="0"/>
        </w:rPr>
      </w:r>
    </w:p>
    <w:p w:rsidR="00000000" w:rsidDel="00000000" w:rsidP="00000000" w:rsidRDefault="00000000" w:rsidRPr="00000000" w14:paraId="000001D8">
      <w:pPr>
        <w:pStyle w:val="Heading2"/>
        <w:rPr>
          <w:vertAlign w:val="baseline"/>
        </w:rPr>
      </w:pPr>
      <w:r w:rsidDel="00000000" w:rsidR="00000000" w:rsidRPr="00000000">
        <w:rPr>
          <w:b w:val="1"/>
          <w:bCs w:val="1"/>
          <w:vertAlign w:val="baseline"/>
          <w:rtl w:val="0"/>
        </w:rPr>
        <w:t xml:space="preserve">4.4.1.1.1.3.1.2.1.1 label</w:t>
      </w:r>
      <w:r w:rsidDel="00000000" w:rsidR="00000000" w:rsidRPr="00000000">
        <w:rPr>
          <w:rtl w:val="0"/>
        </w:rPr>
      </w:r>
    </w:p>
    <w:p w:rsidR="00000000" w:rsidDel="00000000" w:rsidP="00000000" w:rsidRDefault="00000000" w:rsidRPr="00000000" w14:paraId="000001D9">
      <w:pPr>
        <w:rPr>
          <w:vertAlign w:val="baseline"/>
        </w:rPr>
      </w:pPr>
      <w:bookmarkStart w:colFirst="0" w:colLast="0" w:name="_8ws5p2g0bxx" w:id="28"/>
      <w:bookmarkEnd w:id="28"/>
      <w:r w:rsidDel="00000000" w:rsidR="00000000" w:rsidRPr="00000000">
        <w:rPr>
          <w:vertAlign w:val="baseline"/>
          <w:rtl w:val="0"/>
        </w:rPr>
        <w:t xml:space="preserve">The optional </w:t>
      </w:r>
      <w:r w:rsidDel="00000000" w:rsidR="00000000" w:rsidRPr="00000000">
        <w:rPr>
          <w:rFonts w:ascii="Courier New" w:cs="Courier New" w:eastAsia="Courier New" w:hAnsi="Courier New"/>
          <w:vertAlign w:val="baseline"/>
          <w:rtl w:val="0"/>
        </w:rPr>
        <w:t xml:space="preserve">label</w:t>
      </w:r>
      <w:r w:rsidDel="00000000" w:rsidR="00000000" w:rsidRPr="00000000">
        <w:rPr>
          <w:vertAlign w:val="baseline"/>
          <w:rtl w:val="0"/>
        </w:rPr>
        <w:t xml:space="preserve"> attribute is a string describing or labeling the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w:t>
      </w:r>
    </w:p>
    <w:p w:rsidR="00000000" w:rsidDel="00000000" w:rsidP="00000000" w:rsidRDefault="00000000" w:rsidRPr="00000000" w14:paraId="000001DA">
      <w:pPr>
        <w:pStyle w:val="Heading2"/>
        <w:rPr>
          <w:vertAlign w:val="baseline"/>
        </w:rPr>
      </w:pPr>
      <w:r w:rsidDel="00000000" w:rsidR="00000000" w:rsidRPr="00000000">
        <w:rPr>
          <w:b w:val="1"/>
          <w:bCs w:val="1"/>
          <w:vertAlign w:val="baseline"/>
          <w:rtl w:val="0"/>
        </w:rPr>
        <w:t xml:space="preserve">4.4.1.1.1.3.1.2.1.2 streamNum</w:t>
      </w:r>
      <w:r w:rsidDel="00000000" w:rsidR="00000000" w:rsidRPr="00000000">
        <w:rPr>
          <w:rtl w:val="0"/>
        </w:rPr>
      </w:r>
    </w:p>
    <w:p w:rsidR="00000000" w:rsidDel="00000000" w:rsidP="00000000" w:rsidRDefault="00000000" w:rsidRPr="00000000" w14:paraId="000001DB">
      <w:pPr>
        <w:rPr>
          <w:vertAlign w:val="baseline"/>
        </w:rPr>
      </w:pPr>
      <w:bookmarkStart w:colFirst="0" w:colLast="0" w:name="_lbf6nzsenm69" w:id="29"/>
      <w:bookmarkEnd w:id="2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streamNum</w:t>
      </w:r>
      <w:r w:rsidDel="00000000" w:rsidR="00000000" w:rsidRPr="00000000">
        <w:rPr>
          <w:vertAlign w:val="baseline"/>
          <w:rtl w:val="0"/>
        </w:rPr>
        <w:t xml:space="preserve"> attribute shall be a unique (within the scope of this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element) number assigned to the stream for identification purposes.</w:t>
      </w:r>
    </w:p>
    <w:p w:rsidR="00000000" w:rsidDel="00000000" w:rsidP="00000000" w:rsidRDefault="00000000" w:rsidRPr="00000000" w14:paraId="000001DC">
      <w:pPr>
        <w:pStyle w:val="Heading2"/>
        <w:rPr>
          <w:vertAlign w:val="baseline"/>
        </w:rPr>
      </w:pPr>
      <w:r w:rsidDel="00000000" w:rsidR="00000000" w:rsidRPr="00000000">
        <w:rPr>
          <w:b w:val="1"/>
          <w:bCs w:val="1"/>
          <w:vertAlign w:val="baseline"/>
          <w:rtl w:val="0"/>
        </w:rPr>
        <w:t xml:space="preserve">4.4.1.1.1.3.1.2.1.2 parent</w:t>
      </w:r>
      <w:r w:rsidDel="00000000" w:rsidR="00000000" w:rsidRPr="00000000">
        <w:rPr>
          <w:rtl w:val="0"/>
        </w:rPr>
      </w:r>
    </w:p>
    <w:p w:rsidR="00000000" w:rsidDel="00000000" w:rsidP="00000000" w:rsidRDefault="00000000" w:rsidRPr="00000000" w14:paraId="000001D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parent</w:t>
      </w:r>
      <w:r w:rsidDel="00000000" w:rsidR="00000000" w:rsidRPr="00000000">
        <w:rPr>
          <w:vertAlign w:val="baseline"/>
          <w:rtl w:val="0"/>
        </w:rPr>
        <w:t xml:space="preserve"> attribute shall contain the ID of the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element that contains this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w:t>
      </w:r>
    </w:p>
    <w:p w:rsidR="00000000" w:rsidDel="00000000" w:rsidP="00000000" w:rsidRDefault="00000000" w:rsidRPr="00000000" w14:paraId="000001DE">
      <w:pPr>
        <w:rPr>
          <w:vertAlign w:val="baseline"/>
        </w:rPr>
      </w:pPr>
      <w:bookmarkStart w:colFirst="0" w:colLast="0" w:name="_i0g25nulpqzd" w:id="30"/>
      <w:bookmarkEnd w:id="30"/>
      <w:r w:rsidDel="00000000" w:rsidR="00000000" w:rsidRPr="00000000">
        <w:rPr>
          <w:rtl w:val="0"/>
        </w:rPr>
      </w:r>
    </w:p>
    <w:p w:rsidR="00000000" w:rsidDel="00000000" w:rsidP="00000000" w:rsidRDefault="00000000" w:rsidRPr="00000000" w14:paraId="000001DF">
      <w:pPr>
        <w:pStyle w:val="Heading2"/>
        <w:rPr>
          <w:vertAlign w:val="baseline"/>
        </w:rPr>
      </w:pPr>
      <w:r w:rsidDel="00000000" w:rsidR="00000000" w:rsidRPr="00000000">
        <w:rPr>
          <w:b w:val="1"/>
          <w:bCs w:val="1"/>
          <w:vertAlign w:val="baseline"/>
          <w:rtl w:val="0"/>
        </w:rPr>
        <w:t xml:space="preserve">4.4.1.1.1.3.1.3 timeRange</w:t>
      </w:r>
      <w:r w:rsidDel="00000000" w:rsidR="00000000" w:rsidRPr="00000000">
        <w:rPr>
          <w:rtl w:val="0"/>
        </w:rPr>
      </w:r>
    </w:p>
    <w:p w:rsidR="00000000" w:rsidDel="00000000" w:rsidP="00000000" w:rsidRDefault="00000000" w:rsidRPr="00000000" w14:paraId="000001E0">
      <w:pPr>
        <w:rPr>
          <w:vertAlign w:val="baseline"/>
        </w:rPr>
      </w:pPr>
      <w:bookmarkStart w:colFirst="0" w:colLast="0" w:name="_ghoh2txddep7" w:id="31"/>
      <w:bookmarkEnd w:id="3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element shall be used to designate the time-code location of the first sample of the</w:t>
      </w:r>
      <w:ins w:author="david ackerman" w:id="15" w:date="2008-05-13T12:41:00Z">
        <w:r w:rsidDel="00000000" w:rsidR="00000000" w:rsidRPr="00000000">
          <w:rPr>
            <w:vertAlign w:val="baseline"/>
            <w:rtl w:val="0"/>
          </w:rPr>
          <w:t xml:space="preserve"> audio file</w:t>
        </w:r>
      </w:ins>
      <w:r w:rsidDel="00000000" w:rsidR="00000000" w:rsidRPr="00000000">
        <w:rPr>
          <w:vertAlign w:val="baseline"/>
          <w:rtl w:val="0"/>
        </w:rPr>
        <w:t xml:space="preserve"> and the duration of the</w:t>
      </w:r>
      <w:ins w:author="david ackerman" w:id="16" w:date="2008-05-13T12:42:00Z">
        <w:r w:rsidDel="00000000" w:rsidR="00000000" w:rsidRPr="00000000">
          <w:rPr>
            <w:vertAlign w:val="baseline"/>
            <w:rtl w:val="0"/>
          </w:rPr>
          <w:t xml:space="preserve"> audio</w:t>
        </w:r>
      </w:ins>
      <w:r w:rsidDel="00000000" w:rsidR="00000000" w:rsidRPr="00000000">
        <w:rPr>
          <w:vertAlign w:val="baseline"/>
          <w:rtl w:val="0"/>
        </w:rPr>
        <w:t xml:space="preserve"> </w:t>
      </w:r>
      <w:ins w:author="david ackerman" w:id="17" w:date="2008-05-13T12:42:00Z">
        <w:r w:rsidDel="00000000" w:rsidR="00000000" w:rsidRPr="00000000">
          <w:rPr>
            <w:vertAlign w:val="baseline"/>
            <w:rtl w:val="0"/>
          </w:rPr>
          <w:t xml:space="preserve">file</w:t>
        </w:r>
      </w:ins>
      <w:r w:rsidDel="00000000" w:rsidR="00000000" w:rsidRPr="00000000">
        <w:rPr>
          <w:vertAlign w:val="baseline"/>
          <w:rtl w:val="0"/>
        </w:rPr>
        <w:t xml:space="preserve">. </w:t>
      </w:r>
      <w:del w:author="david ackerman" w:id="18" w:date="2008-05-13T12:38:00Z">
        <w:r w:rsidDel="00000000" w:rsidR="00000000" w:rsidRPr="00000000">
          <w:rPr>
            <w:vertAlign w:val="baseline"/>
            <w:rtl w:val="0"/>
          </w:rPr>
          <w:delText xml:space="preserve">For adl objects the first sample shall be calculated as the earliest destination in point among all of the destination tracks in the adl. The duration of the adl shall be calculated by adding to the start time, the location of the latest occurring destination out point among all of the destination tracks in the adl. For </w:delText>
        </w:r>
        <w:r w:rsidDel="00000000" w:rsidR="00000000" w:rsidRPr="00000000">
          <w:rPr>
            <w:rFonts w:ascii="Courier New" w:cs="Courier New" w:eastAsia="Courier New" w:hAnsi="Courier New"/>
            <w:vertAlign w:val="baseline"/>
            <w:rtl w:val="0"/>
          </w:rPr>
          <w:delText xml:space="preserve">audioObject</w:delText>
        </w:r>
        <w:r w:rsidDel="00000000" w:rsidR="00000000" w:rsidRPr="00000000">
          <w:rPr>
            <w:vertAlign w:val="baseline"/>
            <w:rtl w:val="0"/>
          </w:rPr>
          <w:delText xml:space="preserve"> objects, the </w:delText>
        </w:r>
        <w:r w:rsidDel="00000000" w:rsidR="00000000" w:rsidRPr="00000000">
          <w:rPr>
            <w:rFonts w:ascii="Courier New" w:cs="Courier New" w:eastAsia="Courier New" w:hAnsi="Courier New"/>
            <w:vertAlign w:val="baseline"/>
            <w:rtl w:val="0"/>
          </w:rPr>
          <w:delText xml:space="preserve">timeRange</w:delText>
        </w:r>
        <w:r w:rsidDel="00000000" w:rsidR="00000000" w:rsidRPr="00000000">
          <w:rPr>
            <w:vertAlign w:val="baseline"/>
            <w:rtl w:val="0"/>
          </w:rPr>
          <w:delText xml:space="preserve"> shall correspond to the </w:delText>
        </w:r>
        <w:r w:rsidDel="00000000" w:rsidR="00000000" w:rsidRPr="00000000">
          <w:rPr>
            <w:rFonts w:ascii="Courier New" w:cs="Courier New" w:eastAsia="Courier New" w:hAnsi="Courier New"/>
            <w:vertAlign w:val="baseline"/>
            <w:rtl w:val="0"/>
          </w:rPr>
          <w:delText xml:space="preserve">timeline</w:delText>
        </w:r>
        <w:r w:rsidDel="00000000" w:rsidR="00000000" w:rsidRPr="00000000">
          <w:rPr>
            <w:vertAlign w:val="baseline"/>
            <w:rtl w:val="0"/>
          </w:rPr>
          <w:delText xml:space="preserve"> element of the </w:delText>
        </w:r>
        <w:r w:rsidDel="00000000" w:rsidR="00000000" w:rsidRPr="00000000">
          <w:rPr>
            <w:rFonts w:ascii="Courier New" w:cs="Courier New" w:eastAsia="Courier New" w:hAnsi="Courier New"/>
            <w:vertAlign w:val="baseline"/>
            <w:rtl w:val="0"/>
          </w:rPr>
          <w:delText xml:space="preserve">face</w:delText>
        </w:r>
        <w:r w:rsidDel="00000000" w:rsidR="00000000" w:rsidRPr="00000000">
          <w:rPr>
            <w:vertAlign w:val="baseline"/>
            <w:rtl w:val="0"/>
          </w:rPr>
          <w:delText xml:space="preserve"> that encloses the referenced streams. For audio files, the start time shall be the time-code of the first sample of the audio file, if the format carries that information, zero otherwise. The duration shall be the full duration of the audio file.</w:delText>
        </w:r>
      </w:del>
      <w:r w:rsidDel="00000000" w:rsidR="00000000" w:rsidRPr="00000000">
        <w:rPr>
          <w:rtl w:val="0"/>
        </w:rPr>
      </w:r>
    </w:p>
    <w:p w:rsidR="00000000" w:rsidDel="00000000" w:rsidP="00000000" w:rsidRDefault="00000000" w:rsidRPr="00000000" w14:paraId="000001E1">
      <w:pPr>
        <w:pStyle w:val="Heading2"/>
        <w:rPr>
          <w:vertAlign w:val="baseline"/>
        </w:rPr>
      </w:pPr>
      <w:r w:rsidDel="00000000" w:rsidR="00000000" w:rsidRPr="00000000">
        <w:rPr>
          <w:b w:val="1"/>
          <w:bCs w:val="1"/>
          <w:vertAlign w:val="baseline"/>
          <w:rtl w:val="0"/>
        </w:rPr>
        <w:t xml:space="preserve">4.4.1.1.1.3.1.4 mediaPoolRef</w:t>
      </w:r>
      <w:r w:rsidDel="00000000" w:rsidR="00000000" w:rsidRPr="00000000">
        <w:rPr>
          <w:rtl w:val="0"/>
        </w:rPr>
      </w:r>
    </w:p>
    <w:p w:rsidR="00000000" w:rsidDel="00000000" w:rsidP="00000000" w:rsidRDefault="00000000" w:rsidRPr="00000000" w14:paraId="000001E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mediaPoolRef </w:t>
      </w:r>
      <w:r w:rsidDel="00000000" w:rsidR="00000000" w:rsidRPr="00000000">
        <w:rPr>
          <w:vertAlign w:val="baseline"/>
          <w:rtl w:val="0"/>
        </w:rPr>
        <w:t xml:space="preserve">attribute shall contain the xml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of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 element in which this media object is contained.</w:t>
      </w:r>
    </w:p>
    <w:p w:rsidR="00000000" w:rsidDel="00000000" w:rsidP="00000000" w:rsidRDefault="00000000" w:rsidRPr="00000000" w14:paraId="000001E3">
      <w:pPr>
        <w:pStyle w:val="Heading2"/>
        <w:rPr>
          <w:vertAlign w:val="baseline"/>
        </w:rPr>
      </w:pPr>
      <w:del w:author="david ackerman" w:id="19" w:date="2008-05-13T12:38:00Z">
        <w:r w:rsidDel="00000000" w:rsidR="00000000" w:rsidRPr="00000000">
          <w:rPr>
            <w:b w:val="1"/>
            <w:bCs w:val="1"/>
            <w:vertAlign w:val="baseline"/>
            <w:rtl w:val="0"/>
          </w:rPr>
          <w:delText xml:space="preserve">4.4.1.1.1.3.1.5 docType</w:delText>
        </w:r>
      </w:del>
      <w:r w:rsidDel="00000000" w:rsidR="00000000" w:rsidRPr="00000000">
        <w:rPr>
          <w:rtl w:val="0"/>
        </w:rPr>
      </w:r>
    </w:p>
    <w:p w:rsidR="00000000" w:rsidDel="00000000" w:rsidP="00000000" w:rsidRDefault="00000000" w:rsidRPr="00000000" w14:paraId="000001E4">
      <w:pPr>
        <w:rPr>
          <w:vertAlign w:val="baseline"/>
        </w:rPr>
      </w:pPr>
      <w:del w:author="david ackerman" w:id="20" w:date="2008-05-13T12:38:00Z">
        <w:r w:rsidDel="00000000" w:rsidR="00000000" w:rsidRPr="00000000">
          <w:rPr>
            <w:vertAlign w:val="baseline"/>
            <w:rtl w:val="0"/>
          </w:rPr>
          <w:delText xml:space="preserve">The </w:delText>
        </w:r>
        <w:r w:rsidDel="00000000" w:rsidR="00000000" w:rsidRPr="00000000">
          <w:rPr>
            <w:rFonts w:ascii="Courier New" w:cs="Courier New" w:eastAsia="Courier New" w:hAnsi="Courier New"/>
            <w:vertAlign w:val="baseline"/>
            <w:rtl w:val="0"/>
          </w:rPr>
          <w:delText xml:space="preserve">docType</w:delText>
        </w:r>
        <w:r w:rsidDel="00000000" w:rsidR="00000000" w:rsidRPr="00000000">
          <w:rPr>
            <w:vertAlign w:val="baseline"/>
            <w:rtl w:val="0"/>
          </w:rPr>
          <w:delText xml:space="preserve"> attribute shall contain the kind of media file that this media object references.</w:delText>
        </w:r>
      </w:del>
      <w:r w:rsidDel="00000000" w:rsidR="00000000" w:rsidRPr="00000000">
        <w:rPr>
          <w:rtl w:val="0"/>
        </w:rPr>
      </w:r>
    </w:p>
    <w:p w:rsidR="00000000" w:rsidDel="00000000" w:rsidP="00000000" w:rsidRDefault="00000000" w:rsidRPr="00000000" w14:paraId="000001E5">
      <w:pPr>
        <w:pStyle w:val="Heading2"/>
        <w:rPr>
          <w:vertAlign w:val="baseline"/>
        </w:rPr>
      </w:pPr>
      <w:del w:author="david ackerman" w:id="21" w:date="2008-05-13T12:38:00Z">
        <w:r w:rsidDel="00000000" w:rsidR="00000000" w:rsidRPr="00000000">
          <w:rPr>
            <w:b w:val="1"/>
            <w:bCs w:val="1"/>
            <w:vertAlign w:val="baseline"/>
            <w:rtl w:val="0"/>
          </w:rPr>
          <w:delText xml:space="preserve">4.4.1.1.1.3.1.5.1 docTypeType</w:delText>
        </w:r>
      </w:del>
      <w:r w:rsidDel="00000000" w:rsidR="00000000" w:rsidRPr="00000000">
        <w:rPr>
          <w:rtl w:val="0"/>
        </w:rPr>
      </w:r>
    </w:p>
    <w:p w:rsidR="00000000" w:rsidDel="00000000" w:rsidP="00000000" w:rsidRDefault="00000000" w:rsidRPr="00000000" w14:paraId="000001E6">
      <w:pPr>
        <w:rPr>
          <w:vertAlign w:val="baseline"/>
        </w:rPr>
      </w:pPr>
      <w:del w:author="david ackerman" w:id="22" w:date="2008-05-13T12:38:00Z">
        <w:r w:rsidDel="00000000" w:rsidR="00000000" w:rsidRPr="00000000">
          <w:rPr>
            <w:vertAlign w:val="baseline"/>
            <w:rtl w:val="0"/>
          </w:rPr>
          <w:delText xml:space="preserve">The docTypeType is a list of restricted string values that correspond to the types of files that a media object may reference. The possible values are:</w:delText>
        </w:r>
      </w:del>
      <w:r w:rsidDel="00000000" w:rsidR="00000000" w:rsidRPr="00000000">
        <w:rPr>
          <w:rtl w:val="0"/>
        </w:rPr>
      </w:r>
    </w:p>
    <w:p w:rsidR="00000000" w:rsidDel="00000000" w:rsidP="00000000" w:rsidRDefault="00000000" w:rsidRPr="00000000" w14:paraId="000001E7">
      <w:pPr>
        <w:rPr>
          <w:vertAlign w:val="baseline"/>
        </w:rPr>
      </w:pPr>
      <w:r w:rsidDel="00000000" w:rsidR="00000000" w:rsidRPr="00000000">
        <w:rPr>
          <w:rtl w:val="0"/>
        </w:rPr>
      </w:r>
    </w:p>
    <w:tbl>
      <w:tblPr>
        <w:tblStyle w:val="Table5"/>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1E8">
            <w:pPr>
              <w:rPr>
                <w:vertAlign w:val="baseline"/>
              </w:rPr>
            </w:pPr>
            <w:del w:author="david ackerman" w:id="23" w:date="2008-05-13T12:38:00Z">
              <w:r w:rsidDel="00000000" w:rsidR="00000000" w:rsidRPr="00000000">
                <w:rPr>
                  <w:vertAlign w:val="baseline"/>
                  <w:rtl w:val="0"/>
                </w:rPr>
                <w:delText xml:space="preserve">AES_31_3_ADL_METADATA</w:delText>
              </w:r>
            </w:del>
            <w:r w:rsidDel="00000000" w:rsidR="00000000" w:rsidRPr="00000000">
              <w:rPr>
                <w:rtl w:val="0"/>
              </w:rPr>
            </w:r>
          </w:p>
        </w:tc>
      </w:tr>
      <w:tr>
        <w:trPr>
          <w:cantSplit w:val="0"/>
          <w:tblHeader w:val="0"/>
        </w:trPr>
        <w:tc>
          <w:tcPr>
            <w:vAlign w:val="top"/>
          </w:tcPr>
          <w:p w:rsidR="00000000" w:rsidDel="00000000" w:rsidP="00000000" w:rsidRDefault="00000000" w:rsidRPr="00000000" w14:paraId="000001E9">
            <w:pPr>
              <w:rPr>
                <w:vertAlign w:val="baseline"/>
              </w:rPr>
            </w:pPr>
            <w:del w:author="david ackerman" w:id="24" w:date="2008-05-13T12:38:00Z">
              <w:r w:rsidDel="00000000" w:rsidR="00000000" w:rsidRPr="00000000">
                <w:rPr>
                  <w:vertAlign w:val="baseline"/>
                  <w:rtl w:val="0"/>
                </w:rPr>
                <w:delText xml:space="preserve">AUDIO_FILE</w:delText>
              </w:r>
            </w:del>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rPr>
                <w:vertAlign w:val="baseline"/>
              </w:rPr>
            </w:pPr>
            <w:del w:author="david ackerman" w:id="25" w:date="2008-05-13T12:38:00Z">
              <w:r w:rsidDel="00000000" w:rsidR="00000000" w:rsidRPr="00000000">
                <w:rPr>
                  <w:vertAlign w:val="baseline"/>
                  <w:rtl w:val="0"/>
                </w:rPr>
                <w:delText xml:space="preserve">AUDIO_OBJECT_METADATA</w:delText>
              </w:r>
            </w:del>
            <w:r w:rsidDel="00000000" w:rsidR="00000000" w:rsidRPr="00000000">
              <w:rPr>
                <w:rtl w:val="0"/>
              </w:rPr>
            </w:r>
          </w:p>
        </w:tc>
      </w:tr>
    </w:tbl>
    <w:p w:rsidR="00000000" w:rsidDel="00000000" w:rsidP="00000000" w:rsidRDefault="00000000" w:rsidRPr="00000000" w14:paraId="000001EB">
      <w:pPr>
        <w:rPr>
          <w:vertAlign w:val="baseline"/>
        </w:rPr>
      </w:pPr>
      <w:bookmarkStart w:colFirst="0" w:colLast="0" w:name="_5qddyjanf058" w:id="32"/>
      <w:bookmarkEnd w:id="32"/>
      <w:r w:rsidDel="00000000" w:rsidR="00000000" w:rsidRPr="00000000">
        <w:rPr>
          <w:rtl w:val="0"/>
        </w:rPr>
      </w:r>
    </w:p>
    <w:p w:rsidR="00000000" w:rsidDel="00000000" w:rsidP="00000000" w:rsidRDefault="00000000" w:rsidRPr="00000000" w14:paraId="000001EC">
      <w:pPr>
        <w:pStyle w:val="Heading2"/>
        <w:rPr>
          <w:vertAlign w:val="baseline"/>
        </w:rPr>
      </w:pPr>
      <w:r w:rsidDel="00000000" w:rsidR="00000000" w:rsidRPr="00000000">
        <w:rPr>
          <w:b w:val="1"/>
          <w:bCs w:val="1"/>
          <w:vertAlign w:val="baseline"/>
          <w:rtl w:val="0"/>
        </w:rPr>
        <w:t xml:space="preserve">4.4.1.1.1.3.1.</w:t>
      </w:r>
      <w:ins w:author="david ackerman" w:id="26" w:date="2008-05-13T12:39:00Z">
        <w:r w:rsidDel="00000000" w:rsidR="00000000" w:rsidRPr="00000000">
          <w:rPr>
            <w:b w:val="1"/>
            <w:bCs w:val="1"/>
            <w:vertAlign w:val="baseline"/>
            <w:rtl w:val="0"/>
          </w:rPr>
          <w:t xml:space="preserve">5</w:t>
        </w:r>
      </w:ins>
      <w:r w:rsidDel="00000000" w:rsidR="00000000" w:rsidRPr="00000000">
        <w:rPr>
          <w:b w:val="1"/>
          <w:bCs w:val="1"/>
          <w:vertAlign w:val="baseline"/>
          <w:rtl w:val="0"/>
        </w:rPr>
        <w:t xml:space="preserve"> status</w:t>
      </w:r>
      <w:r w:rsidDel="00000000" w:rsidR="00000000" w:rsidRPr="00000000">
        <w:rPr>
          <w:rtl w:val="0"/>
        </w:rPr>
      </w:r>
    </w:p>
    <w:p w:rsidR="00000000" w:rsidDel="00000000" w:rsidP="00000000" w:rsidRDefault="00000000" w:rsidRPr="00000000" w14:paraId="000001ED">
      <w:pPr>
        <w:rPr>
          <w:vertAlign w:val="baseline"/>
        </w:rPr>
      </w:pPr>
      <w:bookmarkStart w:colFirst="0" w:colLast="0" w:name="_tnk5o74hmod" w:id="33"/>
      <w:bookmarkEnd w:id="33"/>
      <w:r w:rsidDel="00000000" w:rsidR="00000000" w:rsidRPr="00000000">
        <w:rPr>
          <w:vertAlign w:val="baseline"/>
          <w:rtl w:val="0"/>
        </w:rPr>
        <w:t xml:space="preserve">The status attribute shall be used to indicate whether the referenced file has been archived or deleted as a part of the workflow. </w:t>
      </w:r>
    </w:p>
    <w:p w:rsidR="00000000" w:rsidDel="00000000" w:rsidP="00000000" w:rsidRDefault="00000000" w:rsidRPr="00000000" w14:paraId="000001EE">
      <w:pPr>
        <w:pStyle w:val="Heading2"/>
        <w:rPr>
          <w:vertAlign w:val="baseline"/>
        </w:rPr>
      </w:pPr>
      <w:r w:rsidDel="00000000" w:rsidR="00000000" w:rsidRPr="00000000">
        <w:rPr>
          <w:b w:val="1"/>
          <w:bCs w:val="1"/>
          <w:vertAlign w:val="baseline"/>
          <w:rtl w:val="0"/>
        </w:rPr>
        <w:t xml:space="preserve">4.4.1.1.1.3.1.</w:t>
      </w:r>
      <w:ins w:author="david ackerman" w:id="27" w:date="2008-05-13T12:39:00Z">
        <w:r w:rsidDel="00000000" w:rsidR="00000000" w:rsidRPr="00000000">
          <w:rPr>
            <w:b w:val="1"/>
            <w:bCs w:val="1"/>
            <w:vertAlign w:val="baseline"/>
            <w:rtl w:val="0"/>
          </w:rPr>
          <w:t xml:space="preserve">5</w:t>
        </w:r>
      </w:ins>
      <w:r w:rsidDel="00000000" w:rsidR="00000000" w:rsidRPr="00000000">
        <w:rPr>
          <w:b w:val="1"/>
          <w:bCs w:val="1"/>
          <w:vertAlign w:val="baseline"/>
          <w:rtl w:val="0"/>
        </w:rPr>
        <w:t xml:space="preserve">.1 statusType</w:t>
      </w:r>
      <w:r w:rsidDel="00000000" w:rsidR="00000000" w:rsidRPr="00000000">
        <w:rPr>
          <w:rtl w:val="0"/>
        </w:rPr>
      </w:r>
    </w:p>
    <w:p w:rsidR="00000000" w:rsidDel="00000000" w:rsidP="00000000" w:rsidRDefault="00000000" w:rsidRPr="00000000" w14:paraId="000001EF">
      <w:pPr>
        <w:rPr>
          <w:vertAlign w:val="baseline"/>
        </w:rPr>
      </w:pPr>
      <w:r w:rsidDel="00000000" w:rsidR="00000000" w:rsidRPr="00000000">
        <w:rPr>
          <w:vertAlign w:val="baseline"/>
          <w:rtl w:val="0"/>
        </w:rPr>
        <w:t xml:space="preserve">The statusType is a list of restricted string values. The possible values are:</w:t>
      </w:r>
    </w:p>
    <w:p w:rsidR="00000000" w:rsidDel="00000000" w:rsidP="00000000" w:rsidRDefault="00000000" w:rsidRPr="00000000" w14:paraId="000001F0">
      <w:pPr>
        <w:rPr>
          <w:vertAlign w:val="baseline"/>
        </w:rPr>
      </w:pPr>
      <w:r w:rsidDel="00000000" w:rsidR="00000000" w:rsidRPr="00000000">
        <w:rPr>
          <w:rtl w:val="0"/>
        </w:rPr>
      </w:r>
    </w:p>
    <w:tbl>
      <w:tblPr>
        <w:tblStyle w:val="Table6"/>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1F1">
            <w:pPr>
              <w:rPr>
                <w:vertAlign w:val="baseline"/>
              </w:rPr>
            </w:pPr>
            <w:r w:rsidDel="00000000" w:rsidR="00000000" w:rsidRPr="00000000">
              <w:rPr>
                <w:vertAlign w:val="baseline"/>
                <w:rtl w:val="0"/>
              </w:rPr>
              <w:t xml:space="preserve">ARCHIVED</w:t>
            </w:r>
          </w:p>
        </w:tc>
      </w:tr>
      <w:tr>
        <w:trPr>
          <w:cantSplit w:val="0"/>
          <w:tblHeader w:val="0"/>
        </w:trPr>
        <w:tc>
          <w:tcPr>
            <w:vAlign w:val="top"/>
          </w:tcPr>
          <w:p w:rsidR="00000000" w:rsidDel="00000000" w:rsidP="00000000" w:rsidRDefault="00000000" w:rsidRPr="00000000" w14:paraId="000001F2">
            <w:pPr>
              <w:rPr>
                <w:vertAlign w:val="baseline"/>
              </w:rPr>
            </w:pPr>
            <w:r w:rsidDel="00000000" w:rsidR="00000000" w:rsidRPr="00000000">
              <w:rPr>
                <w:vertAlign w:val="baseline"/>
                <w:rtl w:val="0"/>
              </w:rPr>
              <w:t xml:space="preserve">DELETED</w:t>
            </w:r>
          </w:p>
        </w:tc>
      </w:tr>
    </w:tbl>
    <w:p w:rsidR="00000000" w:rsidDel="00000000" w:rsidP="00000000" w:rsidRDefault="00000000" w:rsidRPr="00000000" w14:paraId="000001F3">
      <w:pPr>
        <w:rPr>
          <w:vertAlign w:val="baseline"/>
        </w:rPr>
      </w:pPr>
      <w:bookmarkStart w:colFirst="0" w:colLast="0" w:name="_f2zbrj4ue2n3" w:id="34"/>
      <w:bookmarkEnd w:id="34"/>
      <w:r w:rsidDel="00000000" w:rsidR="00000000" w:rsidRPr="00000000">
        <w:rPr>
          <w:rtl w:val="0"/>
        </w:rPr>
      </w:r>
    </w:p>
    <w:p w:rsidR="00000000" w:rsidDel="00000000" w:rsidP="00000000" w:rsidRDefault="00000000" w:rsidRPr="00000000" w14:paraId="000001F4">
      <w:pPr>
        <w:pStyle w:val="Heading2"/>
        <w:rPr>
          <w:vertAlign w:val="baseline"/>
        </w:rPr>
      </w:pPr>
      <w:r w:rsidDel="00000000" w:rsidR="00000000" w:rsidRPr="00000000">
        <w:rPr>
          <w:b w:val="1"/>
          <w:bCs w:val="1"/>
          <w:vertAlign w:val="baseline"/>
          <w:rtl w:val="0"/>
        </w:rPr>
        <w:t xml:space="preserve">4.4.1.1.1.4 label</w:t>
      </w:r>
      <w:r w:rsidDel="00000000" w:rsidR="00000000" w:rsidRPr="00000000">
        <w:rPr>
          <w:rtl w:val="0"/>
        </w:rPr>
      </w:r>
    </w:p>
    <w:p w:rsidR="00000000" w:rsidDel="00000000" w:rsidP="00000000" w:rsidRDefault="00000000" w:rsidRPr="00000000" w14:paraId="000001F5">
      <w:pPr>
        <w:rPr>
          <w:vertAlign w:val="baseline"/>
        </w:rPr>
      </w:pPr>
      <w:bookmarkStart w:colFirst="0" w:colLast="0" w:name="_u8cotl2vtmr5" w:id="35"/>
      <w:bookmarkEnd w:id="3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label</w:t>
      </w:r>
      <w:r w:rsidDel="00000000" w:rsidR="00000000" w:rsidRPr="00000000">
        <w:rPr>
          <w:vertAlign w:val="baseline"/>
          <w:rtl w:val="0"/>
        </w:rPr>
        <w:t xml:space="preserve"> attribute is a string describing or labeling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 </w:t>
      </w:r>
    </w:p>
    <w:p w:rsidR="00000000" w:rsidDel="00000000" w:rsidP="00000000" w:rsidRDefault="00000000" w:rsidRPr="00000000" w14:paraId="000001F6">
      <w:pPr>
        <w:pStyle w:val="Heading2"/>
        <w:rPr>
          <w:vertAlign w:val="baseline"/>
        </w:rPr>
      </w:pPr>
      <w:r w:rsidDel="00000000" w:rsidR="00000000" w:rsidRPr="00000000">
        <w:rPr>
          <w:b w:val="1"/>
          <w:bCs w:val="1"/>
          <w:vertAlign w:val="baseline"/>
          <w:rtl w:val="0"/>
        </w:rPr>
        <w:t xml:space="preserve">4.4.1.2 workerList</w:t>
      </w:r>
      <w:r w:rsidDel="00000000" w:rsidR="00000000" w:rsidRPr="00000000">
        <w:rPr>
          <w:rtl w:val="0"/>
        </w:rPr>
      </w:r>
    </w:p>
    <w:p w:rsidR="00000000" w:rsidDel="00000000" w:rsidP="00000000" w:rsidRDefault="00000000" w:rsidRPr="00000000" w14:paraId="000001F7">
      <w:pPr>
        <w:rPr>
          <w:vertAlign w:val="baseline"/>
        </w:rPr>
      </w:pPr>
      <w:bookmarkStart w:colFirst="0" w:colLast="0" w:name="_otd9ps8o3kgg" w:id="36"/>
      <w:bookmarkEnd w:id="36"/>
      <w:r w:rsidDel="00000000" w:rsidR="00000000" w:rsidRPr="00000000">
        <w:rPr>
          <w:vertAlign w:val="baseline"/>
          <w:rtl w:val="0"/>
        </w:rPr>
        <w:t xml:space="preserve">The workerList element shall contain a list of all the people who have participated in the work described in the enclosing process history instance document.</w:t>
      </w:r>
    </w:p>
    <w:p w:rsidR="00000000" w:rsidDel="00000000" w:rsidP="00000000" w:rsidRDefault="00000000" w:rsidRPr="00000000" w14:paraId="000001F8">
      <w:pPr>
        <w:pStyle w:val="Heading2"/>
        <w:rPr>
          <w:vertAlign w:val="baseline"/>
        </w:rPr>
      </w:pPr>
      <w:r w:rsidDel="00000000" w:rsidR="00000000" w:rsidRPr="00000000">
        <w:rPr>
          <w:b w:val="1"/>
          <w:bCs w:val="1"/>
          <w:vertAlign w:val="baseline"/>
          <w:rtl w:val="0"/>
        </w:rPr>
        <w:t xml:space="preserve">4.4.1.2.1 workerListType</w:t>
      </w:r>
      <w:r w:rsidDel="00000000" w:rsidR="00000000" w:rsidRPr="00000000">
        <w:rPr>
          <w:rtl w:val="0"/>
        </w:rPr>
      </w:r>
    </w:p>
    <w:p w:rsidR="00000000" w:rsidDel="00000000" w:rsidP="00000000" w:rsidRDefault="00000000" w:rsidRPr="00000000" w14:paraId="000001F9">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workerListType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1FA">
      <w:pPr>
        <w:rPr>
          <w:vertAlign w:val="baseline"/>
        </w:rPr>
      </w:pPr>
      <w:r w:rsidDel="00000000" w:rsidR="00000000" w:rsidRPr="00000000">
        <w:rPr>
          <w:rtl w:val="0"/>
        </w:rPr>
      </w:r>
    </w:p>
    <w:tbl>
      <w:tblPr>
        <w:tblStyle w:val="Table7"/>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1FB">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FC">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FD">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FF">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200">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203">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204">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207">
            <w:pPr>
              <w:rPr>
                <w:vertAlign w:val="baseline"/>
              </w:rPr>
            </w:pPr>
            <w:r w:rsidDel="00000000" w:rsidR="00000000" w:rsidRPr="00000000">
              <w:rPr>
                <w:vertAlign w:val="baseline"/>
                <w:rtl w:val="0"/>
              </w:rPr>
              <w:t xml:space="preserve">worker</w:t>
            </w:r>
          </w:p>
        </w:tc>
        <w:tc>
          <w:tcPr>
            <w:vAlign w:val="top"/>
          </w:tcPr>
          <w:p w:rsidR="00000000" w:rsidDel="00000000" w:rsidP="00000000" w:rsidRDefault="00000000" w:rsidRPr="00000000" w14:paraId="00000208">
            <w:pPr>
              <w:rPr>
                <w:vertAlign w:val="baseline"/>
              </w:rPr>
            </w:pPr>
            <w:r w:rsidDel="00000000" w:rsidR="00000000" w:rsidRPr="00000000">
              <w:rPr>
                <w:vertAlign w:val="baseline"/>
                <w:rtl w:val="0"/>
              </w:rPr>
              <w:t xml:space="preserve">workerType</w:t>
            </w:r>
          </w:p>
        </w:tc>
        <w:tc>
          <w:tcPr>
            <w:vAlign w:val="top"/>
          </w:tcPr>
          <w:p w:rsidR="00000000" w:rsidDel="00000000" w:rsidP="00000000" w:rsidRDefault="00000000" w:rsidRPr="00000000" w14:paraId="0000020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0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0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0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0D">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0E">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0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1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1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21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213">
      <w:pPr>
        <w:pStyle w:val="Heading2"/>
        <w:rPr>
          <w:vertAlign w:val="baseline"/>
        </w:rPr>
      </w:pPr>
      <w:bookmarkStart w:colFirst="0" w:colLast="0" w:name="_wxgoqbxxqgh" w:id="37"/>
      <w:bookmarkEnd w:id="37"/>
      <w:r w:rsidDel="00000000" w:rsidR="00000000" w:rsidRPr="00000000">
        <w:rPr>
          <w:b w:val="1"/>
          <w:bCs w:val="1"/>
          <w:vertAlign w:val="baseline"/>
          <w:rtl w:val="0"/>
        </w:rPr>
        <w:t xml:space="preserve">4.4.1.2.1.1 worker</w:t>
      </w:r>
      <w:r w:rsidDel="00000000" w:rsidR="00000000" w:rsidRPr="00000000">
        <w:rPr>
          <w:rtl w:val="0"/>
        </w:rPr>
      </w:r>
    </w:p>
    <w:p w:rsidR="00000000" w:rsidDel="00000000" w:rsidP="00000000" w:rsidRDefault="00000000" w:rsidRPr="00000000" w14:paraId="00000214">
      <w:pPr>
        <w:rPr>
          <w:vertAlign w:val="baseline"/>
        </w:rPr>
      </w:pPr>
      <w:r w:rsidDel="00000000" w:rsidR="00000000" w:rsidRPr="00000000">
        <w:rPr>
          <w:vertAlign w:val="baseline"/>
          <w:rtl w:val="0"/>
        </w:rPr>
        <w:t xml:space="preserve">A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shall be used to describe a single person who carried out an action described in a process history instance document.</w:t>
      </w:r>
    </w:p>
    <w:p w:rsidR="00000000" w:rsidDel="00000000" w:rsidP="00000000" w:rsidRDefault="00000000" w:rsidRPr="00000000" w14:paraId="00000215">
      <w:pPr>
        <w:pStyle w:val="Heading2"/>
        <w:rPr>
          <w:vertAlign w:val="baseline"/>
        </w:rPr>
      </w:pPr>
      <w:r w:rsidDel="00000000" w:rsidR="00000000" w:rsidRPr="00000000">
        <w:rPr>
          <w:rtl w:val="0"/>
        </w:rPr>
      </w:r>
    </w:p>
    <w:p w:rsidR="00000000" w:rsidDel="00000000" w:rsidP="00000000" w:rsidRDefault="00000000" w:rsidRPr="00000000" w14:paraId="00000216">
      <w:pPr>
        <w:pStyle w:val="Heading2"/>
        <w:rPr>
          <w:vertAlign w:val="baseline"/>
        </w:rPr>
      </w:pPr>
      <w:r w:rsidDel="00000000" w:rsidR="00000000" w:rsidRPr="00000000">
        <w:rPr>
          <w:rtl w:val="0"/>
        </w:rPr>
      </w:r>
    </w:p>
    <w:p w:rsidR="00000000" w:rsidDel="00000000" w:rsidP="00000000" w:rsidRDefault="00000000" w:rsidRPr="00000000" w14:paraId="00000217">
      <w:pPr>
        <w:pStyle w:val="Heading2"/>
        <w:rPr>
          <w:vertAlign w:val="baseline"/>
        </w:rPr>
      </w:pPr>
      <w:r w:rsidDel="00000000" w:rsidR="00000000" w:rsidRPr="00000000">
        <w:rPr>
          <w:rtl w:val="0"/>
        </w:rPr>
      </w:r>
    </w:p>
    <w:p w:rsidR="00000000" w:rsidDel="00000000" w:rsidP="00000000" w:rsidRDefault="00000000" w:rsidRPr="00000000" w14:paraId="00000218">
      <w:pPr>
        <w:pStyle w:val="Heading2"/>
        <w:rPr>
          <w:vertAlign w:val="baseline"/>
        </w:rPr>
      </w:pPr>
      <w:bookmarkStart w:colFirst="0" w:colLast="0" w:name="_wwtvnx9ew0bk" w:id="38"/>
      <w:bookmarkEnd w:id="38"/>
      <w:r w:rsidDel="00000000" w:rsidR="00000000" w:rsidRPr="00000000">
        <w:rPr>
          <w:rtl w:val="0"/>
        </w:rPr>
      </w:r>
    </w:p>
    <w:p w:rsidR="00000000" w:rsidDel="00000000" w:rsidP="00000000" w:rsidRDefault="00000000" w:rsidRPr="00000000" w14:paraId="00000219">
      <w:pPr>
        <w:pStyle w:val="Heading2"/>
        <w:rPr>
          <w:vertAlign w:val="baseline"/>
        </w:rPr>
      </w:pPr>
      <w:r w:rsidDel="00000000" w:rsidR="00000000" w:rsidRPr="00000000">
        <w:rPr>
          <w:b w:val="1"/>
          <w:bCs w:val="1"/>
          <w:vertAlign w:val="baseline"/>
          <w:rtl w:val="0"/>
        </w:rPr>
        <w:t xml:space="preserve">4.4.1.2.1.1.1 workerType</w:t>
      </w:r>
      <w:r w:rsidDel="00000000" w:rsidR="00000000" w:rsidRPr="00000000">
        <w:rPr>
          <w:rtl w:val="0"/>
        </w:rPr>
      </w:r>
    </w:p>
    <w:p w:rsidR="00000000" w:rsidDel="00000000" w:rsidP="00000000" w:rsidRDefault="00000000" w:rsidRPr="00000000" w14:paraId="0000021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workerType</w:t>
      </w:r>
      <w:r w:rsidDel="00000000" w:rsidR="00000000" w:rsidRPr="00000000">
        <w:rPr>
          <w:vertAlign w:val="baseline"/>
          <w:rtl w:val="0"/>
        </w:rPr>
        <w:t xml:space="preserve"> shall contain the following attributes:</w:t>
      </w:r>
    </w:p>
    <w:p w:rsidR="00000000" w:rsidDel="00000000" w:rsidP="00000000" w:rsidRDefault="00000000" w:rsidRPr="00000000" w14:paraId="0000021B">
      <w:pPr>
        <w:rPr>
          <w:vertAlign w:val="baseline"/>
        </w:rPr>
      </w:pPr>
      <w:r w:rsidDel="00000000" w:rsidR="00000000" w:rsidRPr="00000000">
        <w:rPr>
          <w:rtl w:val="0"/>
        </w:rPr>
      </w:r>
    </w:p>
    <w:tbl>
      <w:tblPr>
        <w:tblStyle w:val="Table8"/>
        <w:tblpPr w:leftFromText="180" w:rightFromText="180" w:topFromText="0" w:bottomFromText="0" w:vertAnchor="text" w:horzAnchor="text" w:tblpX="1759" w:tblpY="0"/>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21C">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21D">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21E">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220">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221">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224">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225">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228">
            <w:pPr>
              <w:rPr>
                <w:vertAlign w:val="baseline"/>
              </w:rPr>
            </w:pPr>
            <w:r w:rsidDel="00000000" w:rsidR="00000000" w:rsidRPr="00000000">
              <w:rPr>
                <w:vertAlign w:val="baseline"/>
                <w:rtl w:val="0"/>
              </w:rPr>
              <w:t xml:space="preserve">lastName</w:t>
            </w:r>
          </w:p>
        </w:tc>
        <w:tc>
          <w:tcPr>
            <w:vAlign w:val="top"/>
          </w:tcPr>
          <w:p w:rsidR="00000000" w:rsidDel="00000000" w:rsidP="00000000" w:rsidRDefault="00000000" w:rsidRPr="00000000" w14:paraId="00000229">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2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2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2C">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2D">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2E">
            <w:pPr>
              <w:rPr>
                <w:vertAlign w:val="baseline"/>
              </w:rPr>
            </w:pPr>
            <w:r w:rsidDel="00000000" w:rsidR="00000000" w:rsidRPr="00000000">
              <w:rPr>
                <w:vertAlign w:val="baseline"/>
                <w:rtl w:val="0"/>
              </w:rPr>
              <w:t xml:space="preserve">firstName</w:t>
            </w:r>
          </w:p>
        </w:tc>
        <w:tc>
          <w:tcPr>
            <w:vAlign w:val="top"/>
          </w:tcPr>
          <w:p w:rsidR="00000000" w:rsidDel="00000000" w:rsidP="00000000" w:rsidRDefault="00000000" w:rsidRPr="00000000" w14:paraId="0000022F">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3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3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32">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33">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34">
            <w:pPr>
              <w:rPr>
                <w:vertAlign w:val="baseline"/>
              </w:rPr>
            </w:pPr>
            <w:r w:rsidDel="00000000" w:rsidR="00000000" w:rsidRPr="00000000">
              <w:rPr>
                <w:vertAlign w:val="baseline"/>
                <w:rtl w:val="0"/>
              </w:rPr>
              <w:t xml:space="preserve">organization</w:t>
            </w:r>
          </w:p>
        </w:tc>
        <w:tc>
          <w:tcPr>
            <w:vAlign w:val="top"/>
          </w:tcPr>
          <w:p w:rsidR="00000000" w:rsidDel="00000000" w:rsidP="00000000" w:rsidRDefault="00000000" w:rsidRPr="00000000" w14:paraId="00000235">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36">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37">
            <w:pPr>
              <w:jc w:val="center"/>
              <w:rPr>
                <w:vertAlign w:val="baseline"/>
              </w:rPr>
            </w:pPr>
            <w:commentRangeStart w:id="0"/>
            <w:r w:rsidDel="00000000" w:rsidR="00000000" w:rsidRPr="00000000">
              <w:rPr>
                <w:vertAlign w:val="baseline"/>
                <w:rtl w:val="0"/>
              </w:rPr>
              <w:t xml:space="preserve">1</w:t>
            </w:r>
            <w:commentRangeEnd w:id="0"/>
            <w:r w:rsidDel="00000000" w:rsidR="00000000" w:rsidRPr="00000000">
              <w:commentReference w:id="0"/>
            </w:r>
            <w:r w:rsidDel="00000000" w:rsidR="00000000" w:rsidRPr="00000000">
              <w:rPr>
                <w:rtl w:val="0"/>
              </w:rPr>
            </w:r>
          </w:p>
        </w:tc>
        <w:tc>
          <w:tcPr>
            <w:vAlign w:val="top"/>
          </w:tcPr>
          <w:p w:rsidR="00000000" w:rsidDel="00000000" w:rsidP="00000000" w:rsidRDefault="00000000" w:rsidRPr="00000000" w14:paraId="00000238">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3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3A">
            <w:pPr>
              <w:rPr>
                <w:vertAlign w:val="baseline"/>
              </w:rPr>
            </w:pPr>
            <w:r w:rsidDel="00000000" w:rsidR="00000000" w:rsidRPr="00000000">
              <w:rPr>
                <w:vertAlign w:val="baseline"/>
                <w:rtl w:val="0"/>
              </w:rPr>
              <w:t xml:space="preserve">street1</w:t>
            </w:r>
          </w:p>
        </w:tc>
        <w:tc>
          <w:tcPr>
            <w:vAlign w:val="top"/>
          </w:tcPr>
          <w:p w:rsidR="00000000" w:rsidDel="00000000" w:rsidP="00000000" w:rsidRDefault="00000000" w:rsidRPr="00000000" w14:paraId="0000023B">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3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3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3E">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3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40">
            <w:pPr>
              <w:rPr>
                <w:vertAlign w:val="baseline"/>
              </w:rPr>
            </w:pPr>
            <w:r w:rsidDel="00000000" w:rsidR="00000000" w:rsidRPr="00000000">
              <w:rPr>
                <w:vertAlign w:val="baseline"/>
                <w:rtl w:val="0"/>
              </w:rPr>
              <w:t xml:space="preserve">street2</w:t>
            </w:r>
          </w:p>
        </w:tc>
        <w:tc>
          <w:tcPr>
            <w:vAlign w:val="top"/>
          </w:tcPr>
          <w:p w:rsidR="00000000" w:rsidDel="00000000" w:rsidP="00000000" w:rsidRDefault="00000000" w:rsidRPr="00000000" w14:paraId="00000241">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42">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4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44">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4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46">
            <w:pPr>
              <w:rPr>
                <w:vertAlign w:val="baseline"/>
              </w:rPr>
            </w:pPr>
            <w:r w:rsidDel="00000000" w:rsidR="00000000" w:rsidRPr="00000000">
              <w:rPr>
                <w:vertAlign w:val="baseline"/>
                <w:rtl w:val="0"/>
              </w:rPr>
              <w:t xml:space="preserve">city</w:t>
            </w:r>
          </w:p>
        </w:tc>
        <w:tc>
          <w:tcPr>
            <w:vAlign w:val="top"/>
          </w:tcPr>
          <w:p w:rsidR="00000000" w:rsidDel="00000000" w:rsidP="00000000" w:rsidRDefault="00000000" w:rsidRPr="00000000" w14:paraId="00000247">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4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4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4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4B">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4C">
            <w:pPr>
              <w:rPr>
                <w:vertAlign w:val="baseline"/>
              </w:rPr>
            </w:pPr>
            <w:r w:rsidDel="00000000" w:rsidR="00000000" w:rsidRPr="00000000">
              <w:rPr>
                <w:vertAlign w:val="baseline"/>
                <w:rtl w:val="0"/>
              </w:rPr>
              <w:t xml:space="preserve">region</w:t>
            </w:r>
          </w:p>
        </w:tc>
        <w:tc>
          <w:tcPr>
            <w:vAlign w:val="top"/>
          </w:tcPr>
          <w:p w:rsidR="00000000" w:rsidDel="00000000" w:rsidP="00000000" w:rsidRDefault="00000000" w:rsidRPr="00000000" w14:paraId="0000024D">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4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4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50">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51">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52">
            <w:pPr>
              <w:rPr>
                <w:vertAlign w:val="baseline"/>
              </w:rPr>
            </w:pPr>
            <w:r w:rsidDel="00000000" w:rsidR="00000000" w:rsidRPr="00000000">
              <w:rPr>
                <w:vertAlign w:val="baseline"/>
                <w:rtl w:val="0"/>
              </w:rPr>
              <w:t xml:space="preserve">postalCode</w:t>
            </w:r>
          </w:p>
        </w:tc>
        <w:tc>
          <w:tcPr>
            <w:vAlign w:val="top"/>
          </w:tcPr>
          <w:p w:rsidR="00000000" w:rsidDel="00000000" w:rsidP="00000000" w:rsidRDefault="00000000" w:rsidRPr="00000000" w14:paraId="00000253">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54">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5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56">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57">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58">
            <w:pPr>
              <w:rPr>
                <w:vertAlign w:val="baseline"/>
              </w:rPr>
            </w:pPr>
            <w:r w:rsidDel="00000000" w:rsidR="00000000" w:rsidRPr="00000000">
              <w:rPr>
                <w:vertAlign w:val="baseline"/>
                <w:rtl w:val="0"/>
              </w:rPr>
              <w:t xml:space="preserve">countryCode</w:t>
            </w:r>
          </w:p>
        </w:tc>
        <w:tc>
          <w:tcPr>
            <w:vAlign w:val="top"/>
          </w:tcPr>
          <w:p w:rsidR="00000000" w:rsidDel="00000000" w:rsidP="00000000" w:rsidRDefault="00000000" w:rsidRPr="00000000" w14:paraId="00000259">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5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5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5C">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5D">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5E">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5F">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6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6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6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26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264">
      <w:pPr>
        <w:pStyle w:val="Heading2"/>
        <w:rPr>
          <w:vertAlign w:val="baseline"/>
        </w:rPr>
      </w:pPr>
      <w:bookmarkStart w:colFirst="0" w:colLast="0" w:name="_8fx9puj70n4f" w:id="39"/>
      <w:bookmarkEnd w:id="39"/>
      <w:r w:rsidDel="00000000" w:rsidR="00000000" w:rsidRPr="00000000">
        <w:rPr>
          <w:b w:val="1"/>
          <w:bCs w:val="1"/>
          <w:vertAlign w:val="baseline"/>
          <w:rtl w:val="0"/>
        </w:rPr>
        <w:t xml:space="preserve">4.4.1.2.1.1.1.1 lastName</w:t>
      </w:r>
      <w:r w:rsidDel="00000000" w:rsidR="00000000" w:rsidRPr="00000000">
        <w:rPr>
          <w:rtl w:val="0"/>
        </w:rPr>
      </w:r>
    </w:p>
    <w:p w:rsidR="00000000" w:rsidDel="00000000" w:rsidP="00000000" w:rsidRDefault="00000000" w:rsidRPr="00000000" w14:paraId="00000265">
      <w:pPr>
        <w:rPr>
          <w:vertAlign w:val="baseline"/>
        </w:rPr>
      </w:pPr>
      <w:bookmarkStart w:colFirst="0" w:colLast="0" w:name="_ub8jw9uq8r3" w:id="40"/>
      <w:bookmarkEnd w:id="4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lastName</w:t>
      </w:r>
      <w:r w:rsidDel="00000000" w:rsidR="00000000" w:rsidRPr="00000000">
        <w:rPr>
          <w:vertAlign w:val="baseline"/>
          <w:rtl w:val="0"/>
        </w:rPr>
        <w:t xml:space="preserve"> element shall be used to record the surname of the person described in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w:t>
      </w:r>
    </w:p>
    <w:p w:rsidR="00000000" w:rsidDel="00000000" w:rsidP="00000000" w:rsidRDefault="00000000" w:rsidRPr="00000000" w14:paraId="00000266">
      <w:pPr>
        <w:pStyle w:val="Heading2"/>
        <w:rPr>
          <w:vertAlign w:val="baseline"/>
        </w:rPr>
      </w:pPr>
      <w:r w:rsidDel="00000000" w:rsidR="00000000" w:rsidRPr="00000000">
        <w:rPr>
          <w:b w:val="1"/>
          <w:bCs w:val="1"/>
          <w:vertAlign w:val="baseline"/>
          <w:rtl w:val="0"/>
        </w:rPr>
        <w:t xml:space="preserve">4.4.1.2.1.1.1.2 firstName</w:t>
      </w:r>
      <w:r w:rsidDel="00000000" w:rsidR="00000000" w:rsidRPr="00000000">
        <w:rPr>
          <w:rtl w:val="0"/>
        </w:rPr>
      </w:r>
    </w:p>
    <w:p w:rsidR="00000000" w:rsidDel="00000000" w:rsidP="00000000" w:rsidRDefault="00000000" w:rsidRPr="00000000" w14:paraId="00000267">
      <w:pPr>
        <w:rPr>
          <w:vertAlign w:val="baseline"/>
        </w:rPr>
      </w:pPr>
      <w:bookmarkStart w:colFirst="0" w:colLast="0" w:name="_zhohgzc29xsa" w:id="41"/>
      <w:bookmarkEnd w:id="4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firstName</w:t>
      </w:r>
      <w:r w:rsidDel="00000000" w:rsidR="00000000" w:rsidRPr="00000000">
        <w:rPr>
          <w:vertAlign w:val="baseline"/>
          <w:rtl w:val="0"/>
        </w:rPr>
        <w:t xml:space="preserve"> element shall be used to record the given name of the person described in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w:t>
      </w:r>
    </w:p>
    <w:p w:rsidR="00000000" w:rsidDel="00000000" w:rsidP="00000000" w:rsidRDefault="00000000" w:rsidRPr="00000000" w14:paraId="00000268">
      <w:pPr>
        <w:pStyle w:val="Heading2"/>
        <w:rPr>
          <w:vertAlign w:val="baseline"/>
        </w:rPr>
      </w:pPr>
      <w:r w:rsidDel="00000000" w:rsidR="00000000" w:rsidRPr="00000000">
        <w:rPr>
          <w:b w:val="1"/>
          <w:bCs w:val="1"/>
          <w:vertAlign w:val="baseline"/>
          <w:rtl w:val="0"/>
        </w:rPr>
        <w:t xml:space="preserve">4.4.1.2.1.1.1.3 organization</w:t>
      </w:r>
      <w:r w:rsidDel="00000000" w:rsidR="00000000" w:rsidRPr="00000000">
        <w:rPr>
          <w:rtl w:val="0"/>
        </w:rPr>
      </w:r>
    </w:p>
    <w:p w:rsidR="00000000" w:rsidDel="00000000" w:rsidP="00000000" w:rsidRDefault="00000000" w:rsidRPr="00000000" w14:paraId="00000269">
      <w:pPr>
        <w:rPr>
          <w:vertAlign w:val="baseline"/>
        </w:rPr>
      </w:pPr>
      <w:bookmarkStart w:colFirst="0" w:colLast="0" w:name="_q7rkl1e2zmjn" w:id="42"/>
      <w:bookmarkEnd w:id="4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organization</w:t>
      </w:r>
      <w:r w:rsidDel="00000000" w:rsidR="00000000" w:rsidRPr="00000000">
        <w:rPr>
          <w:vertAlign w:val="baseline"/>
          <w:rtl w:val="0"/>
        </w:rPr>
        <w:t xml:space="preserve"> element may be used to record the name of the organization or business that is responsible for the work performed by the person described in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w:t>
      </w:r>
    </w:p>
    <w:p w:rsidR="00000000" w:rsidDel="00000000" w:rsidP="00000000" w:rsidRDefault="00000000" w:rsidRPr="00000000" w14:paraId="0000026A">
      <w:pPr>
        <w:pStyle w:val="Heading2"/>
        <w:rPr>
          <w:vertAlign w:val="baseline"/>
        </w:rPr>
      </w:pPr>
      <w:r w:rsidDel="00000000" w:rsidR="00000000" w:rsidRPr="00000000">
        <w:rPr>
          <w:b w:val="1"/>
          <w:bCs w:val="1"/>
          <w:vertAlign w:val="baseline"/>
          <w:rtl w:val="0"/>
        </w:rPr>
        <w:t xml:space="preserve">4.4.1.2.1.1.1.4 street1</w:t>
      </w:r>
      <w:r w:rsidDel="00000000" w:rsidR="00000000" w:rsidRPr="00000000">
        <w:rPr>
          <w:rtl w:val="0"/>
        </w:rPr>
      </w:r>
    </w:p>
    <w:p w:rsidR="00000000" w:rsidDel="00000000" w:rsidP="00000000" w:rsidRDefault="00000000" w:rsidRPr="00000000" w14:paraId="0000026B">
      <w:pPr>
        <w:rPr>
          <w:vertAlign w:val="baseline"/>
        </w:rPr>
      </w:pPr>
      <w:bookmarkStart w:colFirst="0" w:colLast="0" w:name="_slrlr3j8z12y" w:id="43"/>
      <w:bookmarkEnd w:id="4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street1</w:t>
      </w:r>
      <w:r w:rsidDel="00000000" w:rsidR="00000000" w:rsidRPr="00000000">
        <w:rPr>
          <w:vertAlign w:val="baseline"/>
          <w:rtl w:val="0"/>
        </w:rPr>
        <w:t xml:space="preserve"> element shall be used to give the first line of the street address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6C">
      <w:pPr>
        <w:pStyle w:val="Heading2"/>
        <w:rPr>
          <w:vertAlign w:val="baseline"/>
        </w:rPr>
      </w:pPr>
      <w:r w:rsidDel="00000000" w:rsidR="00000000" w:rsidRPr="00000000">
        <w:rPr>
          <w:b w:val="1"/>
          <w:bCs w:val="1"/>
          <w:vertAlign w:val="baseline"/>
          <w:rtl w:val="0"/>
        </w:rPr>
        <w:t xml:space="preserve">4.4.1.2.1.1.1.5 street2</w:t>
      </w:r>
      <w:r w:rsidDel="00000000" w:rsidR="00000000" w:rsidRPr="00000000">
        <w:rPr>
          <w:rtl w:val="0"/>
        </w:rPr>
      </w:r>
    </w:p>
    <w:p w:rsidR="00000000" w:rsidDel="00000000" w:rsidP="00000000" w:rsidRDefault="00000000" w:rsidRPr="00000000" w14:paraId="0000026D">
      <w:pPr>
        <w:rPr>
          <w:vertAlign w:val="baseline"/>
        </w:rPr>
      </w:pPr>
      <w:bookmarkStart w:colFirst="0" w:colLast="0" w:name="_g3xm8wuroep" w:id="44"/>
      <w:bookmarkEnd w:id="4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street1</w:t>
      </w:r>
      <w:r w:rsidDel="00000000" w:rsidR="00000000" w:rsidRPr="00000000">
        <w:rPr>
          <w:vertAlign w:val="baseline"/>
          <w:rtl w:val="0"/>
        </w:rPr>
        <w:t xml:space="preserve"> element may be used to give the second line of the street address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6E">
      <w:pPr>
        <w:pStyle w:val="Heading2"/>
        <w:rPr>
          <w:vertAlign w:val="baseline"/>
        </w:rPr>
      </w:pPr>
      <w:r w:rsidDel="00000000" w:rsidR="00000000" w:rsidRPr="00000000">
        <w:rPr>
          <w:b w:val="1"/>
          <w:bCs w:val="1"/>
          <w:vertAlign w:val="baseline"/>
          <w:rtl w:val="0"/>
        </w:rPr>
        <w:t xml:space="preserve">4.4.1.2.1.1.1.6 city</w:t>
      </w:r>
      <w:r w:rsidDel="00000000" w:rsidR="00000000" w:rsidRPr="00000000">
        <w:rPr>
          <w:rtl w:val="0"/>
        </w:rPr>
      </w:r>
    </w:p>
    <w:p w:rsidR="00000000" w:rsidDel="00000000" w:rsidP="00000000" w:rsidRDefault="00000000" w:rsidRPr="00000000" w14:paraId="0000026F">
      <w:pPr>
        <w:rPr>
          <w:vertAlign w:val="baseline"/>
        </w:rPr>
      </w:pPr>
      <w:bookmarkStart w:colFirst="0" w:colLast="0" w:name="_e1sa9eoq2qn9" w:id="45"/>
      <w:bookmarkEnd w:id="4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city</w:t>
      </w:r>
      <w:r w:rsidDel="00000000" w:rsidR="00000000" w:rsidRPr="00000000">
        <w:rPr>
          <w:vertAlign w:val="baseline"/>
          <w:rtl w:val="0"/>
        </w:rPr>
        <w:t xml:space="preserve"> element shall be used to give the name of the city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70">
      <w:pPr>
        <w:pStyle w:val="Heading2"/>
        <w:rPr>
          <w:vertAlign w:val="baseline"/>
        </w:rPr>
      </w:pPr>
      <w:r w:rsidDel="00000000" w:rsidR="00000000" w:rsidRPr="00000000">
        <w:rPr>
          <w:b w:val="1"/>
          <w:bCs w:val="1"/>
          <w:vertAlign w:val="baseline"/>
          <w:rtl w:val="0"/>
        </w:rPr>
        <w:t xml:space="preserve">4.4.1.2.1.1.1.7 region</w:t>
      </w:r>
      <w:r w:rsidDel="00000000" w:rsidR="00000000" w:rsidRPr="00000000">
        <w:rPr>
          <w:rtl w:val="0"/>
        </w:rPr>
      </w:r>
    </w:p>
    <w:p w:rsidR="00000000" w:rsidDel="00000000" w:rsidP="00000000" w:rsidRDefault="00000000" w:rsidRPr="00000000" w14:paraId="00000271">
      <w:pPr>
        <w:rPr>
          <w:vertAlign w:val="baseline"/>
        </w:rPr>
      </w:pPr>
      <w:bookmarkStart w:colFirst="0" w:colLast="0" w:name="_kyj3obi2s3a" w:id="46"/>
      <w:bookmarkEnd w:id="4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region</w:t>
      </w:r>
      <w:r w:rsidDel="00000000" w:rsidR="00000000" w:rsidRPr="00000000">
        <w:rPr>
          <w:vertAlign w:val="baseline"/>
          <w:rtl w:val="0"/>
        </w:rPr>
        <w:t xml:space="preserve"> element shall be used to give the name of the region or state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72">
      <w:pPr>
        <w:pStyle w:val="Heading2"/>
        <w:rPr>
          <w:vertAlign w:val="baseline"/>
        </w:rPr>
      </w:pPr>
      <w:r w:rsidDel="00000000" w:rsidR="00000000" w:rsidRPr="00000000">
        <w:rPr>
          <w:b w:val="1"/>
          <w:bCs w:val="1"/>
          <w:vertAlign w:val="baseline"/>
          <w:rtl w:val="0"/>
        </w:rPr>
        <w:t xml:space="preserve">4.4.1.2.1.1.1.8 postalCode</w:t>
      </w:r>
      <w:r w:rsidDel="00000000" w:rsidR="00000000" w:rsidRPr="00000000">
        <w:rPr>
          <w:rtl w:val="0"/>
        </w:rPr>
      </w:r>
    </w:p>
    <w:p w:rsidR="00000000" w:rsidDel="00000000" w:rsidP="00000000" w:rsidRDefault="00000000" w:rsidRPr="00000000" w14:paraId="00000273">
      <w:pPr>
        <w:rPr>
          <w:vertAlign w:val="baseline"/>
        </w:rPr>
      </w:pPr>
      <w:bookmarkStart w:colFirst="0" w:colLast="0" w:name="_ksep7nm4outm" w:id="47"/>
      <w:bookmarkEnd w:id="4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postalCode</w:t>
      </w:r>
      <w:r w:rsidDel="00000000" w:rsidR="00000000" w:rsidRPr="00000000">
        <w:rPr>
          <w:vertAlign w:val="baseline"/>
          <w:rtl w:val="0"/>
        </w:rPr>
        <w:t xml:space="preserve"> element shall be used to give the postal code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74">
      <w:pPr>
        <w:pStyle w:val="Heading2"/>
        <w:rPr>
          <w:vertAlign w:val="baseline"/>
        </w:rPr>
      </w:pPr>
      <w:r w:rsidDel="00000000" w:rsidR="00000000" w:rsidRPr="00000000">
        <w:rPr>
          <w:b w:val="1"/>
          <w:bCs w:val="1"/>
          <w:vertAlign w:val="baseline"/>
          <w:rtl w:val="0"/>
        </w:rPr>
        <w:t xml:space="preserve">4.4.1.2.1.1.1.9 countryCode</w:t>
      </w:r>
      <w:r w:rsidDel="00000000" w:rsidR="00000000" w:rsidRPr="00000000">
        <w:rPr>
          <w:rtl w:val="0"/>
        </w:rPr>
      </w:r>
    </w:p>
    <w:p w:rsidR="00000000" w:rsidDel="00000000" w:rsidP="00000000" w:rsidRDefault="00000000" w:rsidRPr="00000000" w14:paraId="00000275">
      <w:pPr>
        <w:rPr>
          <w:vertAlign w:val="baseline"/>
        </w:rPr>
      </w:pPr>
      <w:bookmarkStart w:colFirst="0" w:colLast="0" w:name="_dvxi5uwo2bdb" w:id="48"/>
      <w:bookmarkEnd w:id="4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countryCode</w:t>
      </w:r>
      <w:r w:rsidDel="00000000" w:rsidR="00000000" w:rsidRPr="00000000">
        <w:rPr>
          <w:vertAlign w:val="baseline"/>
          <w:rtl w:val="0"/>
        </w:rPr>
        <w:t xml:space="preserve"> element shall be used to give the country code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 </w:t>
      </w:r>
    </w:p>
    <w:p w:rsidR="00000000" w:rsidDel="00000000" w:rsidP="00000000" w:rsidRDefault="00000000" w:rsidRPr="00000000" w14:paraId="00000276">
      <w:pPr>
        <w:pStyle w:val="Heading2"/>
        <w:rPr>
          <w:vertAlign w:val="baseline"/>
        </w:rPr>
      </w:pPr>
      <w:r w:rsidDel="00000000" w:rsidR="00000000" w:rsidRPr="00000000">
        <w:rPr>
          <w:b w:val="1"/>
          <w:bCs w:val="1"/>
          <w:vertAlign w:val="baseline"/>
          <w:rtl w:val="0"/>
        </w:rPr>
        <w:t xml:space="preserve">4.4.1.2.1.1.1.9.1 countryCodeType</w:t>
      </w:r>
      <w:r w:rsidDel="00000000" w:rsidR="00000000" w:rsidRPr="00000000">
        <w:rPr>
          <w:rtl w:val="0"/>
        </w:rPr>
      </w:r>
    </w:p>
    <w:p w:rsidR="00000000" w:rsidDel="00000000" w:rsidP="00000000" w:rsidRDefault="00000000" w:rsidRPr="00000000" w14:paraId="00000277">
      <w:pPr>
        <w:rPr>
          <w:vertAlign w:val="baseline"/>
        </w:rPr>
      </w:pPr>
      <w:bookmarkStart w:colFirst="0" w:colLast="0" w:name="_hawk3thd6h6t" w:id="49"/>
      <w:bookmarkEnd w:id="49"/>
      <w:r w:rsidDel="00000000" w:rsidR="00000000" w:rsidRPr="00000000">
        <w:rPr>
          <w:vertAlign w:val="baseline"/>
          <w:rtl w:val="0"/>
        </w:rPr>
        <w:t xml:space="preserve">The countryCodeType is an enumeration of restricted string values that correspond to the ISO 3166-1-alpha-2 codes.</w:t>
      </w:r>
    </w:p>
    <w:p w:rsidR="00000000" w:rsidDel="00000000" w:rsidP="00000000" w:rsidRDefault="00000000" w:rsidRPr="00000000" w14:paraId="00000278">
      <w:pPr>
        <w:pStyle w:val="Heading2"/>
        <w:rPr>
          <w:vertAlign w:val="baseline"/>
        </w:rPr>
      </w:pPr>
      <w:r w:rsidDel="00000000" w:rsidR="00000000" w:rsidRPr="00000000">
        <w:rPr>
          <w:b w:val="1"/>
          <w:bCs w:val="1"/>
          <w:vertAlign w:val="baseline"/>
          <w:rtl w:val="0"/>
        </w:rPr>
        <w:t xml:space="preserve">4.4.1.3 processEvent</w:t>
      </w:r>
      <w:r w:rsidDel="00000000" w:rsidR="00000000" w:rsidRPr="00000000">
        <w:rPr>
          <w:rtl w:val="0"/>
        </w:rPr>
      </w:r>
    </w:p>
    <w:p w:rsidR="00000000" w:rsidDel="00000000" w:rsidP="00000000" w:rsidRDefault="00000000" w:rsidRPr="00000000" w14:paraId="00000279">
      <w:pPr>
        <w:rPr>
          <w:vertAlign w:val="baseline"/>
        </w:rPr>
      </w:pPr>
      <w:bookmarkStart w:colFirst="0" w:colLast="0" w:name="_385noyx8jua" w:id="50"/>
      <w:bookmarkEnd w:id="5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 shall be used to describe a single step of work involved in the restoration and/or preservation of an audio object. Each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is bounded by the constraint that it shall have one or more input media objects and one or more output media objects. The event is therefore the documentation that describes what was done to </w:t>
      </w:r>
      <w:del w:author=" wnyc" w:id="28" w:date="2011-12-05T12:41:00Z">
        <w:r w:rsidDel="00000000" w:rsidR="00000000" w:rsidRPr="00000000">
          <w:rPr>
            <w:vertAlign w:val="baseline"/>
            <w:rtl w:val="0"/>
          </w:rPr>
          <w:delText xml:space="preserve">effect </w:delText>
        </w:r>
      </w:del>
      <w:r w:rsidDel="00000000" w:rsidR="00000000" w:rsidRPr="00000000">
        <w:rPr>
          <w:vertAlign w:val="baseline"/>
          <w:rtl w:val="0"/>
        </w:rPr>
        <w:t xml:space="preserve">the input media, to create the resulting output media. It is possible for the input and output media to refer to the same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adl</w:t>
      </w:r>
      <w:r w:rsidDel="00000000" w:rsidR="00000000" w:rsidRPr="00000000">
        <w:rPr>
          <w:vertAlign w:val="baseline"/>
          <w:rtl w:val="0"/>
        </w:rPr>
        <w:t xml:space="preserve">, or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element. For example, the action of cleaning a record, where both the input and output media of the event point to the same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xml instance describing the record.</w:t>
      </w:r>
    </w:p>
    <w:p w:rsidR="00000000" w:rsidDel="00000000" w:rsidP="00000000" w:rsidRDefault="00000000" w:rsidRPr="00000000" w14:paraId="0000027A">
      <w:pPr>
        <w:pStyle w:val="Heading3"/>
        <w:rPr>
          <w:vertAlign w:val="baseline"/>
        </w:rPr>
      </w:pPr>
      <w:r w:rsidDel="00000000" w:rsidR="00000000" w:rsidRPr="00000000">
        <w:rPr>
          <w:b w:val="1"/>
          <w:bCs w:val="1"/>
          <w:vertAlign w:val="baseline"/>
          <w:rtl w:val="0"/>
        </w:rPr>
        <w:t xml:space="preserve">4.4.1.3.1 processEventType</w:t>
      </w:r>
      <w:r w:rsidDel="00000000" w:rsidR="00000000" w:rsidRPr="00000000">
        <w:rPr>
          <w:rtl w:val="0"/>
        </w:rPr>
      </w:r>
    </w:p>
    <w:p w:rsidR="00000000" w:rsidDel="00000000" w:rsidP="00000000" w:rsidRDefault="00000000" w:rsidRPr="00000000" w14:paraId="0000027B">
      <w:pPr>
        <w:rPr>
          <w:vertAlign w:val="baseline"/>
        </w:rPr>
      </w:pPr>
      <w:r w:rsidDel="00000000" w:rsidR="00000000" w:rsidRPr="00000000">
        <w:rPr>
          <w:vertAlign w:val="baseline"/>
          <w:rtl w:val="0"/>
        </w:rPr>
        <w:t xml:space="preserve">The processEventType shall be comprised of the following sub-elements and attributes:</w:t>
      </w:r>
    </w:p>
    <w:p w:rsidR="00000000" w:rsidDel="00000000" w:rsidP="00000000" w:rsidRDefault="00000000" w:rsidRPr="00000000" w14:paraId="0000027C">
      <w:pPr>
        <w:rPr>
          <w:vertAlign w:val="baseline"/>
        </w:rPr>
      </w:pPr>
      <w:r w:rsidDel="00000000" w:rsidR="00000000" w:rsidRPr="00000000">
        <w:rPr>
          <w:rtl w:val="0"/>
        </w:rPr>
      </w:r>
    </w:p>
    <w:tbl>
      <w:tblPr>
        <w:tblStyle w:val="Table9"/>
        <w:tblW w:w="10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880"/>
        <w:gridCol w:w="900"/>
        <w:gridCol w:w="1350"/>
        <w:gridCol w:w="1620"/>
        <w:gridCol w:w="1440"/>
        <w:tblGridChange w:id="0">
          <w:tblGrid>
            <w:gridCol w:w="2448"/>
            <w:gridCol w:w="2880"/>
            <w:gridCol w:w="90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27D">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27E">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27F">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281">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282">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285">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286">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289">
            <w:pPr>
              <w:jc w:val="left"/>
              <w:rPr>
                <w:vertAlign w:val="baseline"/>
              </w:rPr>
            </w:pPr>
            <w:r w:rsidDel="00000000" w:rsidR="00000000" w:rsidRPr="00000000">
              <w:rPr>
                <w:vertAlign w:val="baseline"/>
                <w:rtl w:val="0"/>
              </w:rPr>
              <w:t xml:space="preserve">sequenceNum</w:t>
            </w:r>
          </w:p>
        </w:tc>
        <w:tc>
          <w:tcPr>
            <w:vAlign w:val="top"/>
          </w:tcPr>
          <w:p w:rsidR="00000000" w:rsidDel="00000000" w:rsidP="00000000" w:rsidRDefault="00000000" w:rsidRPr="00000000" w14:paraId="0000028A">
            <w:pPr>
              <w:rPr>
                <w:vertAlign w:val="baseline"/>
              </w:rPr>
            </w:pPr>
            <w:r w:rsidDel="00000000" w:rsidR="00000000" w:rsidRPr="00000000">
              <w:rPr>
                <w:vertAlign w:val="baseline"/>
                <w:rtl w:val="0"/>
              </w:rPr>
              <w:t xml:space="preserve">xsd:positiveInteger</w:t>
            </w:r>
          </w:p>
        </w:tc>
        <w:tc>
          <w:tcPr>
            <w:vAlign w:val="top"/>
          </w:tcPr>
          <w:p w:rsidR="00000000" w:rsidDel="00000000" w:rsidP="00000000" w:rsidRDefault="00000000" w:rsidRPr="00000000" w14:paraId="0000028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8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8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8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8F">
            <w:pPr>
              <w:jc w:val="left"/>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290">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9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9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95">
            <w:pPr>
              <w:jc w:val="left"/>
              <w:rPr>
                <w:vertAlign w:val="baseline"/>
              </w:rPr>
            </w:pPr>
            <w:r w:rsidDel="00000000" w:rsidR="00000000" w:rsidRPr="00000000">
              <w:rPr>
                <w:vertAlign w:val="baseline"/>
                <w:rtl w:val="0"/>
              </w:rPr>
              <w:t xml:space="preserve">reformattingGuideline</w:t>
            </w:r>
          </w:p>
        </w:tc>
        <w:tc>
          <w:tcPr>
            <w:vAlign w:val="top"/>
          </w:tcPr>
          <w:p w:rsidR="00000000" w:rsidDel="00000000" w:rsidP="00000000" w:rsidRDefault="00000000" w:rsidRPr="00000000" w14:paraId="00000296">
            <w:pPr>
              <w:rPr>
                <w:vertAlign w:val="baseline"/>
              </w:rPr>
            </w:pPr>
            <w:r w:rsidDel="00000000" w:rsidR="00000000" w:rsidRPr="00000000">
              <w:rPr>
                <w:vertAlign w:val="baseline"/>
                <w:rtl w:val="0"/>
              </w:rPr>
              <w:t xml:space="preserve">reformattingGuidelineType</w:t>
            </w:r>
          </w:p>
        </w:tc>
        <w:tc>
          <w:tcPr>
            <w:vAlign w:val="top"/>
          </w:tcPr>
          <w:p w:rsidR="00000000" w:rsidDel="00000000" w:rsidP="00000000" w:rsidRDefault="00000000" w:rsidRPr="00000000" w14:paraId="00000297">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9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9">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9A">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9B">
            <w:pPr>
              <w:jc w:val="left"/>
              <w:rPr>
                <w:vertAlign w:val="baseline"/>
              </w:rPr>
            </w:pPr>
            <w:r w:rsidDel="00000000" w:rsidR="00000000" w:rsidRPr="00000000">
              <w:rPr>
                <w:vertAlign w:val="baseline"/>
                <w:rtl w:val="0"/>
              </w:rPr>
              <w:t xml:space="preserve">workers</w:t>
            </w:r>
          </w:p>
        </w:tc>
        <w:tc>
          <w:tcPr>
            <w:vAlign w:val="top"/>
          </w:tcPr>
          <w:p w:rsidR="00000000" w:rsidDel="00000000" w:rsidP="00000000" w:rsidRDefault="00000000" w:rsidRPr="00000000" w14:paraId="0000029C">
            <w:pPr>
              <w:rPr>
                <w:vertAlign w:val="baseline"/>
              </w:rPr>
            </w:pPr>
            <w:r w:rsidDel="00000000" w:rsidR="00000000" w:rsidRPr="00000000">
              <w:rPr>
                <w:vertAlign w:val="baseline"/>
                <w:rtl w:val="0"/>
              </w:rPr>
              <w:t xml:space="preserve">xsd:IDREFS</w:t>
            </w:r>
          </w:p>
        </w:tc>
        <w:tc>
          <w:tcPr>
            <w:vAlign w:val="top"/>
          </w:tcPr>
          <w:p w:rsidR="00000000" w:rsidDel="00000000" w:rsidP="00000000" w:rsidRDefault="00000000" w:rsidRPr="00000000" w14:paraId="0000029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F">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A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A1">
            <w:pPr>
              <w:jc w:val="left"/>
              <w:rPr>
                <w:vertAlign w:val="baseline"/>
              </w:rPr>
            </w:pPr>
            <w:r w:rsidDel="00000000" w:rsidR="00000000" w:rsidRPr="00000000">
              <w:rPr>
                <w:vertAlign w:val="baseline"/>
                <w:rtl w:val="0"/>
              </w:rPr>
              <w:t xml:space="preserve">creationDate</w:t>
            </w:r>
          </w:p>
        </w:tc>
        <w:tc>
          <w:tcPr>
            <w:vAlign w:val="top"/>
          </w:tcPr>
          <w:p w:rsidR="00000000" w:rsidDel="00000000" w:rsidP="00000000" w:rsidRDefault="00000000" w:rsidRPr="00000000" w14:paraId="000002A2">
            <w:pPr>
              <w:rPr>
                <w:vertAlign w:val="baseline"/>
              </w:rPr>
            </w:pPr>
            <w:r w:rsidDel="00000000" w:rsidR="00000000" w:rsidRPr="00000000">
              <w:rPr>
                <w:vertAlign w:val="baseline"/>
                <w:rtl w:val="0"/>
              </w:rPr>
              <w:t xml:space="preserve">dateTime</w:t>
            </w:r>
          </w:p>
        </w:tc>
        <w:tc>
          <w:tcPr>
            <w:vAlign w:val="top"/>
          </w:tcPr>
          <w:p w:rsidR="00000000" w:rsidDel="00000000" w:rsidP="00000000" w:rsidRDefault="00000000" w:rsidRPr="00000000" w14:paraId="000002A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A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A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A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A7">
            <w:pPr>
              <w:jc w:val="left"/>
              <w:rPr>
                <w:vertAlign w:val="baseline"/>
              </w:rPr>
            </w:pPr>
            <w:r w:rsidDel="00000000" w:rsidR="00000000" w:rsidRPr="00000000">
              <w:rPr>
                <w:vertAlign w:val="baseline"/>
                <w:rtl w:val="0"/>
              </w:rPr>
              <w:t xml:space="preserve">treatment</w:t>
            </w:r>
          </w:p>
        </w:tc>
        <w:tc>
          <w:tcPr>
            <w:vAlign w:val="top"/>
          </w:tcPr>
          <w:p w:rsidR="00000000" w:rsidDel="00000000" w:rsidP="00000000" w:rsidRDefault="00000000" w:rsidRPr="00000000" w14:paraId="000002A8">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A9">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A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A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A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AD">
            <w:pPr>
              <w:jc w:val="left"/>
              <w:rPr>
                <w:vertAlign w:val="baseline"/>
              </w:rPr>
            </w:pPr>
            <w:r w:rsidDel="00000000" w:rsidR="00000000" w:rsidRPr="00000000">
              <w:rPr>
                <w:vertAlign w:val="baseline"/>
                <w:rtl w:val="0"/>
              </w:rPr>
              <w:t xml:space="preserve">qualityAssurance</w:t>
            </w:r>
          </w:p>
        </w:tc>
        <w:tc>
          <w:tcPr>
            <w:vAlign w:val="top"/>
          </w:tcPr>
          <w:p w:rsidR="00000000" w:rsidDel="00000000" w:rsidP="00000000" w:rsidRDefault="00000000" w:rsidRPr="00000000" w14:paraId="000002AE">
            <w:pPr>
              <w:rPr>
                <w:vertAlign w:val="baseline"/>
              </w:rPr>
            </w:pPr>
            <w:r w:rsidDel="00000000" w:rsidR="00000000" w:rsidRPr="00000000">
              <w:rPr>
                <w:vertAlign w:val="baseline"/>
                <w:rtl w:val="0"/>
              </w:rPr>
              <w:t xml:space="preserve">qualityAssuranceType</w:t>
            </w:r>
          </w:p>
        </w:tc>
        <w:tc>
          <w:tcPr>
            <w:vAlign w:val="top"/>
          </w:tcPr>
          <w:p w:rsidR="00000000" w:rsidDel="00000000" w:rsidP="00000000" w:rsidRDefault="00000000" w:rsidRPr="00000000" w14:paraId="000002A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B0">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B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B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B3">
            <w:pPr>
              <w:jc w:val="left"/>
              <w:rPr>
                <w:vertAlign w:val="baseline"/>
              </w:rPr>
            </w:pPr>
            <w:r w:rsidDel="00000000" w:rsidR="00000000" w:rsidRPr="00000000">
              <w:rPr>
                <w:vertAlign w:val="baseline"/>
                <w:rtl w:val="0"/>
              </w:rPr>
              <w:t xml:space="preserve">syncGroup</w:t>
            </w:r>
          </w:p>
        </w:tc>
        <w:tc>
          <w:tcPr>
            <w:vAlign w:val="top"/>
          </w:tcPr>
          <w:p w:rsidR="00000000" w:rsidDel="00000000" w:rsidP="00000000" w:rsidRDefault="00000000" w:rsidRPr="00000000" w14:paraId="000002B4">
            <w:pPr>
              <w:rPr>
                <w:vertAlign w:val="baseline"/>
              </w:rPr>
            </w:pPr>
            <w:r w:rsidDel="00000000" w:rsidR="00000000" w:rsidRPr="00000000">
              <w:rPr>
                <w:vertAlign w:val="baseline"/>
                <w:rtl w:val="0"/>
              </w:rPr>
              <w:t xml:space="preserve">syncGroupType</w:t>
            </w:r>
          </w:p>
        </w:tc>
        <w:tc>
          <w:tcPr>
            <w:vAlign w:val="top"/>
          </w:tcPr>
          <w:p w:rsidR="00000000" w:rsidDel="00000000" w:rsidP="00000000" w:rsidRDefault="00000000" w:rsidRPr="00000000" w14:paraId="000002B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B6">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B7">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B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B9">
            <w:pPr>
              <w:jc w:val="left"/>
              <w:rPr>
                <w:vertAlign w:val="baseline"/>
              </w:rPr>
            </w:pPr>
            <w:r w:rsidDel="00000000" w:rsidR="00000000" w:rsidRPr="00000000">
              <w:rPr>
                <w:vertAlign w:val="baseline"/>
                <w:rtl w:val="0"/>
              </w:rPr>
              <w:t xml:space="preserve">deviceChain</w:t>
            </w:r>
          </w:p>
        </w:tc>
        <w:tc>
          <w:tcPr>
            <w:vAlign w:val="top"/>
          </w:tcPr>
          <w:p w:rsidR="00000000" w:rsidDel="00000000" w:rsidP="00000000" w:rsidRDefault="00000000" w:rsidRPr="00000000" w14:paraId="000002BA">
            <w:pPr>
              <w:rPr>
                <w:vertAlign w:val="baseline"/>
              </w:rPr>
            </w:pPr>
            <w:r w:rsidDel="00000000" w:rsidR="00000000" w:rsidRPr="00000000">
              <w:rPr>
                <w:vertAlign w:val="baseline"/>
                <w:rtl w:val="0"/>
              </w:rPr>
              <w:t xml:space="preserve">deviceChainType</w:t>
            </w:r>
          </w:p>
        </w:tc>
        <w:tc>
          <w:tcPr>
            <w:vAlign w:val="top"/>
          </w:tcPr>
          <w:p w:rsidR="00000000" w:rsidDel="00000000" w:rsidP="00000000" w:rsidRDefault="00000000" w:rsidRPr="00000000" w14:paraId="000002BB">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B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BD">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B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BF">
            <w:pPr>
              <w:jc w:val="left"/>
              <w:rPr>
                <w:vertAlign w:val="baseline"/>
              </w:rPr>
            </w:pPr>
            <w:r w:rsidDel="00000000" w:rsidR="00000000" w:rsidRPr="00000000">
              <w:rPr>
                <w:vertAlign w:val="baseline"/>
                <w:rtl w:val="0"/>
              </w:rPr>
              <w:t xml:space="preserve">processHistoryRef</w:t>
            </w:r>
          </w:p>
        </w:tc>
        <w:tc>
          <w:tcPr>
            <w:vAlign w:val="top"/>
          </w:tcPr>
          <w:p w:rsidR="00000000" w:rsidDel="00000000" w:rsidP="00000000" w:rsidRDefault="00000000" w:rsidRPr="00000000" w14:paraId="000002C0">
            <w:pPr>
              <w:rPr>
                <w:vertAlign w:val="baseline"/>
              </w:rPr>
            </w:pPr>
            <w:r w:rsidDel="00000000" w:rsidR="00000000" w:rsidRPr="00000000">
              <w:rPr>
                <w:vertAlign w:val="baseline"/>
                <w:rtl w:val="0"/>
              </w:rPr>
              <w:t xml:space="preserve">IDREF</w:t>
            </w:r>
          </w:p>
        </w:tc>
        <w:tc>
          <w:tcPr>
            <w:vAlign w:val="top"/>
          </w:tcPr>
          <w:p w:rsidR="00000000" w:rsidDel="00000000" w:rsidP="00000000" w:rsidRDefault="00000000" w:rsidRPr="00000000" w14:paraId="000002C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C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C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C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C5">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C6">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C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C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C9">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2C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2CB">
      <w:pPr>
        <w:rPr>
          <w:vertAlign w:val="baseline"/>
        </w:rPr>
      </w:pPr>
      <w:bookmarkStart w:colFirst="0" w:colLast="0" w:name="_bl06uwjz08sq" w:id="51"/>
      <w:bookmarkEnd w:id="51"/>
      <w:r w:rsidDel="00000000" w:rsidR="00000000" w:rsidRPr="00000000">
        <w:rPr>
          <w:rtl w:val="0"/>
        </w:rPr>
      </w:r>
    </w:p>
    <w:p w:rsidR="00000000" w:rsidDel="00000000" w:rsidP="00000000" w:rsidRDefault="00000000" w:rsidRPr="00000000" w14:paraId="000002CC">
      <w:pPr>
        <w:pStyle w:val="Heading3"/>
        <w:rPr>
          <w:vertAlign w:val="baseline"/>
        </w:rPr>
      </w:pPr>
      <w:r w:rsidDel="00000000" w:rsidR="00000000" w:rsidRPr="00000000">
        <w:rPr>
          <w:b w:val="1"/>
          <w:bCs w:val="1"/>
          <w:vertAlign w:val="baseline"/>
          <w:rtl w:val="0"/>
        </w:rPr>
        <w:t xml:space="preserve">4.4.1.3.1.1 sequenceNum</w:t>
      </w:r>
      <w:r w:rsidDel="00000000" w:rsidR="00000000" w:rsidRPr="00000000">
        <w:rPr>
          <w:rtl w:val="0"/>
        </w:rPr>
      </w:r>
    </w:p>
    <w:p w:rsidR="00000000" w:rsidDel="00000000" w:rsidP="00000000" w:rsidRDefault="00000000" w:rsidRPr="00000000" w14:paraId="000002CD">
      <w:pPr>
        <w:rPr>
          <w:vertAlign w:val="baseline"/>
        </w:rPr>
      </w:pPr>
      <w:bookmarkStart w:colFirst="0" w:colLast="0" w:name="_hvk65pb0c9xt" w:id="52"/>
      <w:bookmarkEnd w:id="5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sequenceNum</w:t>
      </w:r>
      <w:r w:rsidDel="00000000" w:rsidR="00000000" w:rsidRPr="00000000">
        <w:rPr>
          <w:vertAlign w:val="baseline"/>
          <w:rtl w:val="0"/>
        </w:rPr>
        <w:t xml:space="preserve"> attribute shall be used to assign a positive integer to the enclosing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 that is unique within the scope of the instance document. This number will indicate the order in which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actions occurred, with the lowest number being the first action taken and the highest the last.</w:t>
      </w:r>
    </w:p>
    <w:p w:rsidR="00000000" w:rsidDel="00000000" w:rsidP="00000000" w:rsidRDefault="00000000" w:rsidRPr="00000000" w14:paraId="000002CE">
      <w:pPr>
        <w:pStyle w:val="Heading3"/>
        <w:rPr>
          <w:vertAlign w:val="baseline"/>
        </w:rPr>
      </w:pPr>
      <w:r w:rsidDel="00000000" w:rsidR="00000000" w:rsidRPr="00000000">
        <w:rPr>
          <w:b w:val="1"/>
          <w:bCs w:val="1"/>
          <w:vertAlign w:val="baseline"/>
          <w:rtl w:val="0"/>
        </w:rPr>
        <w:t xml:space="preserve">4.4.1.3.1.2 label</w:t>
      </w:r>
      <w:r w:rsidDel="00000000" w:rsidR="00000000" w:rsidRPr="00000000">
        <w:rPr>
          <w:rtl w:val="0"/>
        </w:rPr>
      </w:r>
    </w:p>
    <w:p w:rsidR="00000000" w:rsidDel="00000000" w:rsidP="00000000" w:rsidRDefault="00000000" w:rsidRPr="00000000" w14:paraId="000002CF">
      <w:pPr>
        <w:rPr>
          <w:vertAlign w:val="baseline"/>
        </w:rPr>
      </w:pPr>
      <w:bookmarkStart w:colFirst="0" w:colLast="0" w:name="_god59rcidl14" w:id="53"/>
      <w:bookmarkEnd w:id="53"/>
      <w:r w:rsidDel="00000000" w:rsidR="00000000" w:rsidRPr="00000000">
        <w:rPr>
          <w:vertAlign w:val="baseline"/>
          <w:rtl w:val="0"/>
        </w:rPr>
        <w:t xml:space="preserve">The label attribute shall be used to provide a brief description of what action the enclosing process event describes.</w:t>
      </w:r>
    </w:p>
    <w:p w:rsidR="00000000" w:rsidDel="00000000" w:rsidP="00000000" w:rsidRDefault="00000000" w:rsidRPr="00000000" w14:paraId="000002D0">
      <w:pPr>
        <w:pStyle w:val="Heading3"/>
        <w:rPr>
          <w:vertAlign w:val="baseline"/>
        </w:rPr>
      </w:pPr>
      <w:r w:rsidDel="00000000" w:rsidR="00000000" w:rsidRPr="00000000">
        <w:rPr>
          <w:b w:val="1"/>
          <w:bCs w:val="1"/>
          <w:vertAlign w:val="baseline"/>
          <w:rtl w:val="0"/>
        </w:rPr>
        <w:t xml:space="preserve">4.4.1.3.1.3 reformattingGuideline</w:t>
      </w:r>
      <w:r w:rsidDel="00000000" w:rsidR="00000000" w:rsidRPr="00000000">
        <w:rPr>
          <w:rtl w:val="0"/>
        </w:rPr>
      </w:r>
    </w:p>
    <w:p w:rsidR="00000000" w:rsidDel="00000000" w:rsidP="00000000" w:rsidRDefault="00000000" w:rsidRPr="00000000" w14:paraId="000002D1">
      <w:pPr>
        <w:rPr>
          <w:vertAlign w:val="baseline"/>
        </w:rPr>
      </w:pPr>
      <w:bookmarkStart w:colFirst="0" w:colLast="0" w:name="_i2ykfx1niz3r" w:id="54"/>
      <w:bookmarkEnd w:id="5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reformattingGuideline</w:t>
      </w:r>
      <w:r w:rsidDel="00000000" w:rsidR="00000000" w:rsidRPr="00000000">
        <w:rPr>
          <w:vertAlign w:val="baseline"/>
          <w:rtl w:val="0"/>
        </w:rPr>
        <w:t xml:space="preserve"> element may be used to convey discursive descriptions of the preservation methodology and or any business rules used as a part of the audio preservation process.</w:t>
      </w:r>
    </w:p>
    <w:p w:rsidR="00000000" w:rsidDel="00000000" w:rsidP="00000000" w:rsidRDefault="00000000" w:rsidRPr="00000000" w14:paraId="000002D2">
      <w:pPr>
        <w:pStyle w:val="Heading3"/>
        <w:rPr>
          <w:vertAlign w:val="baseline"/>
        </w:rPr>
      </w:pPr>
      <w:r w:rsidDel="00000000" w:rsidR="00000000" w:rsidRPr="00000000">
        <w:rPr>
          <w:b w:val="1"/>
          <w:bCs w:val="1"/>
          <w:vertAlign w:val="baseline"/>
          <w:rtl w:val="0"/>
        </w:rPr>
        <w:t xml:space="preserve">4.4.1.3.1.3.1 reformattingGuidelineType</w:t>
      </w:r>
      <w:r w:rsidDel="00000000" w:rsidR="00000000" w:rsidRPr="00000000">
        <w:rPr>
          <w:rtl w:val="0"/>
        </w:rPr>
      </w:r>
    </w:p>
    <w:p w:rsidR="00000000" w:rsidDel="00000000" w:rsidP="00000000" w:rsidRDefault="00000000" w:rsidRPr="00000000" w14:paraId="000002D3">
      <w:pPr>
        <w:rPr>
          <w:vertAlign w:val="baseline"/>
        </w:rPr>
      </w:pPr>
      <w:r w:rsidDel="00000000" w:rsidR="00000000" w:rsidRPr="00000000">
        <w:rPr>
          <w:vertAlign w:val="baseline"/>
          <w:rtl w:val="0"/>
        </w:rPr>
        <w:t xml:space="preserve">The reformattingGuidelineType may be comprised of the following sub-elements:</w:t>
      </w:r>
    </w:p>
    <w:p w:rsidR="00000000" w:rsidDel="00000000" w:rsidP="00000000" w:rsidRDefault="00000000" w:rsidRPr="00000000" w14:paraId="000002D4">
      <w:pPr>
        <w:rPr>
          <w:vertAlign w:val="baseline"/>
        </w:rPr>
      </w:pPr>
      <w:r w:rsidDel="00000000" w:rsidR="00000000" w:rsidRPr="00000000">
        <w:rPr>
          <w:rtl w:val="0"/>
        </w:rPr>
      </w:r>
    </w:p>
    <w:tbl>
      <w:tblPr>
        <w:tblStyle w:val="Table10"/>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2D5">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2D6">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2D7">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2D9">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2DA">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2DD">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2DE">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2E1">
            <w:pPr>
              <w:rPr>
                <w:vertAlign w:val="baseline"/>
              </w:rPr>
            </w:pPr>
            <w:r w:rsidDel="00000000" w:rsidR="00000000" w:rsidRPr="00000000">
              <w:rPr>
                <w:vertAlign w:val="baseline"/>
                <w:rtl w:val="0"/>
              </w:rPr>
              <w:t xml:space="preserve">guidelineText</w:t>
            </w:r>
          </w:p>
        </w:tc>
        <w:tc>
          <w:tcPr>
            <w:vAlign w:val="top"/>
          </w:tcPr>
          <w:p w:rsidR="00000000" w:rsidDel="00000000" w:rsidP="00000000" w:rsidRDefault="00000000" w:rsidRPr="00000000" w14:paraId="000002E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E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E4">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E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E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E7">
            <w:pPr>
              <w:rPr>
                <w:vertAlign w:val="baseline"/>
              </w:rPr>
            </w:pPr>
            <w:r w:rsidDel="00000000" w:rsidR="00000000" w:rsidRPr="00000000">
              <w:rPr>
                <w:vertAlign w:val="baseline"/>
                <w:rtl w:val="0"/>
              </w:rPr>
              <w:t xml:space="preserve">guidelineReference</w:t>
            </w:r>
          </w:p>
        </w:tc>
        <w:tc>
          <w:tcPr>
            <w:vAlign w:val="top"/>
          </w:tcPr>
          <w:p w:rsidR="00000000" w:rsidDel="00000000" w:rsidP="00000000" w:rsidRDefault="00000000" w:rsidRPr="00000000" w14:paraId="000002E8">
            <w:pPr>
              <w:rPr>
                <w:vertAlign w:val="baseline"/>
              </w:rPr>
            </w:pPr>
            <w:r w:rsidDel="00000000" w:rsidR="00000000" w:rsidRPr="00000000">
              <w:rPr>
                <w:vertAlign w:val="baseline"/>
                <w:rtl w:val="0"/>
              </w:rPr>
              <w:t xml:space="preserve">locStringType</w:t>
            </w:r>
          </w:p>
        </w:tc>
        <w:tc>
          <w:tcPr>
            <w:vAlign w:val="top"/>
          </w:tcPr>
          <w:p w:rsidR="00000000" w:rsidDel="00000000" w:rsidP="00000000" w:rsidRDefault="00000000" w:rsidRPr="00000000" w14:paraId="000002E9">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E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E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E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ED">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EE">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E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F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F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2F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2F3">
      <w:pPr>
        <w:pStyle w:val="Heading3"/>
        <w:rPr>
          <w:vertAlign w:val="baseline"/>
        </w:rPr>
      </w:pPr>
      <w:bookmarkStart w:colFirst="0" w:colLast="0" w:name="_q65whuidbqsh" w:id="55"/>
      <w:bookmarkEnd w:id="55"/>
      <w:r w:rsidDel="00000000" w:rsidR="00000000" w:rsidRPr="00000000">
        <w:rPr>
          <w:b w:val="1"/>
          <w:bCs w:val="1"/>
          <w:vertAlign w:val="baseline"/>
          <w:rtl w:val="0"/>
        </w:rPr>
        <w:t xml:space="preserve">4.4.1.3.1.3.1.1 </w:t>
      </w:r>
      <w:del w:author=" wnyc" w:id="29" w:date="2011-12-05T12:43:00Z">
        <w:r w:rsidDel="00000000" w:rsidR="00000000" w:rsidRPr="00000000">
          <w:rPr>
            <w:b w:val="1"/>
            <w:bCs w:val="1"/>
            <w:vertAlign w:val="baseline"/>
            <w:rtl w:val="0"/>
          </w:rPr>
          <w:delText xml:space="preserve">reformattingText</w:delText>
        </w:r>
      </w:del>
      <w:ins w:author=" wnyc" w:id="29" w:date="2011-12-05T12:43:00Z">
        <w:r w:rsidDel="00000000" w:rsidR="00000000" w:rsidRPr="00000000">
          <w:rPr>
            <w:b w:val="1"/>
            <w:bCs w:val="1"/>
            <w:vertAlign w:val="baseline"/>
            <w:rtl w:val="0"/>
          </w:rPr>
          <w:t xml:space="preserve">guidelineText</w:t>
        </w:r>
      </w:ins>
      <w:r w:rsidDel="00000000" w:rsidR="00000000" w:rsidRPr="00000000">
        <w:rPr>
          <w:rtl w:val="0"/>
        </w:rPr>
      </w:r>
    </w:p>
    <w:p w:rsidR="00000000" w:rsidDel="00000000" w:rsidP="00000000" w:rsidRDefault="00000000" w:rsidRPr="00000000" w14:paraId="000002F4">
      <w:pPr>
        <w:rPr>
          <w:vertAlign w:val="baseline"/>
        </w:rPr>
      </w:pPr>
      <w:bookmarkStart w:colFirst="0" w:colLast="0" w:name="_fcrd2mbtjzhx" w:id="56"/>
      <w:bookmarkEnd w:id="56"/>
      <w:r w:rsidDel="00000000" w:rsidR="00000000" w:rsidRPr="00000000">
        <w:rPr>
          <w:vertAlign w:val="baseline"/>
          <w:rtl w:val="0"/>
        </w:rPr>
        <w:t xml:space="preserve">The </w:t>
      </w:r>
      <w:del w:author=" wnyc" w:id="30" w:date="2011-12-05T12:43:00Z">
        <w:r w:rsidDel="00000000" w:rsidR="00000000" w:rsidRPr="00000000">
          <w:rPr>
            <w:vertAlign w:val="baseline"/>
            <w:rtl w:val="0"/>
          </w:rPr>
          <w:delText xml:space="preserve">reformattingText </w:delText>
        </w:r>
      </w:del>
      <w:ins w:author=" wnyc" w:id="30" w:date="2011-12-05T12:43:00Z">
        <w:r w:rsidDel="00000000" w:rsidR="00000000" w:rsidRPr="00000000">
          <w:rPr>
            <w:vertAlign w:val="baseline"/>
            <w:rtl w:val="0"/>
          </w:rPr>
          <w:t xml:space="preserve">guidelineText </w:t>
        </w:r>
      </w:ins>
      <w:r w:rsidDel="00000000" w:rsidR="00000000" w:rsidRPr="00000000">
        <w:rPr>
          <w:vertAlign w:val="baseline"/>
          <w:rtl w:val="0"/>
        </w:rPr>
        <w:t xml:space="preserve">element may be used to include discursive text about the preservation methodology directly in the processEvent.</w:t>
      </w:r>
    </w:p>
    <w:p w:rsidR="00000000" w:rsidDel="00000000" w:rsidP="00000000" w:rsidRDefault="00000000" w:rsidRPr="00000000" w14:paraId="000002F5">
      <w:pPr>
        <w:pStyle w:val="Heading3"/>
        <w:rPr>
          <w:vertAlign w:val="baseline"/>
        </w:rPr>
      </w:pPr>
      <w:r w:rsidDel="00000000" w:rsidR="00000000" w:rsidRPr="00000000">
        <w:rPr>
          <w:b w:val="1"/>
          <w:bCs w:val="1"/>
          <w:vertAlign w:val="baseline"/>
          <w:rtl w:val="0"/>
        </w:rPr>
        <w:t xml:space="preserve">4.4.1.3.1.3.1.2 </w:t>
      </w:r>
      <w:del w:author=" wnyc" w:id="31" w:date="2011-12-05T12:43:00Z">
        <w:r w:rsidDel="00000000" w:rsidR="00000000" w:rsidRPr="00000000">
          <w:rPr>
            <w:b w:val="1"/>
            <w:bCs w:val="1"/>
            <w:vertAlign w:val="baseline"/>
            <w:rtl w:val="0"/>
          </w:rPr>
          <w:delText xml:space="preserve">reformattingReference</w:delText>
        </w:r>
      </w:del>
      <w:ins w:author=" wnyc" w:id="31" w:date="2011-12-05T12:43:00Z">
        <w:r w:rsidDel="00000000" w:rsidR="00000000" w:rsidRPr="00000000">
          <w:rPr>
            <w:b w:val="1"/>
            <w:bCs w:val="1"/>
            <w:vertAlign w:val="baseline"/>
            <w:rtl w:val="0"/>
          </w:rPr>
          <w:t xml:space="preserve">guidelineReference</w:t>
        </w:r>
      </w:ins>
      <w:r w:rsidDel="00000000" w:rsidR="00000000" w:rsidRPr="00000000">
        <w:rPr>
          <w:rtl w:val="0"/>
        </w:rPr>
      </w:r>
    </w:p>
    <w:p w:rsidR="00000000" w:rsidDel="00000000" w:rsidP="00000000" w:rsidRDefault="00000000" w:rsidRPr="00000000" w14:paraId="000002F6">
      <w:pPr>
        <w:rPr>
          <w:vertAlign w:val="baseline"/>
        </w:rPr>
      </w:pPr>
      <w:bookmarkStart w:colFirst="0" w:colLast="0" w:name="_ixqbmpf3mv0w" w:id="57"/>
      <w:bookmarkEnd w:id="57"/>
      <w:r w:rsidDel="00000000" w:rsidR="00000000" w:rsidRPr="00000000">
        <w:rPr>
          <w:vertAlign w:val="baseline"/>
          <w:rtl w:val="0"/>
        </w:rPr>
        <w:t xml:space="preserve">The </w:t>
      </w:r>
      <w:del w:author=" wnyc" w:id="32" w:date="2011-12-05T12:44:00Z">
        <w:r w:rsidDel="00000000" w:rsidR="00000000" w:rsidRPr="00000000">
          <w:rPr>
            <w:vertAlign w:val="baseline"/>
            <w:rtl w:val="0"/>
          </w:rPr>
          <w:delText xml:space="preserve">reformattingReference </w:delText>
        </w:r>
      </w:del>
      <w:ins w:author=" wnyc" w:id="32" w:date="2011-12-05T12:44:00Z">
        <w:r w:rsidDel="00000000" w:rsidR="00000000" w:rsidRPr="00000000">
          <w:rPr>
            <w:vertAlign w:val="baseline"/>
            <w:rtl w:val="0"/>
          </w:rPr>
          <w:t xml:space="preserve">guidelineReference </w:t>
        </w:r>
      </w:ins>
      <w:r w:rsidDel="00000000" w:rsidR="00000000" w:rsidRPr="00000000">
        <w:rPr>
          <w:vertAlign w:val="baseline"/>
          <w:rtl w:val="0"/>
        </w:rPr>
        <w:t xml:space="preserve">element may be used to provide an xlink </w:t>
      </w:r>
      <w:r w:rsidDel="00000000" w:rsidR="00000000" w:rsidRPr="00000000">
        <w:rPr>
          <w:rFonts w:ascii="Courier New" w:cs="Courier New" w:eastAsia="Courier New" w:hAnsi="Courier New"/>
          <w:vertAlign w:val="baseline"/>
          <w:rtl w:val="0"/>
        </w:rPr>
        <w:t xml:space="preserve">simplelink</w:t>
      </w:r>
      <w:r w:rsidDel="00000000" w:rsidR="00000000" w:rsidRPr="00000000">
        <w:rPr>
          <w:vertAlign w:val="baseline"/>
          <w:rtl w:val="0"/>
        </w:rPr>
        <w:t xml:space="preserve"> reference to the location of a text file containing discursive text about the preservation methodology.</w:t>
      </w:r>
    </w:p>
    <w:p w:rsidR="00000000" w:rsidDel="00000000" w:rsidP="00000000" w:rsidRDefault="00000000" w:rsidRPr="00000000" w14:paraId="000002F7">
      <w:pPr>
        <w:pStyle w:val="Heading3"/>
        <w:rPr>
          <w:vertAlign w:val="baseline"/>
        </w:rPr>
      </w:pPr>
      <w:r w:rsidDel="00000000" w:rsidR="00000000" w:rsidRPr="00000000">
        <w:rPr>
          <w:b w:val="1"/>
          <w:bCs w:val="1"/>
          <w:vertAlign w:val="baseline"/>
          <w:rtl w:val="0"/>
        </w:rPr>
        <w:t xml:space="preserve">4.4.1.3.1.4 workers</w:t>
      </w:r>
      <w:r w:rsidDel="00000000" w:rsidR="00000000" w:rsidRPr="00000000">
        <w:rPr>
          <w:rtl w:val="0"/>
        </w:rPr>
      </w:r>
    </w:p>
    <w:p w:rsidR="00000000" w:rsidDel="00000000" w:rsidP="00000000" w:rsidRDefault="00000000" w:rsidRPr="00000000" w14:paraId="000002F8">
      <w:pPr>
        <w:rPr>
          <w:vertAlign w:val="baseline"/>
        </w:rPr>
      </w:pPr>
      <w:bookmarkStart w:colFirst="0" w:colLast="0" w:name="_5renewo9t715" w:id="58"/>
      <w:bookmarkEnd w:id="5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workers</w:t>
      </w:r>
      <w:r w:rsidDel="00000000" w:rsidR="00000000" w:rsidRPr="00000000">
        <w:rPr>
          <w:vertAlign w:val="baseline"/>
          <w:rtl w:val="0"/>
        </w:rPr>
        <w:t xml:space="preserve"> attribute shall contain an </w:t>
      </w:r>
      <w:r w:rsidDel="00000000" w:rsidR="00000000" w:rsidRPr="00000000">
        <w:rPr>
          <w:rFonts w:ascii="Courier New" w:cs="Courier New" w:eastAsia="Courier New" w:hAnsi="Courier New"/>
          <w:vertAlign w:val="baseline"/>
          <w:rtl w:val="0"/>
        </w:rPr>
        <w:t xml:space="preserve">IDREFS</w:t>
      </w:r>
      <w:r w:rsidDel="00000000" w:rsidR="00000000" w:rsidRPr="00000000">
        <w:rPr>
          <w:vertAlign w:val="baseline"/>
          <w:rtl w:val="0"/>
        </w:rPr>
        <w:t xml:space="preserve"> list of </w:t>
      </w:r>
      <w:r w:rsidDel="00000000" w:rsidR="00000000" w:rsidRPr="00000000">
        <w:rPr>
          <w:rFonts w:ascii="Courier New" w:cs="Courier New" w:eastAsia="Courier New" w:hAnsi="Courier New"/>
          <w:vertAlign w:val="baseline"/>
          <w:rtl w:val="0"/>
        </w:rPr>
        <w:t xml:space="preserve">IDREF</w:t>
      </w:r>
      <w:r w:rsidDel="00000000" w:rsidR="00000000" w:rsidRPr="00000000">
        <w:rPr>
          <w:vertAlign w:val="baseline"/>
          <w:rtl w:val="0"/>
        </w:rPr>
        <w:t xml:space="preserve"> pointers that reference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of each of the workers from the </w:t>
      </w:r>
      <w:r w:rsidDel="00000000" w:rsidR="00000000" w:rsidRPr="00000000">
        <w:rPr>
          <w:rFonts w:ascii="Courier New" w:cs="Courier New" w:eastAsia="Courier New" w:hAnsi="Courier New"/>
          <w:vertAlign w:val="baseline"/>
          <w:rtl w:val="0"/>
        </w:rPr>
        <w:t xml:space="preserve">workerList</w:t>
      </w:r>
      <w:r w:rsidDel="00000000" w:rsidR="00000000" w:rsidRPr="00000000">
        <w:rPr>
          <w:vertAlign w:val="baseline"/>
          <w:rtl w:val="0"/>
        </w:rPr>
        <w:t xml:space="preserve"> element (see 4.4.1.2) who participated in the enclosing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w:t>
      </w:r>
    </w:p>
    <w:p w:rsidR="00000000" w:rsidDel="00000000" w:rsidP="00000000" w:rsidRDefault="00000000" w:rsidRPr="00000000" w14:paraId="000002F9">
      <w:pPr>
        <w:pStyle w:val="Heading3"/>
        <w:rPr>
          <w:vertAlign w:val="baseline"/>
        </w:rPr>
      </w:pPr>
      <w:r w:rsidDel="00000000" w:rsidR="00000000" w:rsidRPr="00000000">
        <w:rPr>
          <w:b w:val="1"/>
          <w:bCs w:val="1"/>
          <w:vertAlign w:val="baseline"/>
          <w:rtl w:val="0"/>
        </w:rPr>
        <w:t xml:space="preserve">4.4.1.3.1.5 creationDate</w:t>
      </w:r>
      <w:r w:rsidDel="00000000" w:rsidR="00000000" w:rsidRPr="00000000">
        <w:rPr>
          <w:rtl w:val="0"/>
        </w:rPr>
      </w:r>
    </w:p>
    <w:p w:rsidR="00000000" w:rsidDel="00000000" w:rsidP="00000000" w:rsidRDefault="00000000" w:rsidRPr="00000000" w14:paraId="000002FA">
      <w:pPr>
        <w:rPr>
          <w:vertAlign w:val="baseline"/>
        </w:rPr>
      </w:pPr>
      <w:bookmarkStart w:colFirst="0" w:colLast="0" w:name="_uhl3qa7g08o4" w:id="59"/>
      <w:bookmarkEnd w:id="59"/>
      <w:r w:rsidDel="00000000" w:rsidR="00000000" w:rsidRPr="00000000">
        <w:rPr>
          <w:vertAlign w:val="baseline"/>
          <w:rtl w:val="0"/>
        </w:rPr>
        <w:t xml:space="preserve">The </w:t>
      </w:r>
      <w:del w:author=" wnyc" w:id="33" w:date="2011-12-05T12:44:00Z">
        <w:r w:rsidDel="00000000" w:rsidR="00000000" w:rsidRPr="00000000">
          <w:rPr>
            <w:rFonts w:ascii="Courier New" w:cs="Courier New" w:eastAsia="Courier New" w:hAnsi="Courier New"/>
            <w:vertAlign w:val="baseline"/>
            <w:rtl w:val="0"/>
          </w:rPr>
          <w:delText xml:space="preserve">creationData</w:delText>
        </w:r>
        <w:r w:rsidDel="00000000" w:rsidR="00000000" w:rsidRPr="00000000">
          <w:rPr>
            <w:vertAlign w:val="baseline"/>
            <w:rtl w:val="0"/>
          </w:rPr>
          <w:delText xml:space="preserve"> </w:delText>
        </w:r>
      </w:del>
      <w:ins w:author=" wnyc" w:id="33" w:date="2011-12-05T12:44:00Z">
        <w:r w:rsidDel="00000000" w:rsidR="00000000" w:rsidRPr="00000000">
          <w:rPr>
            <w:rFonts w:ascii="Courier New" w:cs="Courier New" w:eastAsia="Courier New" w:hAnsi="Courier New"/>
            <w:vertAlign w:val="baseline"/>
            <w:rtl w:val="0"/>
          </w:rPr>
          <w:t xml:space="preserve">creationDate</w:t>
        </w:r>
        <w:r w:rsidDel="00000000" w:rsidR="00000000" w:rsidRPr="00000000">
          <w:rPr>
            <w:vertAlign w:val="baseline"/>
            <w:rtl w:val="0"/>
          </w:rPr>
          <w:t xml:space="preserve"> </w:t>
        </w:r>
      </w:ins>
      <w:r w:rsidDel="00000000" w:rsidR="00000000" w:rsidRPr="00000000">
        <w:rPr>
          <w:vertAlign w:val="baseline"/>
          <w:rtl w:val="0"/>
        </w:rPr>
        <w:t xml:space="preserve">element shall be used to indicate the time and date the enclosing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occurred. The xml schema </w:t>
      </w:r>
      <w:r w:rsidDel="00000000" w:rsidR="00000000" w:rsidRPr="00000000">
        <w:rPr>
          <w:rFonts w:ascii="Courier New" w:cs="Courier New" w:eastAsia="Courier New" w:hAnsi="Courier New"/>
          <w:vertAlign w:val="baseline"/>
          <w:rtl w:val="0"/>
        </w:rPr>
        <w:t xml:space="preserve">dateTime</w:t>
      </w:r>
      <w:r w:rsidDel="00000000" w:rsidR="00000000" w:rsidRPr="00000000">
        <w:rPr>
          <w:vertAlign w:val="baseline"/>
          <w:rtl w:val="0"/>
        </w:rPr>
        <w:t xml:space="preserve"> data type shall be used to encode the time and date.</w:t>
      </w:r>
    </w:p>
    <w:p w:rsidR="00000000" w:rsidDel="00000000" w:rsidP="00000000" w:rsidRDefault="00000000" w:rsidRPr="00000000" w14:paraId="000002FB">
      <w:pPr>
        <w:pStyle w:val="Heading3"/>
        <w:rPr>
          <w:vertAlign w:val="baseline"/>
        </w:rPr>
      </w:pPr>
      <w:r w:rsidDel="00000000" w:rsidR="00000000" w:rsidRPr="00000000">
        <w:rPr>
          <w:b w:val="1"/>
          <w:bCs w:val="1"/>
          <w:vertAlign w:val="baseline"/>
          <w:rtl w:val="0"/>
        </w:rPr>
        <w:t xml:space="preserve">4.4.1.3.1.6 treatment</w:t>
      </w:r>
      <w:r w:rsidDel="00000000" w:rsidR="00000000" w:rsidRPr="00000000">
        <w:rPr>
          <w:rtl w:val="0"/>
        </w:rPr>
      </w:r>
    </w:p>
    <w:p w:rsidR="00000000" w:rsidDel="00000000" w:rsidP="00000000" w:rsidRDefault="00000000" w:rsidRPr="00000000" w14:paraId="000002FC">
      <w:pPr>
        <w:rPr>
          <w:vertAlign w:val="baseline"/>
        </w:rPr>
      </w:pPr>
      <w:bookmarkStart w:colFirst="0" w:colLast="0" w:name="_9stiffkzdk7w" w:id="60"/>
      <w:bookmarkEnd w:id="6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treatment</w:t>
      </w:r>
      <w:r w:rsidDel="00000000" w:rsidR="00000000" w:rsidRPr="00000000">
        <w:rPr>
          <w:vertAlign w:val="baseline"/>
          <w:rtl w:val="0"/>
        </w:rPr>
        <w:t xml:space="preserve"> element may be used to provide a free text description of an action that was undertaken as a part of the enclosing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 which cannot be adequately described through 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 and its sub-elements and attributes.</w:t>
      </w:r>
    </w:p>
    <w:p w:rsidR="00000000" w:rsidDel="00000000" w:rsidP="00000000" w:rsidRDefault="00000000" w:rsidRPr="00000000" w14:paraId="000002FD">
      <w:pPr>
        <w:pStyle w:val="Heading3"/>
        <w:rPr>
          <w:vertAlign w:val="baseline"/>
        </w:rPr>
      </w:pPr>
      <w:r w:rsidDel="00000000" w:rsidR="00000000" w:rsidRPr="00000000">
        <w:rPr>
          <w:b w:val="1"/>
          <w:bCs w:val="1"/>
          <w:vertAlign w:val="baseline"/>
          <w:rtl w:val="0"/>
        </w:rPr>
        <w:t xml:space="preserve">4.4.1.3.1.7 qualityAssurance</w:t>
      </w:r>
      <w:r w:rsidDel="00000000" w:rsidR="00000000" w:rsidRPr="00000000">
        <w:rPr>
          <w:rtl w:val="0"/>
        </w:rPr>
      </w:r>
    </w:p>
    <w:p w:rsidR="00000000" w:rsidDel="00000000" w:rsidP="00000000" w:rsidRDefault="00000000" w:rsidRPr="00000000" w14:paraId="000002FE">
      <w:pPr>
        <w:rPr>
          <w:vertAlign w:val="baseline"/>
        </w:rPr>
      </w:pPr>
      <w:bookmarkStart w:colFirst="0" w:colLast="0" w:name="_rvr3n0ro18th" w:id="61"/>
      <w:bookmarkEnd w:id="6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qualityAssurance</w:t>
      </w:r>
      <w:r w:rsidDel="00000000" w:rsidR="00000000" w:rsidRPr="00000000">
        <w:rPr>
          <w:vertAlign w:val="baseline"/>
          <w:rtl w:val="0"/>
        </w:rPr>
        <w:t xml:space="preserve"> element may be used to record the outcome of a quality assurance check in the processing workflow.</w:t>
      </w:r>
    </w:p>
    <w:p w:rsidR="00000000" w:rsidDel="00000000" w:rsidP="00000000" w:rsidRDefault="00000000" w:rsidRPr="00000000" w14:paraId="000002FF">
      <w:pPr>
        <w:pStyle w:val="Heading3"/>
        <w:rPr>
          <w:vertAlign w:val="baseline"/>
        </w:rPr>
      </w:pPr>
      <w:r w:rsidDel="00000000" w:rsidR="00000000" w:rsidRPr="00000000">
        <w:rPr>
          <w:b w:val="1"/>
          <w:bCs w:val="1"/>
          <w:vertAlign w:val="baseline"/>
          <w:rtl w:val="0"/>
        </w:rPr>
        <w:t xml:space="preserve">4.4.1.3.1.7.1 qualityAsuranceType</w:t>
      </w:r>
      <w:r w:rsidDel="00000000" w:rsidR="00000000" w:rsidRPr="00000000">
        <w:rPr>
          <w:rtl w:val="0"/>
        </w:rPr>
      </w:r>
    </w:p>
    <w:p w:rsidR="00000000" w:rsidDel="00000000" w:rsidP="00000000" w:rsidRDefault="00000000" w:rsidRPr="00000000" w14:paraId="00000300">
      <w:pPr>
        <w:rPr>
          <w:vertAlign w:val="baseline"/>
        </w:rPr>
      </w:pPr>
      <w:r w:rsidDel="00000000" w:rsidR="00000000" w:rsidRPr="00000000">
        <w:rPr>
          <w:vertAlign w:val="baseline"/>
          <w:rtl w:val="0"/>
        </w:rPr>
        <w:t xml:space="preserve">The qualityAssuranceType shall be comprised of the following sub-elements and attributes:</w:t>
      </w:r>
    </w:p>
    <w:p w:rsidR="00000000" w:rsidDel="00000000" w:rsidP="00000000" w:rsidRDefault="00000000" w:rsidRPr="00000000" w14:paraId="00000301">
      <w:pPr>
        <w:rPr>
          <w:vertAlign w:val="baseline"/>
        </w:rPr>
      </w:pPr>
      <w:r w:rsidDel="00000000" w:rsidR="00000000" w:rsidRPr="00000000">
        <w:rPr>
          <w:rtl w:val="0"/>
        </w:rPr>
      </w:r>
    </w:p>
    <w:tbl>
      <w:tblPr>
        <w:tblStyle w:val="Table11"/>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302">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303">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304">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306">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307">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30A">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30B">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30E">
            <w:pPr>
              <w:rPr>
                <w:vertAlign w:val="baseline"/>
              </w:rPr>
            </w:pPr>
            <w:r w:rsidDel="00000000" w:rsidR="00000000" w:rsidRPr="00000000">
              <w:rPr>
                <w:vertAlign w:val="baseline"/>
                <w:rtl w:val="0"/>
              </w:rPr>
              <w:t xml:space="preserve">creationDate</w:t>
            </w:r>
          </w:p>
        </w:tc>
        <w:tc>
          <w:tcPr>
            <w:vAlign w:val="top"/>
          </w:tcPr>
          <w:p w:rsidR="00000000" w:rsidDel="00000000" w:rsidP="00000000" w:rsidRDefault="00000000" w:rsidRPr="00000000" w14:paraId="0000030F">
            <w:pPr>
              <w:rPr>
                <w:vertAlign w:val="baseline"/>
              </w:rPr>
            </w:pPr>
            <w:r w:rsidDel="00000000" w:rsidR="00000000" w:rsidRPr="00000000">
              <w:rPr>
                <w:vertAlign w:val="baseline"/>
                <w:rtl w:val="0"/>
              </w:rPr>
              <w:t xml:space="preserve">xsd:dateTime</w:t>
            </w:r>
          </w:p>
        </w:tc>
        <w:tc>
          <w:tcPr>
            <w:vAlign w:val="top"/>
          </w:tcPr>
          <w:p w:rsidR="00000000" w:rsidDel="00000000" w:rsidP="00000000" w:rsidRDefault="00000000" w:rsidRPr="00000000" w14:paraId="0000031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2">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13">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14">
            <w:pPr>
              <w:rPr>
                <w:vertAlign w:val="baseline"/>
              </w:rPr>
            </w:pPr>
            <w:r w:rsidDel="00000000" w:rsidR="00000000" w:rsidRPr="00000000">
              <w:rPr>
                <w:vertAlign w:val="baseline"/>
                <w:rtl w:val="0"/>
              </w:rPr>
              <w:t xml:space="preserve">note</w:t>
            </w:r>
          </w:p>
        </w:tc>
        <w:tc>
          <w:tcPr>
            <w:vAlign w:val="top"/>
          </w:tcPr>
          <w:p w:rsidR="00000000" w:rsidDel="00000000" w:rsidP="00000000" w:rsidRDefault="00000000" w:rsidRPr="00000000" w14:paraId="00000315">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316">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1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8">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1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1A">
            <w:pPr>
              <w:rPr>
                <w:vertAlign w:val="baseline"/>
              </w:rPr>
            </w:pPr>
            <w:r w:rsidDel="00000000" w:rsidR="00000000" w:rsidRPr="00000000">
              <w:rPr>
                <w:vertAlign w:val="baseline"/>
                <w:rtl w:val="0"/>
              </w:rPr>
              <w:t xml:space="preserve">inspectors</w:t>
            </w:r>
          </w:p>
        </w:tc>
        <w:tc>
          <w:tcPr>
            <w:vAlign w:val="top"/>
          </w:tcPr>
          <w:p w:rsidR="00000000" w:rsidDel="00000000" w:rsidP="00000000" w:rsidRDefault="00000000" w:rsidRPr="00000000" w14:paraId="0000031B">
            <w:pPr>
              <w:rPr>
                <w:vertAlign w:val="baseline"/>
              </w:rPr>
            </w:pPr>
            <w:r w:rsidDel="00000000" w:rsidR="00000000" w:rsidRPr="00000000">
              <w:rPr>
                <w:vertAlign w:val="baseline"/>
                <w:rtl w:val="0"/>
              </w:rPr>
              <w:t xml:space="preserve">xsd:IDREFS</w:t>
            </w:r>
          </w:p>
        </w:tc>
        <w:tc>
          <w:tcPr>
            <w:vAlign w:val="top"/>
          </w:tcPr>
          <w:p w:rsidR="00000000" w:rsidDel="00000000" w:rsidP="00000000" w:rsidRDefault="00000000" w:rsidRPr="00000000" w14:paraId="0000031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E">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1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20">
            <w:pPr>
              <w:rPr>
                <w:vertAlign w:val="baseline"/>
              </w:rPr>
            </w:pPr>
            <w:r w:rsidDel="00000000" w:rsidR="00000000" w:rsidRPr="00000000">
              <w:rPr>
                <w:vertAlign w:val="baseline"/>
                <w:rtl w:val="0"/>
              </w:rPr>
              <w:t xml:space="preserve">passFail</w:t>
            </w:r>
          </w:p>
        </w:tc>
        <w:tc>
          <w:tcPr>
            <w:vAlign w:val="top"/>
          </w:tcPr>
          <w:p w:rsidR="00000000" w:rsidDel="00000000" w:rsidP="00000000" w:rsidRDefault="00000000" w:rsidRPr="00000000" w14:paraId="00000321">
            <w:pPr>
              <w:rPr>
                <w:vertAlign w:val="baseline"/>
              </w:rPr>
            </w:pPr>
            <w:r w:rsidDel="00000000" w:rsidR="00000000" w:rsidRPr="00000000">
              <w:rPr>
                <w:vertAlign w:val="baseline"/>
                <w:rtl w:val="0"/>
              </w:rPr>
              <w:t xml:space="preserve">passFailType</w:t>
            </w:r>
          </w:p>
        </w:tc>
        <w:tc>
          <w:tcPr>
            <w:vAlign w:val="top"/>
          </w:tcPr>
          <w:p w:rsidR="00000000" w:rsidDel="00000000" w:rsidP="00000000" w:rsidRDefault="00000000" w:rsidRPr="00000000" w14:paraId="0000032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2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24">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2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26">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2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2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2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2A">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32B">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32C">
      <w:pPr>
        <w:pStyle w:val="Heading3"/>
        <w:rPr>
          <w:vertAlign w:val="baseline"/>
        </w:rPr>
      </w:pPr>
      <w:bookmarkStart w:colFirst="0" w:colLast="0" w:name="_cdyt6jhr9r09" w:id="62"/>
      <w:bookmarkEnd w:id="62"/>
      <w:r w:rsidDel="00000000" w:rsidR="00000000" w:rsidRPr="00000000">
        <w:rPr>
          <w:b w:val="1"/>
          <w:bCs w:val="1"/>
          <w:vertAlign w:val="baseline"/>
          <w:rtl w:val="0"/>
        </w:rPr>
        <w:t xml:space="preserve">4.4.1.3.1.7.1.1 creationDate</w:t>
      </w:r>
      <w:r w:rsidDel="00000000" w:rsidR="00000000" w:rsidRPr="00000000">
        <w:rPr>
          <w:rtl w:val="0"/>
        </w:rPr>
      </w:r>
    </w:p>
    <w:p w:rsidR="00000000" w:rsidDel="00000000" w:rsidP="00000000" w:rsidRDefault="00000000" w:rsidRPr="00000000" w14:paraId="0000032D">
      <w:pPr>
        <w:rPr>
          <w:vertAlign w:val="baseline"/>
        </w:rPr>
      </w:pPr>
      <w:bookmarkStart w:colFirst="0" w:colLast="0" w:name="_k579tmm55khh" w:id="63"/>
      <w:bookmarkEnd w:id="63"/>
      <w:r w:rsidDel="00000000" w:rsidR="00000000" w:rsidRPr="00000000">
        <w:rPr>
          <w:vertAlign w:val="baseline"/>
          <w:rtl w:val="0"/>
        </w:rPr>
        <w:t xml:space="preserve">The </w:t>
      </w:r>
      <w:del w:author=" wnyc" w:id="34" w:date="2011-12-05T12:45:00Z">
        <w:r w:rsidDel="00000000" w:rsidR="00000000" w:rsidRPr="00000000">
          <w:rPr>
            <w:rFonts w:ascii="Courier New" w:cs="Courier New" w:eastAsia="Courier New" w:hAnsi="Courier New"/>
            <w:vertAlign w:val="baseline"/>
            <w:rtl w:val="0"/>
          </w:rPr>
          <w:delText xml:space="preserve">creationData</w:delText>
        </w:r>
        <w:r w:rsidDel="00000000" w:rsidR="00000000" w:rsidRPr="00000000">
          <w:rPr>
            <w:vertAlign w:val="baseline"/>
            <w:rtl w:val="0"/>
          </w:rPr>
          <w:delText xml:space="preserve"> </w:delText>
        </w:r>
      </w:del>
      <w:ins w:author=" wnyc" w:id="34" w:date="2011-12-05T12:45:00Z">
        <w:r w:rsidDel="00000000" w:rsidR="00000000" w:rsidRPr="00000000">
          <w:rPr>
            <w:rFonts w:ascii="Courier New" w:cs="Courier New" w:eastAsia="Courier New" w:hAnsi="Courier New"/>
            <w:vertAlign w:val="baseline"/>
            <w:rtl w:val="0"/>
          </w:rPr>
          <w:t xml:space="preserve">creationDate</w:t>
        </w:r>
        <w:r w:rsidDel="00000000" w:rsidR="00000000" w:rsidRPr="00000000">
          <w:rPr>
            <w:vertAlign w:val="baseline"/>
            <w:rtl w:val="0"/>
          </w:rPr>
          <w:t xml:space="preserve"> </w:t>
        </w:r>
      </w:ins>
      <w:r w:rsidDel="00000000" w:rsidR="00000000" w:rsidRPr="00000000">
        <w:rPr>
          <w:vertAlign w:val="baseline"/>
          <w:rtl w:val="0"/>
        </w:rPr>
        <w:t xml:space="preserve">element shall be used to indicate the time and date the enclosing </w:t>
      </w:r>
      <w:r w:rsidDel="00000000" w:rsidR="00000000" w:rsidRPr="00000000">
        <w:rPr>
          <w:rFonts w:ascii="Courier New" w:cs="Courier New" w:eastAsia="Courier New" w:hAnsi="Courier New"/>
          <w:vertAlign w:val="baseline"/>
          <w:rtl w:val="0"/>
        </w:rPr>
        <w:t xml:space="preserve">qualityAssurance</w:t>
      </w:r>
      <w:r w:rsidDel="00000000" w:rsidR="00000000" w:rsidRPr="00000000">
        <w:rPr>
          <w:vertAlign w:val="baseline"/>
          <w:rtl w:val="0"/>
        </w:rPr>
        <w:t xml:space="preserve"> event occurred. The xml schema </w:t>
      </w:r>
      <w:r w:rsidDel="00000000" w:rsidR="00000000" w:rsidRPr="00000000">
        <w:rPr>
          <w:rFonts w:ascii="Courier New" w:cs="Courier New" w:eastAsia="Courier New" w:hAnsi="Courier New"/>
          <w:vertAlign w:val="baseline"/>
          <w:rtl w:val="0"/>
        </w:rPr>
        <w:t xml:space="preserve">dateTime</w:t>
      </w:r>
      <w:r w:rsidDel="00000000" w:rsidR="00000000" w:rsidRPr="00000000">
        <w:rPr>
          <w:vertAlign w:val="baseline"/>
          <w:rtl w:val="0"/>
        </w:rPr>
        <w:t xml:space="preserve"> data type shall be used to encode the time and date.</w:t>
      </w:r>
    </w:p>
    <w:p w:rsidR="00000000" w:rsidDel="00000000" w:rsidP="00000000" w:rsidRDefault="00000000" w:rsidRPr="00000000" w14:paraId="0000032E">
      <w:pPr>
        <w:pStyle w:val="Heading3"/>
        <w:rPr>
          <w:vertAlign w:val="baseline"/>
        </w:rPr>
      </w:pPr>
      <w:r w:rsidDel="00000000" w:rsidR="00000000" w:rsidRPr="00000000">
        <w:rPr>
          <w:b w:val="1"/>
          <w:bCs w:val="1"/>
          <w:vertAlign w:val="baseline"/>
          <w:rtl w:val="0"/>
        </w:rPr>
        <w:t xml:space="preserve">4.4.1.3.1.7.1.2 note</w:t>
      </w:r>
      <w:r w:rsidDel="00000000" w:rsidR="00000000" w:rsidRPr="00000000">
        <w:rPr>
          <w:rtl w:val="0"/>
        </w:rPr>
      </w:r>
    </w:p>
    <w:p w:rsidR="00000000" w:rsidDel="00000000" w:rsidP="00000000" w:rsidRDefault="00000000" w:rsidRPr="00000000" w14:paraId="0000032F">
      <w:pPr>
        <w:rPr>
          <w:vertAlign w:val="baseline"/>
        </w:rPr>
      </w:pPr>
      <w:bookmarkStart w:colFirst="0" w:colLast="0" w:name="_3kh7a77a47ql" w:id="64"/>
      <w:bookmarkEnd w:id="64"/>
      <w:r w:rsidDel="00000000" w:rsidR="00000000" w:rsidRPr="00000000">
        <w:rPr>
          <w:vertAlign w:val="baseline"/>
          <w:rtl w:val="0"/>
        </w:rPr>
        <w:t xml:space="preserve">The note element may be used to provide discursive text regarding the specifics of the quality assurance work and its outcome.</w:t>
      </w:r>
    </w:p>
    <w:p w:rsidR="00000000" w:rsidDel="00000000" w:rsidP="00000000" w:rsidRDefault="00000000" w:rsidRPr="00000000" w14:paraId="00000330">
      <w:pPr>
        <w:pStyle w:val="Heading3"/>
        <w:rPr>
          <w:vertAlign w:val="baseline"/>
        </w:rPr>
      </w:pPr>
      <w:r w:rsidDel="00000000" w:rsidR="00000000" w:rsidRPr="00000000">
        <w:rPr>
          <w:b w:val="1"/>
          <w:bCs w:val="1"/>
          <w:vertAlign w:val="baseline"/>
          <w:rtl w:val="0"/>
        </w:rPr>
        <w:t xml:space="preserve">4.4.1.3.1.7.1.3 inspectors</w:t>
      </w:r>
      <w:r w:rsidDel="00000000" w:rsidR="00000000" w:rsidRPr="00000000">
        <w:rPr>
          <w:rtl w:val="0"/>
        </w:rPr>
      </w:r>
    </w:p>
    <w:p w:rsidR="00000000" w:rsidDel="00000000" w:rsidP="00000000" w:rsidRDefault="00000000" w:rsidRPr="00000000" w14:paraId="00000331">
      <w:pPr>
        <w:rPr>
          <w:vertAlign w:val="baseline"/>
        </w:rPr>
      </w:pPr>
      <w:bookmarkStart w:colFirst="0" w:colLast="0" w:name="_59azl4xp0zyr" w:id="65"/>
      <w:bookmarkEnd w:id="6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inspectors</w:t>
      </w:r>
      <w:r w:rsidDel="00000000" w:rsidR="00000000" w:rsidRPr="00000000">
        <w:rPr>
          <w:vertAlign w:val="baseline"/>
          <w:rtl w:val="0"/>
        </w:rPr>
        <w:t xml:space="preserve"> attribute shall contain an </w:t>
      </w:r>
      <w:r w:rsidDel="00000000" w:rsidR="00000000" w:rsidRPr="00000000">
        <w:rPr>
          <w:rFonts w:ascii="Courier New" w:cs="Courier New" w:eastAsia="Courier New" w:hAnsi="Courier New"/>
          <w:vertAlign w:val="baseline"/>
          <w:rtl w:val="0"/>
        </w:rPr>
        <w:t xml:space="preserve">IDREFS</w:t>
      </w:r>
      <w:r w:rsidDel="00000000" w:rsidR="00000000" w:rsidRPr="00000000">
        <w:rPr>
          <w:vertAlign w:val="baseline"/>
          <w:rtl w:val="0"/>
        </w:rPr>
        <w:t xml:space="preserve"> list of </w:t>
      </w:r>
      <w:r w:rsidDel="00000000" w:rsidR="00000000" w:rsidRPr="00000000">
        <w:rPr>
          <w:rFonts w:ascii="Courier New" w:cs="Courier New" w:eastAsia="Courier New" w:hAnsi="Courier New"/>
          <w:vertAlign w:val="baseline"/>
          <w:rtl w:val="0"/>
        </w:rPr>
        <w:t xml:space="preserve">IDREF</w:t>
      </w:r>
      <w:r w:rsidDel="00000000" w:rsidR="00000000" w:rsidRPr="00000000">
        <w:rPr>
          <w:vertAlign w:val="baseline"/>
          <w:rtl w:val="0"/>
        </w:rPr>
        <w:t xml:space="preserve"> pointers that reference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of each of the workers from the </w:t>
      </w:r>
      <w:r w:rsidDel="00000000" w:rsidR="00000000" w:rsidRPr="00000000">
        <w:rPr>
          <w:rFonts w:ascii="Courier New" w:cs="Courier New" w:eastAsia="Courier New" w:hAnsi="Courier New"/>
          <w:vertAlign w:val="baseline"/>
          <w:rtl w:val="0"/>
        </w:rPr>
        <w:t xml:space="preserve">workerList</w:t>
      </w:r>
      <w:r w:rsidDel="00000000" w:rsidR="00000000" w:rsidRPr="00000000">
        <w:rPr>
          <w:vertAlign w:val="baseline"/>
          <w:rtl w:val="0"/>
        </w:rPr>
        <w:t xml:space="preserve"> element (see 4.4.1.2) who participated in the enclosing </w:t>
      </w:r>
      <w:r w:rsidDel="00000000" w:rsidR="00000000" w:rsidRPr="00000000">
        <w:rPr>
          <w:rFonts w:ascii="Courier New" w:cs="Courier New" w:eastAsia="Courier New" w:hAnsi="Courier New"/>
          <w:vertAlign w:val="baseline"/>
          <w:rtl w:val="0"/>
        </w:rPr>
        <w:t xml:space="preserve">qualityAssurance</w:t>
      </w:r>
      <w:r w:rsidDel="00000000" w:rsidR="00000000" w:rsidRPr="00000000">
        <w:rPr>
          <w:vertAlign w:val="baseline"/>
          <w:rtl w:val="0"/>
        </w:rPr>
        <w:t xml:space="preserve"> element.</w:t>
      </w:r>
    </w:p>
    <w:p w:rsidR="00000000" w:rsidDel="00000000" w:rsidP="00000000" w:rsidRDefault="00000000" w:rsidRPr="00000000" w14:paraId="00000332">
      <w:pPr>
        <w:pStyle w:val="Heading3"/>
        <w:rPr>
          <w:vertAlign w:val="baseline"/>
        </w:rPr>
      </w:pPr>
      <w:r w:rsidDel="00000000" w:rsidR="00000000" w:rsidRPr="00000000">
        <w:rPr>
          <w:b w:val="1"/>
          <w:bCs w:val="1"/>
          <w:vertAlign w:val="baseline"/>
          <w:rtl w:val="0"/>
        </w:rPr>
        <w:t xml:space="preserve">4.4.1.3.1.7.1.4 passFail</w:t>
      </w:r>
      <w:r w:rsidDel="00000000" w:rsidR="00000000" w:rsidRPr="00000000">
        <w:rPr>
          <w:rtl w:val="0"/>
        </w:rPr>
      </w:r>
    </w:p>
    <w:p w:rsidR="00000000" w:rsidDel="00000000" w:rsidP="00000000" w:rsidRDefault="00000000" w:rsidRPr="00000000" w14:paraId="00000333">
      <w:pPr>
        <w:rPr>
          <w:vertAlign w:val="baseline"/>
        </w:rPr>
      </w:pPr>
      <w:bookmarkStart w:colFirst="0" w:colLast="0" w:name="_ofb4wmpld4" w:id="66"/>
      <w:bookmarkEnd w:id="6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passFail</w:t>
      </w:r>
      <w:r w:rsidDel="00000000" w:rsidR="00000000" w:rsidRPr="00000000">
        <w:rPr>
          <w:vertAlign w:val="baseline"/>
          <w:rtl w:val="0"/>
        </w:rPr>
        <w:t xml:space="preserve"> attribute shall be used to indicate the outcome of the qualityAssurance event in a machine readable way. </w:t>
      </w:r>
    </w:p>
    <w:p w:rsidR="00000000" w:rsidDel="00000000" w:rsidP="00000000" w:rsidRDefault="00000000" w:rsidRPr="00000000" w14:paraId="00000334">
      <w:pPr>
        <w:pStyle w:val="Heading3"/>
        <w:rPr>
          <w:vertAlign w:val="baseline"/>
        </w:rPr>
      </w:pPr>
      <w:r w:rsidDel="00000000" w:rsidR="00000000" w:rsidRPr="00000000">
        <w:rPr>
          <w:b w:val="1"/>
          <w:bCs w:val="1"/>
          <w:vertAlign w:val="baseline"/>
          <w:rtl w:val="0"/>
        </w:rPr>
        <w:t xml:space="preserve">4.4.1.3.1.7.1.4.1 passFailType</w:t>
      </w:r>
      <w:r w:rsidDel="00000000" w:rsidR="00000000" w:rsidRPr="00000000">
        <w:rPr>
          <w:rtl w:val="0"/>
        </w:rPr>
      </w:r>
    </w:p>
    <w:p w:rsidR="00000000" w:rsidDel="00000000" w:rsidP="00000000" w:rsidRDefault="00000000" w:rsidRPr="00000000" w14:paraId="00000335">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passFailType</w:t>
      </w:r>
      <w:r w:rsidDel="00000000" w:rsidR="00000000" w:rsidRPr="00000000">
        <w:rPr>
          <w:vertAlign w:val="baseline"/>
          <w:rtl w:val="0"/>
        </w:rPr>
        <w:t xml:space="preserve"> is a list of restricted string values. The possible values are:</w:t>
      </w:r>
    </w:p>
    <w:p w:rsidR="00000000" w:rsidDel="00000000" w:rsidP="00000000" w:rsidRDefault="00000000" w:rsidRPr="00000000" w14:paraId="00000336">
      <w:pPr>
        <w:rPr>
          <w:vertAlign w:val="baseline"/>
        </w:rPr>
      </w:pPr>
      <w:r w:rsidDel="00000000" w:rsidR="00000000" w:rsidRPr="00000000">
        <w:rPr>
          <w:rtl w:val="0"/>
        </w:rPr>
      </w:r>
    </w:p>
    <w:tbl>
      <w:tblPr>
        <w:tblStyle w:val="Table12"/>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337">
            <w:pPr>
              <w:rPr>
                <w:vertAlign w:val="baseline"/>
              </w:rPr>
            </w:pPr>
            <w:r w:rsidDel="00000000" w:rsidR="00000000" w:rsidRPr="00000000">
              <w:rPr>
                <w:vertAlign w:val="baseline"/>
                <w:rtl w:val="0"/>
              </w:rPr>
              <w:t xml:space="preserve">PASS</w:t>
            </w:r>
          </w:p>
        </w:tc>
      </w:tr>
      <w:tr>
        <w:trPr>
          <w:cantSplit w:val="0"/>
          <w:tblHeader w:val="0"/>
        </w:trPr>
        <w:tc>
          <w:tcPr>
            <w:vAlign w:val="top"/>
          </w:tcPr>
          <w:p w:rsidR="00000000" w:rsidDel="00000000" w:rsidP="00000000" w:rsidRDefault="00000000" w:rsidRPr="00000000" w14:paraId="00000338">
            <w:pPr>
              <w:rPr>
                <w:vertAlign w:val="baseline"/>
              </w:rPr>
            </w:pPr>
            <w:r w:rsidDel="00000000" w:rsidR="00000000" w:rsidRPr="00000000">
              <w:rPr>
                <w:vertAlign w:val="baseline"/>
                <w:rtl w:val="0"/>
              </w:rPr>
              <w:t xml:space="preserve">FAIL</w:t>
            </w:r>
          </w:p>
        </w:tc>
      </w:tr>
    </w:tbl>
    <w:p w:rsidR="00000000" w:rsidDel="00000000" w:rsidP="00000000" w:rsidRDefault="00000000" w:rsidRPr="00000000" w14:paraId="00000339">
      <w:pPr>
        <w:pStyle w:val="Heading3"/>
        <w:rPr>
          <w:vertAlign w:val="baseline"/>
        </w:rPr>
      </w:pPr>
      <w:bookmarkStart w:colFirst="0" w:colLast="0" w:name="_gij1aht6f4s7" w:id="67"/>
      <w:bookmarkEnd w:id="67"/>
      <w:r w:rsidDel="00000000" w:rsidR="00000000" w:rsidRPr="00000000">
        <w:rPr>
          <w:b w:val="1"/>
          <w:bCs w:val="1"/>
          <w:vertAlign w:val="baseline"/>
          <w:rtl w:val="0"/>
        </w:rPr>
        <w:t xml:space="preserve">4.4.1.3.1.8 syncGroup</w:t>
      </w:r>
      <w:r w:rsidDel="00000000" w:rsidR="00000000" w:rsidRPr="00000000">
        <w:rPr>
          <w:rtl w:val="0"/>
        </w:rPr>
      </w:r>
    </w:p>
    <w:p w:rsidR="00000000" w:rsidDel="00000000" w:rsidP="00000000" w:rsidRDefault="00000000" w:rsidRPr="00000000" w14:paraId="0000033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 element shall be used to define a group of </w:t>
      </w:r>
      <w:r w:rsidDel="00000000" w:rsidR="00000000" w:rsidRPr="00000000">
        <w:rPr>
          <w:rFonts w:ascii="Courier New" w:cs="Courier New" w:eastAsia="Courier New" w:hAnsi="Courier New"/>
          <w:vertAlign w:val="baseline"/>
          <w:rtl w:val="0"/>
        </w:rPr>
        <w:t xml:space="preserve">adl</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and or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objects. This group shall be defined by the following characteristics:</w:t>
      </w:r>
    </w:p>
    <w:p w:rsidR="00000000" w:rsidDel="00000000" w:rsidP="00000000" w:rsidRDefault="00000000" w:rsidRPr="00000000" w14:paraId="0000033B">
      <w:pPr>
        <w:rPr>
          <w:vertAlign w:val="baseline"/>
        </w:rPr>
      </w:pPr>
      <w:r w:rsidDel="00000000" w:rsidR="00000000" w:rsidRPr="00000000">
        <w:rPr>
          <w:vertAlign w:val="baseline"/>
          <w:rtl w:val="0"/>
        </w:rPr>
        <w:tab/>
      </w:r>
    </w:p>
    <w:p w:rsidR="00000000" w:rsidDel="00000000" w:rsidP="00000000" w:rsidRDefault="00000000" w:rsidRPr="00000000" w14:paraId="0000033C">
      <w:pPr>
        <w:rPr>
          <w:vertAlign w:val="baseline"/>
        </w:rPr>
      </w:pPr>
      <w:r w:rsidDel="00000000" w:rsidR="00000000" w:rsidRPr="00000000">
        <w:rPr>
          <w:vertAlign w:val="baseline"/>
          <w:rtl w:val="0"/>
        </w:rPr>
        <w:t xml:space="preserve">All streams/tracks that are referenced by a </w:t>
      </w:r>
      <w:r w:rsidDel="00000000" w:rsidR="00000000" w:rsidRPr="00000000">
        <w:rPr>
          <w:rFonts w:ascii="Courier New" w:cs="Courier New" w:eastAsia="Courier New" w:hAnsi="Courier New"/>
          <w:vertAlign w:val="baseline"/>
          <w:rtl w:val="0"/>
          <w:rPrChange w:author=" wnyc" w:id="35" w:date="2011-12-05T12:52:00Z">
            <w:rPr>
              <w:vertAlign w:val="baseline"/>
            </w:rPr>
          </w:rPrChange>
        </w:rPr>
        <w:t xml:space="preserve">patch</w:t>
      </w:r>
      <w:r w:rsidDel="00000000" w:rsidR="00000000" w:rsidRPr="00000000">
        <w:rPr>
          <w:vertAlign w:val="baseline"/>
          <w:rtl w:val="0"/>
        </w:rPr>
        <w:t xml:space="preserve"> from a </w:t>
      </w:r>
      <w:r w:rsidDel="00000000" w:rsidR="00000000" w:rsidRPr="00000000">
        <w:rPr>
          <w:rFonts w:ascii="Courier New" w:cs="Courier New" w:eastAsia="Courier New" w:hAnsi="Courier New"/>
          <w:vertAlign w:val="baseline"/>
          <w:rtl w:val="0"/>
          <w:rPrChange w:author=" wnyc" w:id="36" w:date="2011-12-05T12:52:00Z">
            <w:rPr>
              <w:vertAlign w:val="baseline"/>
            </w:rPr>
          </w:rPrChange>
        </w:rPr>
        <w:t xml:space="preserve">device</w:t>
      </w:r>
      <w:r w:rsidDel="00000000" w:rsidR="00000000" w:rsidRPr="00000000">
        <w:rPr>
          <w:vertAlign w:val="baseline"/>
          <w:rtl w:val="0"/>
        </w:rPr>
        <w:t xml:space="preserve"> element</w:t>
      </w:r>
      <w:ins w:author=" wnyc" w:id="37" w:date="2011-12-05T12:52:00Z">
        <w:r w:rsidDel="00000000" w:rsidR="00000000" w:rsidRPr="00000000">
          <w:rPr>
            <w:vertAlign w:val="baseline"/>
            <w:rtl w:val="0"/>
          </w:rPr>
          <w:t xml:space="preserve">’</w:t>
        </w:r>
      </w:ins>
      <w:r w:rsidDel="00000000" w:rsidR="00000000" w:rsidRPr="00000000">
        <w:rPr>
          <w:vertAlign w:val="baseline"/>
          <w:rtl w:val="0"/>
        </w:rPr>
        <w:t xml:space="preserve">s media channel in the device chain will be understood to have been played or </w:t>
      </w:r>
      <w:del w:author=" wnyc" w:id="38" w:date="2011-12-05T12:47:00Z">
        <w:r w:rsidDel="00000000" w:rsidR="00000000" w:rsidRPr="00000000">
          <w:rPr>
            <w:vertAlign w:val="baseline"/>
            <w:rtl w:val="0"/>
          </w:rPr>
          <w:delText xml:space="preserve">processes </w:delText>
        </w:r>
      </w:del>
      <w:ins w:author=" wnyc" w:id="38" w:date="2011-12-05T12:47:00Z">
        <w:r w:rsidDel="00000000" w:rsidR="00000000" w:rsidRPr="00000000">
          <w:rPr>
            <w:vertAlign w:val="baseline"/>
            <w:rtl w:val="0"/>
          </w:rPr>
          <w:t xml:space="preserve">processed </w:t>
        </w:r>
      </w:ins>
      <w:r w:rsidDel="00000000" w:rsidR="00000000" w:rsidRPr="00000000">
        <w:rPr>
          <w:vertAlign w:val="baseline"/>
          <w:rtl w:val="0"/>
        </w:rPr>
        <w:t xml:space="preserve">synchronously according to their respective time-code positions on a virtual time-line.</w:t>
      </w:r>
    </w:p>
    <w:p w:rsidR="00000000" w:rsidDel="00000000" w:rsidP="00000000" w:rsidRDefault="00000000" w:rsidRPr="00000000" w14:paraId="0000033D">
      <w:pPr>
        <w:rPr>
          <w:vertAlign w:val="baseline"/>
        </w:rPr>
      </w:pPr>
      <w:r w:rsidDel="00000000" w:rsidR="00000000" w:rsidRPr="00000000">
        <w:rPr>
          <w:rtl w:val="0"/>
        </w:rPr>
      </w:r>
    </w:p>
    <w:p w:rsidR="00000000" w:rsidDel="00000000" w:rsidP="00000000" w:rsidRDefault="00000000" w:rsidRPr="00000000" w14:paraId="0000033E">
      <w:pPr>
        <w:rPr>
          <w:vertAlign w:val="baseline"/>
        </w:rPr>
      </w:pPr>
      <w:r w:rsidDel="00000000" w:rsidR="00000000" w:rsidRPr="00000000">
        <w:rPr>
          <w:vertAlign w:val="baseline"/>
          <w:rtl w:val="0"/>
        </w:rPr>
        <w:t xml:space="preserve">The virtual time-line is implied from the single object designated by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attribute.</w:t>
      </w:r>
    </w:p>
    <w:p w:rsidR="00000000" w:rsidDel="00000000" w:rsidP="00000000" w:rsidRDefault="00000000" w:rsidRPr="00000000" w14:paraId="0000033F">
      <w:pPr>
        <w:rPr>
          <w:vertAlign w:val="baseline"/>
        </w:rPr>
      </w:pPr>
      <w:r w:rsidDel="00000000" w:rsidR="00000000" w:rsidRPr="00000000">
        <w:rPr>
          <w:rtl w:val="0"/>
        </w:rPr>
      </w:r>
    </w:p>
    <w:p w:rsidR="00000000" w:rsidDel="00000000" w:rsidP="00000000" w:rsidRDefault="00000000" w:rsidRPr="00000000" w14:paraId="00000340">
      <w:pPr>
        <w:rPr>
          <w:vertAlign w:val="baseline"/>
        </w:rPr>
      </w:pPr>
      <w:r w:rsidDel="00000000" w:rsidR="00000000" w:rsidRPr="00000000">
        <w:rPr>
          <w:vertAlign w:val="baseline"/>
          <w:rtl w:val="0"/>
        </w:rPr>
        <w:t xml:space="preserve">The duration of the playback/processing may be limited using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sub-element of the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w:t>
      </w:r>
    </w:p>
    <w:p w:rsidR="00000000" w:rsidDel="00000000" w:rsidP="00000000" w:rsidRDefault="00000000" w:rsidRPr="00000000" w14:paraId="00000341">
      <w:pPr>
        <w:rPr>
          <w:vertAlign w:val="baseline"/>
        </w:rPr>
      </w:pPr>
      <w:r w:rsidDel="00000000" w:rsidR="00000000" w:rsidRPr="00000000">
        <w:rPr>
          <w:rtl w:val="0"/>
        </w:rPr>
      </w:r>
    </w:p>
    <w:p w:rsidR="00000000" w:rsidDel="00000000" w:rsidP="00000000" w:rsidRDefault="00000000" w:rsidRPr="00000000" w14:paraId="00000342">
      <w:pPr>
        <w:rPr>
          <w:vertAlign w:val="baseline"/>
        </w:rPr>
      </w:pPr>
      <w:bookmarkStart w:colFirst="0" w:colLast="0" w:name="_mc0tfyqq5lab" w:id="68"/>
      <w:bookmarkEnd w:id="68"/>
      <w:r w:rsidDel="00000000" w:rsidR="00000000" w:rsidRPr="00000000">
        <w:rPr>
          <w:vertAlign w:val="baseline"/>
          <w:rtl w:val="0"/>
        </w:rPr>
        <w:t xml:space="preserve">Multiple sync-groups may be used to indicate parallel processing of input and output media attached to the media channels of devices in the device chain. Both the input and output media must reside in the same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w:t>
      </w:r>
    </w:p>
    <w:p w:rsidR="00000000" w:rsidDel="00000000" w:rsidP="00000000" w:rsidRDefault="00000000" w:rsidRPr="00000000" w14:paraId="00000343">
      <w:pPr>
        <w:pStyle w:val="Heading3"/>
        <w:rPr>
          <w:vertAlign w:val="baseline"/>
        </w:rPr>
      </w:pPr>
      <w:r w:rsidDel="00000000" w:rsidR="00000000" w:rsidRPr="00000000">
        <w:rPr>
          <w:b w:val="1"/>
          <w:bCs w:val="1"/>
          <w:vertAlign w:val="baseline"/>
          <w:rtl w:val="0"/>
        </w:rPr>
        <w:t xml:space="preserve">4.4.1.3.1.8.1 syncGroupType</w:t>
      </w:r>
      <w:r w:rsidDel="00000000" w:rsidR="00000000" w:rsidRPr="00000000">
        <w:rPr>
          <w:rtl w:val="0"/>
        </w:rPr>
      </w:r>
    </w:p>
    <w:p w:rsidR="00000000" w:rsidDel="00000000" w:rsidP="00000000" w:rsidRDefault="00000000" w:rsidRPr="00000000" w14:paraId="00000344">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syncGroupType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345">
      <w:pPr>
        <w:rPr>
          <w:vertAlign w:val="baseline"/>
        </w:rPr>
      </w:pPr>
      <w:r w:rsidDel="00000000" w:rsidR="00000000" w:rsidRPr="00000000">
        <w:rPr>
          <w:rtl w:val="0"/>
        </w:rPr>
      </w:r>
    </w:p>
    <w:tbl>
      <w:tblPr>
        <w:tblStyle w:val="Table13"/>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346">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347">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348">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34A">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34B">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34E">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34F">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352">
            <w:pPr>
              <w:rPr>
                <w:vertAlign w:val="baseline"/>
              </w:rPr>
            </w:pPr>
            <w:r w:rsidDel="00000000" w:rsidR="00000000" w:rsidRPr="00000000">
              <w:rPr>
                <w:vertAlign w:val="baseline"/>
                <w:rtl w:val="0"/>
              </w:rPr>
              <w:t xml:space="preserve">mediaRefs</w:t>
            </w:r>
          </w:p>
        </w:tc>
        <w:tc>
          <w:tcPr>
            <w:vAlign w:val="top"/>
          </w:tcPr>
          <w:p w:rsidR="00000000" w:rsidDel="00000000" w:rsidP="00000000" w:rsidRDefault="00000000" w:rsidRPr="00000000" w14:paraId="00000353">
            <w:pPr>
              <w:rPr>
                <w:vertAlign w:val="baseline"/>
              </w:rPr>
            </w:pPr>
            <w:r w:rsidDel="00000000" w:rsidR="00000000" w:rsidRPr="00000000">
              <w:rPr>
                <w:vertAlign w:val="baseline"/>
                <w:rtl w:val="0"/>
              </w:rPr>
              <w:t xml:space="preserve">xsd:IDREFS</w:t>
            </w:r>
          </w:p>
        </w:tc>
        <w:tc>
          <w:tcPr>
            <w:vAlign w:val="top"/>
          </w:tcPr>
          <w:p w:rsidR="00000000" w:rsidDel="00000000" w:rsidP="00000000" w:rsidRDefault="00000000" w:rsidRPr="00000000" w14:paraId="0000035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5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56">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57">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58">
            <w:pPr>
              <w:rPr>
                <w:vertAlign w:val="baseline"/>
              </w:rPr>
            </w:pPr>
            <w:r w:rsidDel="00000000" w:rsidR="00000000" w:rsidRPr="00000000">
              <w:rPr>
                <w:vertAlign w:val="baseline"/>
                <w:rtl w:val="0"/>
              </w:rPr>
              <w:t xml:space="preserve">masterMediaRef</w:t>
            </w:r>
          </w:p>
        </w:tc>
        <w:tc>
          <w:tcPr>
            <w:vAlign w:val="top"/>
          </w:tcPr>
          <w:p w:rsidR="00000000" w:rsidDel="00000000" w:rsidP="00000000" w:rsidRDefault="00000000" w:rsidRPr="00000000" w14:paraId="00000359">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35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5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5C">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5D">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5E">
            <w:pPr>
              <w:rPr>
                <w:vertAlign w:val="baseline"/>
              </w:rPr>
            </w:pPr>
            <w:r w:rsidDel="00000000" w:rsidR="00000000" w:rsidRPr="00000000">
              <w:rPr>
                <w:vertAlign w:val="baseline"/>
                <w:rtl w:val="0"/>
              </w:rPr>
              <w:t xml:space="preserve">sequenceNum</w:t>
            </w:r>
          </w:p>
        </w:tc>
        <w:tc>
          <w:tcPr>
            <w:vAlign w:val="top"/>
          </w:tcPr>
          <w:p w:rsidR="00000000" w:rsidDel="00000000" w:rsidP="00000000" w:rsidRDefault="00000000" w:rsidRPr="00000000" w14:paraId="0000035F">
            <w:pPr>
              <w:rPr>
                <w:vertAlign w:val="baseline"/>
              </w:rPr>
            </w:pPr>
            <w:r w:rsidDel="00000000" w:rsidR="00000000" w:rsidRPr="00000000">
              <w:rPr>
                <w:vertAlign w:val="baseline"/>
                <w:rtl w:val="0"/>
              </w:rPr>
              <w:t xml:space="preserve">xsd:positiveInteger</w:t>
            </w:r>
          </w:p>
        </w:tc>
        <w:tc>
          <w:tcPr>
            <w:vAlign w:val="top"/>
          </w:tcPr>
          <w:p w:rsidR="00000000" w:rsidDel="00000000" w:rsidP="00000000" w:rsidRDefault="00000000" w:rsidRPr="00000000" w14:paraId="0000036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6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62">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63">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64">
            <w:pPr>
              <w:rPr>
                <w:vertAlign w:val="baseline"/>
              </w:rPr>
            </w:pPr>
            <w:r w:rsidDel="00000000" w:rsidR="00000000" w:rsidRPr="00000000">
              <w:rPr>
                <w:vertAlign w:val="baseline"/>
                <w:rtl w:val="0"/>
              </w:rPr>
              <w:t xml:space="preserve">timeRange</w:t>
            </w:r>
          </w:p>
        </w:tc>
        <w:tc>
          <w:tcPr>
            <w:vAlign w:val="top"/>
          </w:tcPr>
          <w:p w:rsidR="00000000" w:rsidDel="00000000" w:rsidP="00000000" w:rsidRDefault="00000000" w:rsidRPr="00000000" w14:paraId="00000365">
            <w:pPr>
              <w:rPr>
                <w:vertAlign w:val="baseline"/>
              </w:rPr>
            </w:pPr>
            <w:r w:rsidDel="00000000" w:rsidR="00000000" w:rsidRPr="00000000">
              <w:rPr>
                <w:vertAlign w:val="baseline"/>
                <w:rtl w:val="0"/>
              </w:rPr>
              <w:t xml:space="preserve">tcf:timeRangeType</w:t>
            </w:r>
          </w:p>
        </w:tc>
        <w:tc>
          <w:tcPr>
            <w:vAlign w:val="top"/>
          </w:tcPr>
          <w:p w:rsidR="00000000" w:rsidDel="00000000" w:rsidP="00000000" w:rsidRDefault="00000000" w:rsidRPr="00000000" w14:paraId="0000036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6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68">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6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6A">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6B">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6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6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6E">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36F">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370">
      <w:pPr>
        <w:rPr>
          <w:vertAlign w:val="baseline"/>
        </w:rPr>
      </w:pPr>
      <w:bookmarkStart w:colFirst="0" w:colLast="0" w:name="_lxjmzyhcw8lw" w:id="69"/>
      <w:bookmarkEnd w:id="69"/>
      <w:r w:rsidDel="00000000" w:rsidR="00000000" w:rsidRPr="00000000">
        <w:rPr>
          <w:rtl w:val="0"/>
        </w:rPr>
      </w:r>
    </w:p>
    <w:p w:rsidR="00000000" w:rsidDel="00000000" w:rsidP="00000000" w:rsidRDefault="00000000" w:rsidRPr="00000000" w14:paraId="00000371">
      <w:pPr>
        <w:pStyle w:val="Heading3"/>
        <w:rPr>
          <w:vertAlign w:val="baseline"/>
        </w:rPr>
      </w:pPr>
      <w:r w:rsidDel="00000000" w:rsidR="00000000" w:rsidRPr="00000000">
        <w:rPr>
          <w:b w:val="1"/>
          <w:bCs w:val="1"/>
          <w:vertAlign w:val="baseline"/>
          <w:rtl w:val="0"/>
        </w:rPr>
        <w:t xml:space="preserve">4.4.1.3.1.8.1.1 mediaRefs</w:t>
      </w:r>
      <w:r w:rsidDel="00000000" w:rsidR="00000000" w:rsidRPr="00000000">
        <w:rPr>
          <w:rtl w:val="0"/>
        </w:rPr>
      </w:r>
    </w:p>
    <w:p w:rsidR="00000000" w:rsidDel="00000000" w:rsidP="00000000" w:rsidRDefault="00000000" w:rsidRPr="00000000" w14:paraId="00000372">
      <w:pPr>
        <w:rPr>
          <w:vertAlign w:val="baseline"/>
        </w:rPr>
      </w:pPr>
      <w:bookmarkStart w:colFirst="0" w:colLast="0" w:name="_m4pd5wb5rl99" w:id="70"/>
      <w:bookmarkEnd w:id="7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mediaRefs</w:t>
      </w:r>
      <w:r w:rsidDel="00000000" w:rsidR="00000000" w:rsidRPr="00000000">
        <w:rPr>
          <w:vertAlign w:val="baseline"/>
          <w:rtl w:val="0"/>
        </w:rPr>
        <w:t xml:space="preserve"> attribute shall be used to provide a </w:t>
      </w:r>
      <w:commentRangeStart w:id="1"/>
      <w:r w:rsidDel="00000000" w:rsidR="00000000" w:rsidRPr="00000000">
        <w:rPr>
          <w:vertAlign w:val="baseline"/>
          <w:rtl w:val="0"/>
        </w:rPr>
        <w:t xml:space="preserve">list of all </w:t>
      </w:r>
      <w:commentRangeEnd w:id="1"/>
      <w:r w:rsidDel="00000000" w:rsidR="00000000" w:rsidRPr="00000000">
        <w:commentReference w:id="1"/>
      </w:r>
      <w:r w:rsidDel="00000000" w:rsidR="00000000" w:rsidRPr="00000000">
        <w:rPr>
          <w:rFonts w:ascii="Courier New" w:cs="Courier New" w:eastAsia="Courier New" w:hAnsi="Courier New"/>
          <w:vertAlign w:val="baseline"/>
          <w:rtl w:val="0"/>
        </w:rPr>
        <w:t xml:space="preserve">adl</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elements that comprise the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w:t>
      </w:r>
    </w:p>
    <w:p w:rsidR="00000000" w:rsidDel="00000000" w:rsidP="00000000" w:rsidRDefault="00000000" w:rsidRPr="00000000" w14:paraId="00000373">
      <w:pPr>
        <w:pStyle w:val="Heading3"/>
        <w:rPr>
          <w:vertAlign w:val="baseline"/>
        </w:rPr>
      </w:pPr>
      <w:r w:rsidDel="00000000" w:rsidR="00000000" w:rsidRPr="00000000">
        <w:rPr>
          <w:b w:val="1"/>
          <w:bCs w:val="1"/>
          <w:vertAlign w:val="baseline"/>
          <w:rtl w:val="0"/>
        </w:rPr>
        <w:t xml:space="preserve">4.4.1.3.1.8.1.2 masterMediaRef</w:t>
      </w:r>
      <w:r w:rsidDel="00000000" w:rsidR="00000000" w:rsidRPr="00000000">
        <w:rPr>
          <w:rtl w:val="0"/>
        </w:rPr>
      </w:r>
    </w:p>
    <w:p w:rsidR="00000000" w:rsidDel="00000000" w:rsidP="00000000" w:rsidRDefault="00000000" w:rsidRPr="00000000" w14:paraId="00000374">
      <w:pPr>
        <w:rPr>
          <w:vertAlign w:val="baseline"/>
        </w:rPr>
      </w:pPr>
      <w:bookmarkStart w:colFirst="0" w:colLast="0" w:name="_nf33d8cvd296" w:id="71"/>
      <w:bookmarkEnd w:id="7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attribute shall be used to indicate which of the objects referenced in the </w:t>
      </w:r>
      <w:r w:rsidDel="00000000" w:rsidR="00000000" w:rsidRPr="00000000">
        <w:rPr>
          <w:rFonts w:ascii="Courier New" w:cs="Courier New" w:eastAsia="Courier New" w:hAnsi="Courier New"/>
          <w:vertAlign w:val="baseline"/>
          <w:rtl w:val="0"/>
        </w:rPr>
        <w:t xml:space="preserve">mediaRefs</w:t>
      </w:r>
      <w:r w:rsidDel="00000000" w:rsidR="00000000" w:rsidRPr="00000000">
        <w:rPr>
          <w:vertAlign w:val="baseline"/>
          <w:rtl w:val="0"/>
        </w:rPr>
        <w:t xml:space="preserve"> attribute will be used to derive a time-line.  Specifically, the time-line for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will begin at the start address of this media object and have a duration equal to the duration of this object by default. The time line can be further limited using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element (see 4.4.1.3.1.8.1.4)</w:t>
      </w:r>
    </w:p>
    <w:p w:rsidR="00000000" w:rsidDel="00000000" w:rsidP="00000000" w:rsidRDefault="00000000" w:rsidRPr="00000000" w14:paraId="00000375">
      <w:pPr>
        <w:pStyle w:val="Heading3"/>
        <w:rPr>
          <w:vertAlign w:val="baseline"/>
        </w:rPr>
      </w:pPr>
      <w:r w:rsidDel="00000000" w:rsidR="00000000" w:rsidRPr="00000000">
        <w:rPr>
          <w:b w:val="1"/>
          <w:bCs w:val="1"/>
          <w:vertAlign w:val="baseline"/>
          <w:rtl w:val="0"/>
        </w:rPr>
        <w:t xml:space="preserve">4.4.1.3.1.8.1.3 sequenceNum</w:t>
      </w:r>
      <w:r w:rsidDel="00000000" w:rsidR="00000000" w:rsidRPr="00000000">
        <w:rPr>
          <w:rtl w:val="0"/>
        </w:rPr>
      </w:r>
    </w:p>
    <w:p w:rsidR="00000000" w:rsidDel="00000000" w:rsidP="00000000" w:rsidRDefault="00000000" w:rsidRPr="00000000" w14:paraId="00000376">
      <w:pPr>
        <w:rPr>
          <w:vertAlign w:val="baseline"/>
        </w:rPr>
      </w:pPr>
      <w:bookmarkStart w:colFirst="0" w:colLast="0" w:name="_nuss8s580mi8" w:id="72"/>
      <w:bookmarkEnd w:id="7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sequenceNum</w:t>
      </w:r>
      <w:r w:rsidDel="00000000" w:rsidR="00000000" w:rsidRPr="00000000">
        <w:rPr>
          <w:vertAlign w:val="baseline"/>
          <w:rtl w:val="0"/>
        </w:rPr>
        <w:t xml:space="preserve"> attribute shall be used to assign a positive integer to the enclosing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 element that is unique within the scope of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w:t>
      </w:r>
    </w:p>
    <w:p w:rsidR="00000000" w:rsidDel="00000000" w:rsidP="00000000" w:rsidRDefault="00000000" w:rsidRPr="00000000" w14:paraId="00000377">
      <w:pPr>
        <w:pStyle w:val="Heading3"/>
        <w:rPr>
          <w:vertAlign w:val="baseline"/>
        </w:rPr>
      </w:pPr>
      <w:r w:rsidDel="00000000" w:rsidR="00000000" w:rsidRPr="00000000">
        <w:rPr>
          <w:b w:val="1"/>
          <w:bCs w:val="1"/>
          <w:vertAlign w:val="baseline"/>
          <w:rtl w:val="0"/>
        </w:rPr>
        <w:t xml:space="preserve">4.4.1.3.1.8.1.4 timeRange</w:t>
      </w:r>
      <w:r w:rsidDel="00000000" w:rsidR="00000000" w:rsidRPr="00000000">
        <w:rPr>
          <w:rtl w:val="0"/>
        </w:rPr>
      </w:r>
    </w:p>
    <w:p w:rsidR="00000000" w:rsidDel="00000000" w:rsidP="00000000" w:rsidRDefault="00000000" w:rsidRPr="00000000" w14:paraId="00000378">
      <w:pPr>
        <w:rPr>
          <w:vertAlign w:val="baseline"/>
        </w:rPr>
      </w:pPr>
      <w:bookmarkStart w:colFirst="0" w:colLast="0" w:name="_hvx8vm8jyqzp" w:id="73"/>
      <w:bookmarkEnd w:id="7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element shall be used to define the area on the virtual time-line that was played / processed. By default, the area is equal to the start time and the duration of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start time may be adjusted to any value that occurs between the start time of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and the value equal to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start time +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duration.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duration may be adjusted to any value that is equal to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duration -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start time.</w:t>
      </w:r>
    </w:p>
    <w:p w:rsidR="00000000" w:rsidDel="00000000" w:rsidP="00000000" w:rsidRDefault="00000000" w:rsidRPr="00000000" w14:paraId="00000379">
      <w:pPr>
        <w:pStyle w:val="Heading3"/>
        <w:rPr>
          <w:vertAlign w:val="baseline"/>
        </w:rPr>
      </w:pPr>
      <w:r w:rsidDel="00000000" w:rsidR="00000000" w:rsidRPr="00000000">
        <w:rPr>
          <w:b w:val="1"/>
          <w:bCs w:val="1"/>
          <w:vertAlign w:val="baseline"/>
          <w:rtl w:val="0"/>
        </w:rPr>
        <w:t xml:space="preserve">4.4.1.3.1.9 deviceChain</w:t>
      </w:r>
      <w:r w:rsidDel="00000000" w:rsidR="00000000" w:rsidRPr="00000000">
        <w:rPr>
          <w:rtl w:val="0"/>
        </w:rPr>
      </w:r>
    </w:p>
    <w:p w:rsidR="00000000" w:rsidDel="00000000" w:rsidP="00000000" w:rsidRDefault="00000000" w:rsidRPr="00000000" w14:paraId="0000037A">
      <w:pPr>
        <w:rPr>
          <w:vertAlign w:val="baseline"/>
        </w:rPr>
      </w:pPr>
      <w:bookmarkStart w:colFirst="0" w:colLast="0" w:name="_tfik56sqmmxs" w:id="74"/>
      <w:bookmarkEnd w:id="7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 element shall contain a list of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elements that together form the signal graph including all playback and recording apparatus, and any signal processing devices between.</w:t>
      </w:r>
    </w:p>
    <w:p w:rsidR="00000000" w:rsidDel="00000000" w:rsidP="00000000" w:rsidRDefault="00000000" w:rsidRPr="00000000" w14:paraId="0000037B">
      <w:pPr>
        <w:pStyle w:val="Heading3"/>
        <w:rPr>
          <w:vertAlign w:val="baseline"/>
        </w:rPr>
      </w:pPr>
      <w:r w:rsidDel="00000000" w:rsidR="00000000" w:rsidRPr="00000000">
        <w:rPr>
          <w:b w:val="1"/>
          <w:bCs w:val="1"/>
          <w:vertAlign w:val="baseline"/>
          <w:rtl w:val="0"/>
        </w:rPr>
        <w:t xml:space="preserve">4.4.1.3.1.9.1 deviceChainType</w:t>
      </w:r>
      <w:r w:rsidDel="00000000" w:rsidR="00000000" w:rsidRPr="00000000">
        <w:rPr>
          <w:rtl w:val="0"/>
        </w:rPr>
      </w:r>
    </w:p>
    <w:p w:rsidR="00000000" w:rsidDel="00000000" w:rsidP="00000000" w:rsidRDefault="00000000" w:rsidRPr="00000000" w14:paraId="0000037C">
      <w:pPr>
        <w:rPr>
          <w:vertAlign w:val="baseline"/>
        </w:rPr>
      </w:pPr>
      <w:r w:rsidDel="00000000" w:rsidR="00000000" w:rsidRPr="00000000">
        <w:rPr>
          <w:vertAlign w:val="baseline"/>
          <w:rtl w:val="0"/>
        </w:rPr>
        <w:t xml:space="preserve">The deviceChainType shall be comprised of the following sub-elements and attributes:</w:t>
      </w:r>
    </w:p>
    <w:p w:rsidR="00000000" w:rsidDel="00000000" w:rsidP="00000000" w:rsidRDefault="00000000" w:rsidRPr="00000000" w14:paraId="0000037D">
      <w:pPr>
        <w:rPr>
          <w:vertAlign w:val="baseline"/>
        </w:rPr>
      </w:pPr>
      <w:r w:rsidDel="00000000" w:rsidR="00000000" w:rsidRPr="00000000">
        <w:rPr>
          <w:rtl w:val="0"/>
        </w:rPr>
      </w:r>
    </w:p>
    <w:tbl>
      <w:tblPr>
        <w:tblStyle w:val="Table14"/>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37E">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37F">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380">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382">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383">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386">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387">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38A">
            <w:pPr>
              <w:rPr>
                <w:vertAlign w:val="baseline"/>
              </w:rPr>
            </w:pPr>
            <w:r w:rsidDel="00000000" w:rsidR="00000000" w:rsidRPr="00000000">
              <w:rPr>
                <w:vertAlign w:val="baseline"/>
                <w:rtl w:val="0"/>
              </w:rPr>
              <w:t xml:space="preserve">device</w:t>
            </w:r>
          </w:p>
        </w:tc>
        <w:tc>
          <w:tcPr>
            <w:vAlign w:val="top"/>
          </w:tcPr>
          <w:p w:rsidR="00000000" w:rsidDel="00000000" w:rsidP="00000000" w:rsidRDefault="00000000" w:rsidRPr="00000000" w14:paraId="0000038B">
            <w:pPr>
              <w:rPr>
                <w:vertAlign w:val="baseline"/>
              </w:rPr>
            </w:pPr>
            <w:r w:rsidDel="00000000" w:rsidR="00000000" w:rsidRPr="00000000">
              <w:rPr>
                <w:vertAlign w:val="baseline"/>
                <w:rtl w:val="0"/>
              </w:rPr>
              <w:t xml:space="preserve">deviceType</w:t>
            </w:r>
          </w:p>
        </w:tc>
        <w:tc>
          <w:tcPr>
            <w:vAlign w:val="top"/>
          </w:tcPr>
          <w:p w:rsidR="00000000" w:rsidDel="00000000" w:rsidP="00000000" w:rsidRDefault="00000000" w:rsidRPr="00000000" w14:paraId="0000038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8D">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8E">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8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90">
            <w:pPr>
              <w:rPr>
                <w:vertAlign w:val="baseline"/>
              </w:rPr>
            </w:pPr>
            <w:r w:rsidDel="00000000" w:rsidR="00000000" w:rsidRPr="00000000">
              <w:rPr>
                <w:vertAlign w:val="baseline"/>
                <w:rtl w:val="0"/>
              </w:rPr>
              <w:t xml:space="preserve">devicePatchList</w:t>
            </w:r>
          </w:p>
        </w:tc>
        <w:tc>
          <w:tcPr>
            <w:vAlign w:val="top"/>
          </w:tcPr>
          <w:p w:rsidR="00000000" w:rsidDel="00000000" w:rsidP="00000000" w:rsidRDefault="00000000" w:rsidRPr="00000000" w14:paraId="00000391">
            <w:pPr>
              <w:rPr>
                <w:vertAlign w:val="baseline"/>
              </w:rPr>
            </w:pPr>
            <w:r w:rsidDel="00000000" w:rsidR="00000000" w:rsidRPr="00000000">
              <w:rPr>
                <w:vertAlign w:val="baseline"/>
                <w:rtl w:val="0"/>
              </w:rPr>
              <w:t xml:space="preserve">patchListType</w:t>
            </w:r>
          </w:p>
        </w:tc>
        <w:tc>
          <w:tcPr>
            <w:vAlign w:val="top"/>
          </w:tcPr>
          <w:p w:rsidR="00000000" w:rsidDel="00000000" w:rsidP="00000000" w:rsidRDefault="00000000" w:rsidRPr="00000000" w14:paraId="0000039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9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94">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9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96">
            <w:pPr>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397">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398">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9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9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9B">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9C">
            <w:pPr>
              <w:rPr>
                <w:vertAlign w:val="baseline"/>
              </w:rPr>
            </w:pPr>
            <w:r w:rsidDel="00000000" w:rsidR="00000000" w:rsidRPr="00000000">
              <w:rPr>
                <w:vertAlign w:val="baseline"/>
                <w:rtl w:val="0"/>
              </w:rPr>
              <w:t xml:space="preserve">masterSyncDeviceRef</w:t>
            </w:r>
          </w:p>
        </w:tc>
        <w:tc>
          <w:tcPr>
            <w:vAlign w:val="top"/>
          </w:tcPr>
          <w:p w:rsidR="00000000" w:rsidDel="00000000" w:rsidP="00000000" w:rsidRDefault="00000000" w:rsidRPr="00000000" w14:paraId="0000039D">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39E">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9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A0">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A1">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A2">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A3">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A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A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A6">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3A7">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3A8">
      <w:pPr>
        <w:rPr>
          <w:vertAlign w:val="baseline"/>
        </w:rPr>
      </w:pPr>
      <w:bookmarkStart w:colFirst="0" w:colLast="0" w:name="_6obz865q8ago" w:id="75"/>
      <w:bookmarkEnd w:id="75"/>
      <w:r w:rsidDel="00000000" w:rsidR="00000000" w:rsidRPr="00000000">
        <w:rPr>
          <w:rtl w:val="0"/>
        </w:rPr>
      </w:r>
    </w:p>
    <w:p w:rsidR="00000000" w:rsidDel="00000000" w:rsidP="00000000" w:rsidRDefault="00000000" w:rsidRPr="00000000" w14:paraId="000003A9">
      <w:pPr>
        <w:pStyle w:val="Heading3"/>
        <w:rPr>
          <w:vertAlign w:val="baseline"/>
        </w:rPr>
      </w:pPr>
      <w:r w:rsidDel="00000000" w:rsidR="00000000" w:rsidRPr="00000000">
        <w:rPr>
          <w:b w:val="1"/>
          <w:bCs w:val="1"/>
          <w:vertAlign w:val="baseline"/>
          <w:rtl w:val="0"/>
        </w:rPr>
        <w:t xml:space="preserve">4.4.1.3.1.9.1.1 device</w:t>
      </w:r>
      <w:r w:rsidDel="00000000" w:rsidR="00000000" w:rsidRPr="00000000">
        <w:rPr>
          <w:rtl w:val="0"/>
        </w:rPr>
      </w:r>
    </w:p>
    <w:p w:rsidR="00000000" w:rsidDel="00000000" w:rsidP="00000000" w:rsidRDefault="00000000" w:rsidRPr="00000000" w14:paraId="000003A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element shall be used to describe the setup and characteristics of a single device in the signal graph.</w:t>
      </w:r>
    </w:p>
    <w:p w:rsidR="00000000" w:rsidDel="00000000" w:rsidP="00000000" w:rsidRDefault="00000000" w:rsidRPr="00000000" w14:paraId="000003AB">
      <w:pPr>
        <w:rPr>
          <w:vertAlign w:val="baseline"/>
        </w:rPr>
      </w:pPr>
      <w:bookmarkStart w:colFirst="0" w:colLast="0" w:name="_46e795om347w" w:id="76"/>
      <w:bookmarkEnd w:id="76"/>
      <w:r w:rsidDel="00000000" w:rsidR="00000000" w:rsidRPr="00000000">
        <w:rPr>
          <w:rtl w:val="0"/>
        </w:rPr>
      </w:r>
    </w:p>
    <w:p w:rsidR="00000000" w:rsidDel="00000000" w:rsidP="00000000" w:rsidRDefault="00000000" w:rsidRPr="00000000" w14:paraId="000003AC">
      <w:pPr>
        <w:pStyle w:val="Heading3"/>
        <w:rPr>
          <w:vertAlign w:val="baseline"/>
        </w:rPr>
      </w:pPr>
      <w:r w:rsidDel="00000000" w:rsidR="00000000" w:rsidRPr="00000000">
        <w:rPr>
          <w:b w:val="1"/>
          <w:bCs w:val="1"/>
          <w:vertAlign w:val="baseline"/>
          <w:rtl w:val="0"/>
        </w:rPr>
        <w:t xml:space="preserve">4.4.1.3.1.9.1.1.1 deviceType</w:t>
      </w:r>
      <w:r w:rsidDel="00000000" w:rsidR="00000000" w:rsidRPr="00000000">
        <w:rPr>
          <w:rtl w:val="0"/>
        </w:rPr>
      </w:r>
    </w:p>
    <w:p w:rsidR="00000000" w:rsidDel="00000000" w:rsidP="00000000" w:rsidRDefault="00000000" w:rsidRPr="00000000" w14:paraId="000003A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3AE">
      <w:pPr>
        <w:rPr>
          <w:vertAlign w:val="baseline"/>
        </w:rPr>
      </w:pPr>
      <w:r w:rsidDel="00000000" w:rsidR="00000000" w:rsidRPr="00000000">
        <w:rPr>
          <w:rtl w:val="0"/>
        </w:rPr>
      </w:r>
    </w:p>
    <w:tbl>
      <w:tblPr>
        <w:tblStyle w:val="Table15"/>
        <w:tblW w:w="1062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880"/>
        <w:gridCol w:w="810"/>
        <w:gridCol w:w="1350"/>
        <w:gridCol w:w="1710"/>
        <w:gridCol w:w="1350"/>
        <w:tblGridChange w:id="0">
          <w:tblGrid>
            <w:gridCol w:w="2520"/>
            <w:gridCol w:w="2880"/>
            <w:gridCol w:w="810"/>
            <w:gridCol w:w="1350"/>
            <w:gridCol w:w="1710"/>
            <w:gridCol w:w="1350"/>
          </w:tblGrid>
        </w:tblGridChange>
      </w:tblGrid>
      <w:tr>
        <w:trPr>
          <w:cantSplit w:val="1"/>
          <w:trHeight w:val="151" w:hRule="atLeast"/>
          <w:tblHeader w:val="0"/>
        </w:trPr>
        <w:tc>
          <w:tcPr>
            <w:vMerge w:val="restart"/>
            <w:vAlign w:val="top"/>
          </w:tcPr>
          <w:p w:rsidR="00000000" w:rsidDel="00000000" w:rsidP="00000000" w:rsidRDefault="00000000" w:rsidRPr="00000000" w14:paraId="000003A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3B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3B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3B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3B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3B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3B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3BB">
            <w:pPr>
              <w:rPr>
                <w:vertAlign w:val="baseline"/>
              </w:rPr>
            </w:pPr>
            <w:r w:rsidDel="00000000" w:rsidR="00000000" w:rsidRPr="00000000">
              <w:rPr>
                <w:vertAlign w:val="baseline"/>
                <w:rtl w:val="0"/>
              </w:rPr>
              <w:t xml:space="preserve">descriptor</w:t>
            </w:r>
          </w:p>
        </w:tc>
        <w:tc>
          <w:tcPr>
            <w:vAlign w:val="top"/>
          </w:tcPr>
          <w:p w:rsidR="00000000" w:rsidDel="00000000" w:rsidP="00000000" w:rsidRDefault="00000000" w:rsidRPr="00000000" w14:paraId="000003BC">
            <w:pPr>
              <w:rPr>
                <w:vertAlign w:val="baseline"/>
              </w:rPr>
            </w:pPr>
            <w:r w:rsidDel="00000000" w:rsidR="00000000" w:rsidRPr="00000000">
              <w:rPr>
                <w:vertAlign w:val="baseline"/>
                <w:rtl w:val="0"/>
              </w:rPr>
              <w:t xml:space="preserve">deviceDescriptorType</w:t>
            </w:r>
          </w:p>
        </w:tc>
        <w:tc>
          <w:tcPr>
            <w:vAlign w:val="top"/>
          </w:tcPr>
          <w:p w:rsidR="00000000" w:rsidDel="00000000" w:rsidP="00000000" w:rsidRDefault="00000000" w:rsidRPr="00000000" w14:paraId="000003B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B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BF">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C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C1">
            <w:pPr>
              <w:rPr>
                <w:vertAlign w:val="baseline"/>
              </w:rPr>
            </w:pPr>
            <w:r w:rsidDel="00000000" w:rsidR="00000000" w:rsidRPr="00000000">
              <w:rPr>
                <w:vertAlign w:val="baseline"/>
                <w:rtl w:val="0"/>
              </w:rPr>
              <w:t xml:space="preserve">profile</w:t>
            </w:r>
          </w:p>
        </w:tc>
        <w:tc>
          <w:tcPr>
            <w:vAlign w:val="top"/>
          </w:tcPr>
          <w:p w:rsidR="00000000" w:rsidDel="00000000" w:rsidP="00000000" w:rsidRDefault="00000000" w:rsidRPr="00000000" w14:paraId="000003C2">
            <w:pPr>
              <w:rPr>
                <w:vertAlign w:val="baseline"/>
              </w:rPr>
            </w:pPr>
            <w:r w:rsidDel="00000000" w:rsidR="00000000" w:rsidRPr="00000000">
              <w:rPr>
                <w:vertAlign w:val="baseline"/>
                <w:rtl w:val="0"/>
              </w:rPr>
              <w:t xml:space="preserve">locStringType</w:t>
            </w:r>
          </w:p>
        </w:tc>
        <w:tc>
          <w:tcPr>
            <w:vAlign w:val="top"/>
          </w:tcPr>
          <w:p w:rsidR="00000000" w:rsidDel="00000000" w:rsidP="00000000" w:rsidRDefault="00000000" w:rsidRPr="00000000" w14:paraId="000003C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C4">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C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C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C7">
            <w:pPr>
              <w:rPr>
                <w:vertAlign w:val="baseline"/>
              </w:rPr>
            </w:pPr>
            <w:r w:rsidDel="00000000" w:rsidR="00000000" w:rsidRPr="00000000">
              <w:rPr>
                <w:vertAlign w:val="baseline"/>
                <w:rtl w:val="0"/>
              </w:rPr>
              <w:t xml:space="preserve">inputChannel</w:t>
            </w:r>
          </w:p>
        </w:tc>
        <w:tc>
          <w:tcPr>
            <w:vAlign w:val="top"/>
          </w:tcPr>
          <w:p w:rsidR="00000000" w:rsidDel="00000000" w:rsidP="00000000" w:rsidRDefault="00000000" w:rsidRPr="00000000" w14:paraId="000003C8">
            <w:pPr>
              <w:rPr>
                <w:vertAlign w:val="baseline"/>
              </w:rPr>
            </w:pPr>
            <w:r w:rsidDel="00000000" w:rsidR="00000000" w:rsidRPr="00000000">
              <w:rPr>
                <w:vertAlign w:val="baseline"/>
                <w:rtl w:val="0"/>
              </w:rPr>
              <w:t xml:space="preserve">deviceInputChannelType</w:t>
            </w:r>
          </w:p>
        </w:tc>
        <w:tc>
          <w:tcPr>
            <w:vAlign w:val="top"/>
          </w:tcPr>
          <w:p w:rsidR="00000000" w:rsidDel="00000000" w:rsidP="00000000" w:rsidRDefault="00000000" w:rsidRPr="00000000" w14:paraId="000003C9">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C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C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C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CD">
            <w:pPr>
              <w:rPr>
                <w:vertAlign w:val="baseline"/>
              </w:rPr>
            </w:pPr>
            <w:r w:rsidDel="00000000" w:rsidR="00000000" w:rsidRPr="00000000">
              <w:rPr>
                <w:vertAlign w:val="baseline"/>
                <w:rtl w:val="0"/>
              </w:rPr>
              <w:t xml:space="preserve">outputChannel</w:t>
            </w:r>
          </w:p>
        </w:tc>
        <w:tc>
          <w:tcPr>
            <w:vAlign w:val="top"/>
          </w:tcPr>
          <w:p w:rsidR="00000000" w:rsidDel="00000000" w:rsidP="00000000" w:rsidRDefault="00000000" w:rsidRPr="00000000" w14:paraId="000003CE">
            <w:pPr>
              <w:rPr>
                <w:vertAlign w:val="baseline"/>
              </w:rPr>
            </w:pPr>
            <w:r w:rsidDel="00000000" w:rsidR="00000000" w:rsidRPr="00000000">
              <w:rPr>
                <w:vertAlign w:val="baseline"/>
                <w:rtl w:val="0"/>
              </w:rPr>
              <w:t xml:space="preserve">deviceOutputChannelType</w:t>
            </w:r>
          </w:p>
        </w:tc>
        <w:tc>
          <w:tcPr>
            <w:vAlign w:val="top"/>
          </w:tcPr>
          <w:p w:rsidR="00000000" w:rsidDel="00000000" w:rsidP="00000000" w:rsidRDefault="00000000" w:rsidRPr="00000000" w14:paraId="000003C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D0">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D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D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D3">
            <w:pPr>
              <w:rPr>
                <w:vertAlign w:val="baseline"/>
              </w:rPr>
            </w:pPr>
            <w:r w:rsidDel="00000000" w:rsidR="00000000" w:rsidRPr="00000000">
              <w:rPr>
                <w:vertAlign w:val="baseline"/>
                <w:rtl w:val="0"/>
              </w:rPr>
              <w:t xml:space="preserve">playbackMediaChannel</w:t>
            </w:r>
          </w:p>
        </w:tc>
        <w:tc>
          <w:tcPr>
            <w:vAlign w:val="top"/>
          </w:tcPr>
          <w:p w:rsidR="00000000" w:rsidDel="00000000" w:rsidP="00000000" w:rsidRDefault="00000000" w:rsidRPr="00000000" w14:paraId="000003D4">
            <w:pPr>
              <w:rPr>
                <w:vertAlign w:val="baseline"/>
              </w:rPr>
            </w:pPr>
            <w:r w:rsidDel="00000000" w:rsidR="00000000" w:rsidRPr="00000000">
              <w:rPr>
                <w:vertAlign w:val="baseline"/>
                <w:rtl w:val="0"/>
              </w:rPr>
              <w:t xml:space="preserve">mediaChannelType</w:t>
            </w:r>
          </w:p>
        </w:tc>
        <w:tc>
          <w:tcPr>
            <w:vAlign w:val="top"/>
          </w:tcPr>
          <w:p w:rsidR="00000000" w:rsidDel="00000000" w:rsidP="00000000" w:rsidRDefault="00000000" w:rsidRPr="00000000" w14:paraId="000003D5">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D6">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D7">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D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D9">
            <w:pPr>
              <w:rPr>
                <w:vertAlign w:val="baseline"/>
              </w:rPr>
            </w:pPr>
            <w:r w:rsidDel="00000000" w:rsidR="00000000" w:rsidRPr="00000000">
              <w:rPr>
                <w:vertAlign w:val="baseline"/>
                <w:rtl w:val="0"/>
              </w:rPr>
              <w:t xml:space="preserve">recordMediaChannel</w:t>
            </w:r>
          </w:p>
        </w:tc>
        <w:tc>
          <w:tcPr>
            <w:vAlign w:val="top"/>
          </w:tcPr>
          <w:p w:rsidR="00000000" w:rsidDel="00000000" w:rsidP="00000000" w:rsidRDefault="00000000" w:rsidRPr="00000000" w14:paraId="000003DA">
            <w:pPr>
              <w:rPr>
                <w:vertAlign w:val="baseline"/>
              </w:rPr>
            </w:pPr>
            <w:r w:rsidDel="00000000" w:rsidR="00000000" w:rsidRPr="00000000">
              <w:rPr>
                <w:vertAlign w:val="baseline"/>
                <w:rtl w:val="0"/>
              </w:rPr>
              <w:t xml:space="preserve">mediaChannelType</w:t>
            </w:r>
          </w:p>
        </w:tc>
        <w:tc>
          <w:tcPr>
            <w:vAlign w:val="top"/>
          </w:tcPr>
          <w:p w:rsidR="00000000" w:rsidDel="00000000" w:rsidP="00000000" w:rsidRDefault="00000000" w:rsidRPr="00000000" w14:paraId="000003DB">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DC">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DD">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D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DF">
            <w:pPr>
              <w:rPr>
                <w:vertAlign w:val="baseline"/>
              </w:rPr>
            </w:pPr>
            <w:r w:rsidDel="00000000" w:rsidR="00000000" w:rsidRPr="00000000">
              <w:rPr>
                <w:vertAlign w:val="baseline"/>
                <w:rtl w:val="0"/>
              </w:rPr>
              <w:t xml:space="preserve">settings</w:t>
            </w:r>
          </w:p>
        </w:tc>
        <w:tc>
          <w:tcPr>
            <w:vAlign w:val="top"/>
          </w:tcPr>
          <w:p w:rsidR="00000000" w:rsidDel="00000000" w:rsidP="00000000" w:rsidRDefault="00000000" w:rsidRPr="00000000" w14:paraId="000003E0">
            <w:pPr>
              <w:rPr>
                <w:vertAlign w:val="baseline"/>
              </w:rPr>
            </w:pPr>
            <w:r w:rsidDel="00000000" w:rsidR="00000000" w:rsidRPr="00000000">
              <w:rPr>
                <w:vertAlign w:val="baseline"/>
                <w:rtl w:val="0"/>
              </w:rPr>
              <w:t xml:space="preserve">settingsType</w:t>
            </w:r>
          </w:p>
        </w:tc>
        <w:tc>
          <w:tcPr>
            <w:vAlign w:val="top"/>
          </w:tcPr>
          <w:p w:rsidR="00000000" w:rsidDel="00000000" w:rsidP="00000000" w:rsidRDefault="00000000" w:rsidRPr="00000000" w14:paraId="000003E1">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E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E3">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E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E5">
            <w:pPr>
              <w:rPr>
                <w:vertAlign w:val="baseline"/>
              </w:rPr>
            </w:pPr>
            <w:r w:rsidDel="00000000" w:rsidR="00000000" w:rsidRPr="00000000">
              <w:rPr>
                <w:vertAlign w:val="baseline"/>
                <w:rtl w:val="0"/>
              </w:rPr>
              <w:t xml:space="preserve">module</w:t>
            </w:r>
          </w:p>
        </w:tc>
        <w:tc>
          <w:tcPr>
            <w:vAlign w:val="top"/>
          </w:tcPr>
          <w:p w:rsidR="00000000" w:rsidDel="00000000" w:rsidP="00000000" w:rsidRDefault="00000000" w:rsidRPr="00000000" w14:paraId="000003E6">
            <w:pPr>
              <w:rPr>
                <w:vertAlign w:val="baseline"/>
              </w:rPr>
            </w:pPr>
            <w:r w:rsidDel="00000000" w:rsidR="00000000" w:rsidRPr="00000000">
              <w:rPr>
                <w:vertAlign w:val="baseline"/>
                <w:rtl w:val="0"/>
              </w:rPr>
              <w:t xml:space="preserve">moduleType</w:t>
            </w:r>
          </w:p>
        </w:tc>
        <w:tc>
          <w:tcPr>
            <w:vAlign w:val="top"/>
          </w:tcPr>
          <w:p w:rsidR="00000000" w:rsidDel="00000000" w:rsidP="00000000" w:rsidRDefault="00000000" w:rsidRPr="00000000" w14:paraId="000003E7">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E8">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E9">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EA">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EB">
            <w:pPr>
              <w:rPr>
                <w:vertAlign w:val="baseline"/>
              </w:rPr>
            </w:pPr>
            <w:r w:rsidDel="00000000" w:rsidR="00000000" w:rsidRPr="00000000">
              <w:rPr>
                <w:vertAlign w:val="baseline"/>
                <w:rtl w:val="0"/>
              </w:rPr>
              <w:t xml:space="preserve">patchList</w:t>
            </w:r>
          </w:p>
        </w:tc>
        <w:tc>
          <w:tcPr>
            <w:vAlign w:val="top"/>
          </w:tcPr>
          <w:p w:rsidR="00000000" w:rsidDel="00000000" w:rsidP="00000000" w:rsidRDefault="00000000" w:rsidRPr="00000000" w14:paraId="000003EC">
            <w:pPr>
              <w:rPr>
                <w:vertAlign w:val="baseline"/>
              </w:rPr>
            </w:pPr>
            <w:r w:rsidDel="00000000" w:rsidR="00000000" w:rsidRPr="00000000">
              <w:rPr>
                <w:vertAlign w:val="baseline"/>
                <w:rtl w:val="0"/>
              </w:rPr>
              <w:t xml:space="preserve">patchListType</w:t>
            </w:r>
          </w:p>
        </w:tc>
        <w:tc>
          <w:tcPr>
            <w:vAlign w:val="top"/>
          </w:tcPr>
          <w:p w:rsidR="00000000" w:rsidDel="00000000" w:rsidP="00000000" w:rsidRDefault="00000000" w:rsidRPr="00000000" w14:paraId="000003E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E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EF">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F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F1">
            <w:pPr>
              <w:rPr>
                <w:vertAlign w:val="baseline"/>
              </w:rPr>
            </w:pPr>
            <w:r w:rsidDel="00000000" w:rsidR="00000000" w:rsidRPr="00000000">
              <w:rPr>
                <w:vertAlign w:val="baseline"/>
                <w:rtl w:val="0"/>
              </w:rPr>
              <w:t xml:space="preserve">syncSourceRef</w:t>
            </w:r>
          </w:p>
        </w:tc>
        <w:tc>
          <w:tcPr>
            <w:vAlign w:val="top"/>
          </w:tcPr>
          <w:p w:rsidR="00000000" w:rsidDel="00000000" w:rsidP="00000000" w:rsidRDefault="00000000" w:rsidRPr="00000000" w14:paraId="000003F2">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3F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F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F5">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F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F7">
            <w:pPr>
              <w:rPr>
                <w:vertAlign w:val="baseline"/>
              </w:rPr>
            </w:pPr>
            <w:r w:rsidDel="00000000" w:rsidR="00000000" w:rsidRPr="00000000">
              <w:rPr>
                <w:vertAlign w:val="baseline"/>
                <w:rtl w:val="0"/>
              </w:rPr>
              <w:t xml:space="preserve">deviceChainRef</w:t>
            </w:r>
          </w:p>
        </w:tc>
        <w:tc>
          <w:tcPr>
            <w:vAlign w:val="top"/>
          </w:tcPr>
          <w:p w:rsidR="00000000" w:rsidDel="00000000" w:rsidP="00000000" w:rsidRDefault="00000000" w:rsidRPr="00000000" w14:paraId="000003F8">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3F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F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FB">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F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FD">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FE">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F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0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0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0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403">
      <w:pPr>
        <w:rPr>
          <w:vertAlign w:val="baseline"/>
        </w:rPr>
      </w:pPr>
      <w:bookmarkStart w:colFirst="0" w:colLast="0" w:name="_j4kmyuf2x5u5" w:id="77"/>
      <w:bookmarkEnd w:id="77"/>
      <w:r w:rsidDel="00000000" w:rsidR="00000000" w:rsidRPr="00000000">
        <w:rPr>
          <w:rtl w:val="0"/>
        </w:rPr>
      </w:r>
    </w:p>
    <w:p w:rsidR="00000000" w:rsidDel="00000000" w:rsidP="00000000" w:rsidRDefault="00000000" w:rsidRPr="00000000" w14:paraId="00000404">
      <w:pPr>
        <w:pStyle w:val="Heading3"/>
        <w:rPr>
          <w:vertAlign w:val="baseline"/>
        </w:rPr>
      </w:pPr>
      <w:r w:rsidDel="00000000" w:rsidR="00000000" w:rsidRPr="00000000">
        <w:rPr>
          <w:b w:val="1"/>
          <w:bCs w:val="1"/>
          <w:vertAlign w:val="baseline"/>
          <w:rtl w:val="0"/>
        </w:rPr>
        <w:t xml:space="preserve">4.4.1.3.1.9.1.1.1.1 descriptor</w:t>
      </w:r>
      <w:r w:rsidDel="00000000" w:rsidR="00000000" w:rsidRPr="00000000">
        <w:rPr>
          <w:rtl w:val="0"/>
        </w:rPr>
      </w:r>
    </w:p>
    <w:p w:rsidR="00000000" w:rsidDel="00000000" w:rsidP="00000000" w:rsidRDefault="00000000" w:rsidRPr="00000000" w14:paraId="00000405">
      <w:pPr>
        <w:rPr>
          <w:vertAlign w:val="baseline"/>
        </w:rPr>
      </w:pPr>
      <w:bookmarkStart w:colFirst="0" w:colLast="0" w:name="_1shm8qy0lqj7" w:id="78"/>
      <w:bookmarkEnd w:id="7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descriptor</w:t>
      </w:r>
      <w:r w:rsidDel="00000000" w:rsidR="00000000" w:rsidRPr="00000000">
        <w:rPr>
          <w:vertAlign w:val="baseline"/>
          <w:rtl w:val="0"/>
        </w:rPr>
        <w:t xml:space="preserve"> element shall be used to capture identifying information about the device itself. </w:t>
      </w:r>
    </w:p>
    <w:p w:rsidR="00000000" w:rsidDel="00000000" w:rsidP="00000000" w:rsidRDefault="00000000" w:rsidRPr="00000000" w14:paraId="00000406">
      <w:pPr>
        <w:pStyle w:val="Heading3"/>
        <w:rPr>
          <w:vertAlign w:val="baseline"/>
        </w:rPr>
      </w:pPr>
      <w:r w:rsidDel="00000000" w:rsidR="00000000" w:rsidRPr="00000000">
        <w:rPr>
          <w:b w:val="1"/>
          <w:bCs w:val="1"/>
          <w:vertAlign w:val="baseline"/>
          <w:rtl w:val="0"/>
        </w:rPr>
        <w:t xml:space="preserve">4.4.1.3.1.9.1.1.1.1.1 deviceDescriptorType</w:t>
      </w:r>
      <w:r w:rsidDel="00000000" w:rsidR="00000000" w:rsidRPr="00000000">
        <w:rPr>
          <w:rtl w:val="0"/>
        </w:rPr>
      </w:r>
    </w:p>
    <w:p w:rsidR="00000000" w:rsidDel="00000000" w:rsidP="00000000" w:rsidRDefault="00000000" w:rsidRPr="00000000" w14:paraId="00000407">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deviceDescriptorType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408">
      <w:pPr>
        <w:rPr>
          <w:vertAlign w:val="baseline"/>
        </w:rPr>
      </w:pPr>
      <w:r w:rsidDel="00000000" w:rsidR="00000000" w:rsidRPr="00000000">
        <w:rPr>
          <w:rtl w:val="0"/>
        </w:rPr>
      </w:r>
    </w:p>
    <w:tbl>
      <w:tblPr>
        <w:tblStyle w:val="Table16"/>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880"/>
        <w:gridCol w:w="810"/>
        <w:gridCol w:w="1350"/>
        <w:gridCol w:w="1710"/>
        <w:gridCol w:w="1350"/>
        <w:tblGridChange w:id="0">
          <w:tblGrid>
            <w:gridCol w:w="2448"/>
            <w:gridCol w:w="2880"/>
            <w:gridCol w:w="810"/>
            <w:gridCol w:w="1350"/>
            <w:gridCol w:w="1710"/>
            <w:gridCol w:w="1350"/>
          </w:tblGrid>
        </w:tblGridChange>
      </w:tblGrid>
      <w:tr>
        <w:trPr>
          <w:cantSplit w:val="1"/>
          <w:trHeight w:val="151" w:hRule="atLeast"/>
          <w:tblHeader w:val="0"/>
        </w:trPr>
        <w:tc>
          <w:tcPr>
            <w:vMerge w:val="restart"/>
            <w:vAlign w:val="top"/>
          </w:tcPr>
          <w:p w:rsidR="00000000" w:rsidDel="00000000" w:rsidP="00000000" w:rsidRDefault="00000000" w:rsidRPr="00000000" w14:paraId="00000409">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40A">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40B">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40D">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40E">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411">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412">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15">
            <w:pPr>
              <w:rPr>
                <w:vertAlign w:val="baseline"/>
              </w:rPr>
            </w:pPr>
            <w:r w:rsidDel="00000000" w:rsidR="00000000" w:rsidRPr="00000000">
              <w:rPr>
                <w:vertAlign w:val="baseline"/>
                <w:rtl w:val="0"/>
              </w:rPr>
              <w:t xml:space="preserve">manufacturer</w:t>
            </w:r>
          </w:p>
        </w:tc>
        <w:tc>
          <w:tcPr>
            <w:vAlign w:val="top"/>
          </w:tcPr>
          <w:p w:rsidR="00000000" w:rsidDel="00000000" w:rsidP="00000000" w:rsidRDefault="00000000" w:rsidRPr="00000000" w14:paraId="00000416">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41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9">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41A">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1B">
            <w:pPr>
              <w:rPr>
                <w:vertAlign w:val="baseline"/>
              </w:rPr>
            </w:pPr>
            <w:r w:rsidDel="00000000" w:rsidR="00000000" w:rsidRPr="00000000">
              <w:rPr>
                <w:vertAlign w:val="baseline"/>
                <w:rtl w:val="0"/>
              </w:rPr>
              <w:t xml:space="preserve">modelName</w:t>
            </w:r>
          </w:p>
        </w:tc>
        <w:tc>
          <w:tcPr>
            <w:vAlign w:val="top"/>
          </w:tcPr>
          <w:p w:rsidR="00000000" w:rsidDel="00000000" w:rsidP="00000000" w:rsidRDefault="00000000" w:rsidRPr="00000000" w14:paraId="0000041C">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41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F">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42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21">
            <w:pPr>
              <w:rPr>
                <w:vertAlign w:val="baseline"/>
              </w:rPr>
            </w:pPr>
            <w:r w:rsidDel="00000000" w:rsidR="00000000" w:rsidRPr="00000000">
              <w:rPr>
                <w:vertAlign w:val="baseline"/>
                <w:rtl w:val="0"/>
              </w:rPr>
              <w:t xml:space="preserve">serialNumber</w:t>
            </w:r>
          </w:p>
        </w:tc>
        <w:tc>
          <w:tcPr>
            <w:vAlign w:val="top"/>
          </w:tcPr>
          <w:p w:rsidR="00000000" w:rsidDel="00000000" w:rsidP="00000000" w:rsidRDefault="00000000" w:rsidRPr="00000000" w14:paraId="0000042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42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42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2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42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27">
            <w:pPr>
              <w:rPr>
                <w:vertAlign w:val="baseline"/>
              </w:rPr>
            </w:pPr>
            <w:r w:rsidDel="00000000" w:rsidR="00000000" w:rsidRPr="00000000">
              <w:rPr>
                <w:vertAlign w:val="baseline"/>
                <w:rtl w:val="0"/>
              </w:rPr>
              <w:t xml:space="preserve">functionalRole</w:t>
            </w:r>
          </w:p>
        </w:tc>
        <w:tc>
          <w:tcPr>
            <w:vAlign w:val="top"/>
          </w:tcPr>
          <w:p w:rsidR="00000000" w:rsidDel="00000000" w:rsidP="00000000" w:rsidRDefault="00000000" w:rsidRPr="00000000" w14:paraId="00000428">
            <w:pPr>
              <w:rPr>
                <w:vertAlign w:val="baseline"/>
              </w:rPr>
            </w:pPr>
            <w:r w:rsidDel="00000000" w:rsidR="00000000" w:rsidRPr="00000000">
              <w:rPr>
                <w:vertAlign w:val="baseline"/>
                <w:rtl w:val="0"/>
              </w:rPr>
              <w:t xml:space="preserve">functionalRoleType</w:t>
            </w:r>
          </w:p>
        </w:tc>
        <w:tc>
          <w:tcPr>
            <w:vAlign w:val="top"/>
          </w:tcPr>
          <w:p w:rsidR="00000000" w:rsidDel="00000000" w:rsidP="00000000" w:rsidRDefault="00000000" w:rsidRPr="00000000" w14:paraId="0000042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2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2B">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2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2D">
            <w:pPr>
              <w:rPr>
                <w:vertAlign w:val="baseline"/>
              </w:rPr>
            </w:pPr>
            <w:r w:rsidDel="00000000" w:rsidR="00000000" w:rsidRPr="00000000">
              <w:rPr>
                <w:vertAlign w:val="baseline"/>
                <w:rtl w:val="0"/>
              </w:rPr>
              <w:t xml:space="preserve">userLabel</w:t>
            </w:r>
          </w:p>
        </w:tc>
        <w:tc>
          <w:tcPr>
            <w:vAlign w:val="top"/>
          </w:tcPr>
          <w:p w:rsidR="00000000" w:rsidDel="00000000" w:rsidP="00000000" w:rsidRDefault="00000000" w:rsidRPr="00000000" w14:paraId="0000042E">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42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43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3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432">
            <w:pPr>
              <w:rPr>
                <w:vertAlign w:val="baseline"/>
              </w:rPr>
            </w:pPr>
            <w:r w:rsidDel="00000000" w:rsidR="00000000" w:rsidRPr="00000000">
              <w:rPr>
                <w:vertAlign w:val="baseline"/>
                <w:rtl w:val="0"/>
              </w:rPr>
              <w:t xml:space="preserve">NONE</w:t>
            </w:r>
          </w:p>
        </w:tc>
      </w:tr>
    </w:tbl>
    <w:p w:rsidR="00000000" w:rsidDel="00000000" w:rsidP="00000000" w:rsidRDefault="00000000" w:rsidRPr="00000000" w14:paraId="00000433">
      <w:pPr>
        <w:rPr>
          <w:vertAlign w:val="baseline"/>
        </w:rPr>
      </w:pPr>
      <w:bookmarkStart w:colFirst="0" w:colLast="0" w:name="_37sj7juz19pe" w:id="79"/>
      <w:bookmarkEnd w:id="79"/>
      <w:r w:rsidDel="00000000" w:rsidR="00000000" w:rsidRPr="00000000">
        <w:rPr>
          <w:rtl w:val="0"/>
        </w:rPr>
      </w:r>
    </w:p>
    <w:p w:rsidR="00000000" w:rsidDel="00000000" w:rsidP="00000000" w:rsidRDefault="00000000" w:rsidRPr="00000000" w14:paraId="00000434">
      <w:pPr>
        <w:pStyle w:val="Heading3"/>
        <w:rPr>
          <w:vertAlign w:val="baseline"/>
        </w:rPr>
      </w:pPr>
      <w:r w:rsidDel="00000000" w:rsidR="00000000" w:rsidRPr="00000000">
        <w:rPr>
          <w:b w:val="1"/>
          <w:bCs w:val="1"/>
          <w:vertAlign w:val="baseline"/>
          <w:rtl w:val="0"/>
        </w:rPr>
        <w:t xml:space="preserve">4.4.1.3.1.9.1.1.1.1.1.1 manufacturer</w:t>
      </w:r>
      <w:r w:rsidDel="00000000" w:rsidR="00000000" w:rsidRPr="00000000">
        <w:rPr>
          <w:rtl w:val="0"/>
        </w:rPr>
      </w:r>
    </w:p>
    <w:p w:rsidR="00000000" w:rsidDel="00000000" w:rsidP="00000000" w:rsidRDefault="00000000" w:rsidRPr="00000000" w14:paraId="00000435">
      <w:pPr>
        <w:rPr>
          <w:vertAlign w:val="baseline"/>
        </w:rPr>
      </w:pPr>
      <w:bookmarkStart w:colFirst="0" w:colLast="0" w:name="_jhy75fdzwytt" w:id="80"/>
      <w:bookmarkEnd w:id="8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manufacturer</w:t>
      </w:r>
      <w:r w:rsidDel="00000000" w:rsidR="00000000" w:rsidRPr="00000000">
        <w:rPr>
          <w:vertAlign w:val="baseline"/>
          <w:rtl w:val="0"/>
        </w:rPr>
        <w:t xml:space="preserve"> element shall be used to convey the name of the manufacturer of the device.</w:t>
      </w:r>
    </w:p>
    <w:p w:rsidR="00000000" w:rsidDel="00000000" w:rsidP="00000000" w:rsidRDefault="00000000" w:rsidRPr="00000000" w14:paraId="00000436">
      <w:pPr>
        <w:pStyle w:val="Heading3"/>
        <w:rPr>
          <w:vertAlign w:val="baseline"/>
        </w:rPr>
      </w:pPr>
      <w:r w:rsidDel="00000000" w:rsidR="00000000" w:rsidRPr="00000000">
        <w:rPr>
          <w:b w:val="1"/>
          <w:bCs w:val="1"/>
          <w:vertAlign w:val="baseline"/>
          <w:rtl w:val="0"/>
        </w:rPr>
        <w:t xml:space="preserve">4.4.1.3.1.9.1.1.1.1.1.2 modelName</w:t>
      </w:r>
      <w:r w:rsidDel="00000000" w:rsidR="00000000" w:rsidRPr="00000000">
        <w:rPr>
          <w:rtl w:val="0"/>
        </w:rPr>
      </w:r>
    </w:p>
    <w:p w:rsidR="00000000" w:rsidDel="00000000" w:rsidP="00000000" w:rsidRDefault="00000000" w:rsidRPr="00000000" w14:paraId="00000437">
      <w:pPr>
        <w:rPr>
          <w:vertAlign w:val="baseline"/>
        </w:rPr>
      </w:pPr>
      <w:bookmarkStart w:colFirst="0" w:colLast="0" w:name="_ypnr6k5tctqg" w:id="81"/>
      <w:bookmarkEnd w:id="8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modelName</w:t>
      </w:r>
      <w:r w:rsidDel="00000000" w:rsidR="00000000" w:rsidRPr="00000000">
        <w:rPr>
          <w:vertAlign w:val="baseline"/>
          <w:rtl w:val="0"/>
        </w:rPr>
        <w:t xml:space="preserve"> element shall be used to indicate the manufacturer assigned model designation for the device.</w:t>
      </w:r>
    </w:p>
    <w:p w:rsidR="00000000" w:rsidDel="00000000" w:rsidP="00000000" w:rsidRDefault="00000000" w:rsidRPr="00000000" w14:paraId="00000438">
      <w:pPr>
        <w:pStyle w:val="Heading3"/>
        <w:rPr>
          <w:vertAlign w:val="baseline"/>
        </w:rPr>
      </w:pPr>
      <w:r w:rsidDel="00000000" w:rsidR="00000000" w:rsidRPr="00000000">
        <w:rPr>
          <w:b w:val="1"/>
          <w:bCs w:val="1"/>
          <w:vertAlign w:val="baseline"/>
          <w:rtl w:val="0"/>
        </w:rPr>
        <w:t xml:space="preserve">4.4.1.3.1.9.1.1.1.1.1.3 serialNumber</w:t>
      </w:r>
      <w:r w:rsidDel="00000000" w:rsidR="00000000" w:rsidRPr="00000000">
        <w:rPr>
          <w:rtl w:val="0"/>
        </w:rPr>
      </w:r>
    </w:p>
    <w:p w:rsidR="00000000" w:rsidDel="00000000" w:rsidP="00000000" w:rsidRDefault="00000000" w:rsidRPr="00000000" w14:paraId="00000439">
      <w:pPr>
        <w:rPr>
          <w:vertAlign w:val="baseline"/>
        </w:rPr>
      </w:pPr>
      <w:bookmarkStart w:colFirst="0" w:colLast="0" w:name="_yuycttvdlk3v" w:id="82"/>
      <w:bookmarkEnd w:id="8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serialNumber</w:t>
      </w:r>
      <w:r w:rsidDel="00000000" w:rsidR="00000000" w:rsidRPr="00000000">
        <w:rPr>
          <w:vertAlign w:val="baseline"/>
          <w:rtl w:val="0"/>
        </w:rPr>
        <w:t xml:space="preserve"> element may be used to record the manufacturer assigned serial number on the device.</w:t>
      </w:r>
    </w:p>
    <w:p w:rsidR="00000000" w:rsidDel="00000000" w:rsidP="00000000" w:rsidRDefault="00000000" w:rsidRPr="00000000" w14:paraId="0000043A">
      <w:pPr>
        <w:pStyle w:val="Heading3"/>
        <w:rPr>
          <w:vertAlign w:val="baseline"/>
        </w:rPr>
      </w:pPr>
      <w:r w:rsidDel="00000000" w:rsidR="00000000" w:rsidRPr="00000000">
        <w:rPr>
          <w:b w:val="1"/>
          <w:bCs w:val="1"/>
          <w:vertAlign w:val="baseline"/>
          <w:rtl w:val="0"/>
        </w:rPr>
        <w:t xml:space="preserve">4.4.1.3.1.9.1.1.1.1.1.4 functionalRole</w:t>
      </w:r>
      <w:r w:rsidDel="00000000" w:rsidR="00000000" w:rsidRPr="00000000">
        <w:rPr>
          <w:rtl w:val="0"/>
        </w:rPr>
      </w:r>
    </w:p>
    <w:p w:rsidR="00000000" w:rsidDel="00000000" w:rsidP="00000000" w:rsidRDefault="00000000" w:rsidRPr="00000000" w14:paraId="0000043B">
      <w:pPr>
        <w:rPr>
          <w:vertAlign w:val="baseline"/>
        </w:rPr>
      </w:pPr>
      <w:bookmarkStart w:colFirst="0" w:colLast="0" w:name="_dmfmvlugirlx" w:id="83"/>
      <w:bookmarkEnd w:id="8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functionalRole</w:t>
      </w:r>
      <w:r w:rsidDel="00000000" w:rsidR="00000000" w:rsidRPr="00000000">
        <w:rPr>
          <w:vertAlign w:val="baseline"/>
          <w:rtl w:val="0"/>
        </w:rPr>
        <w:t xml:space="preserve"> attribute shall be used to indicate the functional role of the device.</w:t>
      </w:r>
    </w:p>
    <w:p w:rsidR="00000000" w:rsidDel="00000000" w:rsidP="00000000" w:rsidRDefault="00000000" w:rsidRPr="00000000" w14:paraId="0000043C">
      <w:pPr>
        <w:pStyle w:val="Heading3"/>
        <w:rPr>
          <w:vertAlign w:val="baseline"/>
        </w:rPr>
      </w:pPr>
      <w:r w:rsidDel="00000000" w:rsidR="00000000" w:rsidRPr="00000000">
        <w:rPr>
          <w:b w:val="1"/>
          <w:bCs w:val="1"/>
          <w:vertAlign w:val="baseline"/>
          <w:rtl w:val="0"/>
        </w:rPr>
        <w:t xml:space="preserve">4.4.1.3.1.9.1.1.1.1.1.4.1 functionalRoleType</w:t>
      </w:r>
      <w:r w:rsidDel="00000000" w:rsidR="00000000" w:rsidRPr="00000000">
        <w:rPr>
          <w:rtl w:val="0"/>
        </w:rPr>
      </w:r>
    </w:p>
    <w:p w:rsidR="00000000" w:rsidDel="00000000" w:rsidP="00000000" w:rsidRDefault="00000000" w:rsidRPr="00000000" w14:paraId="0000043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functionalRoleType</w:t>
      </w:r>
      <w:r w:rsidDel="00000000" w:rsidR="00000000" w:rsidRPr="00000000">
        <w:rPr>
          <w:vertAlign w:val="baseline"/>
          <w:rtl w:val="0"/>
        </w:rPr>
        <w:t xml:space="preserve"> is a list of restricted string values. The controlled vocabulary provided is meant to provide a general classification for most audio equipment. The most specific value hat applies to the device should be chosen. The possible values are:</w:t>
      </w:r>
    </w:p>
    <w:p w:rsidR="00000000" w:rsidDel="00000000" w:rsidP="00000000" w:rsidRDefault="00000000" w:rsidRPr="00000000" w14:paraId="0000043E">
      <w:pPr>
        <w:rPr>
          <w:vertAlign w:val="baseline"/>
        </w:rPr>
      </w:pPr>
      <w:r w:rsidDel="00000000" w:rsidR="00000000" w:rsidRPr="00000000">
        <w:rPr>
          <w:rtl w:val="0"/>
        </w:rPr>
      </w:r>
    </w:p>
    <w:tbl>
      <w:tblPr>
        <w:tblStyle w:val="Table17"/>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43F">
            <w:pPr>
              <w:rPr>
                <w:vertAlign w:val="baseline"/>
              </w:rPr>
            </w:pPr>
            <w:r w:rsidDel="00000000" w:rsidR="00000000" w:rsidRPr="00000000">
              <w:rPr>
                <w:vertAlign w:val="baseline"/>
                <w:rtl w:val="0"/>
              </w:rPr>
              <w:t xml:space="preserve">ANALOG_TO_DIGITAL_CONVERTER</w:t>
            </w:r>
          </w:p>
        </w:tc>
      </w:tr>
      <w:tr>
        <w:trPr>
          <w:cantSplit w:val="0"/>
          <w:tblHeader w:val="0"/>
        </w:trPr>
        <w:tc>
          <w:tcPr>
            <w:vAlign w:val="top"/>
          </w:tcPr>
          <w:p w:rsidR="00000000" w:rsidDel="00000000" w:rsidP="00000000" w:rsidRDefault="00000000" w:rsidRPr="00000000" w14:paraId="00000440">
            <w:pPr>
              <w:rPr>
                <w:vertAlign w:val="baseline"/>
              </w:rPr>
            </w:pPr>
            <w:r w:rsidDel="00000000" w:rsidR="00000000" w:rsidRPr="00000000">
              <w:rPr>
                <w:vertAlign w:val="baseline"/>
                <w:rtl w:val="0"/>
              </w:rPr>
              <w:t xml:space="preserve">CLEANER</w:t>
            </w:r>
          </w:p>
        </w:tc>
      </w:tr>
      <w:tr>
        <w:trPr>
          <w:cantSplit w:val="0"/>
          <w:tblHeader w:val="0"/>
        </w:trPr>
        <w:tc>
          <w:tcPr>
            <w:vAlign w:val="top"/>
          </w:tcPr>
          <w:p w:rsidR="00000000" w:rsidDel="00000000" w:rsidP="00000000" w:rsidRDefault="00000000" w:rsidRPr="00000000" w14:paraId="00000441">
            <w:pPr>
              <w:rPr>
                <w:vertAlign w:val="baseline"/>
              </w:rPr>
            </w:pPr>
            <w:r w:rsidDel="00000000" w:rsidR="00000000" w:rsidRPr="00000000">
              <w:rPr>
                <w:vertAlign w:val="baseline"/>
                <w:rtl w:val="0"/>
              </w:rPr>
              <w:t xml:space="preserve">CONVECTION_OVEN</w:t>
            </w:r>
          </w:p>
        </w:tc>
      </w:tr>
      <w:tr>
        <w:trPr>
          <w:cantSplit w:val="0"/>
          <w:tblHeader w:val="0"/>
        </w:trPr>
        <w:tc>
          <w:tcPr>
            <w:vAlign w:val="top"/>
          </w:tcPr>
          <w:p w:rsidR="00000000" w:rsidDel="00000000" w:rsidP="00000000" w:rsidRDefault="00000000" w:rsidRPr="00000000" w14:paraId="00000442">
            <w:pPr>
              <w:rPr>
                <w:vertAlign w:val="baseline"/>
              </w:rPr>
            </w:pPr>
            <w:r w:rsidDel="00000000" w:rsidR="00000000" w:rsidRPr="00000000">
              <w:rPr>
                <w:vertAlign w:val="baseline"/>
                <w:rtl w:val="0"/>
              </w:rPr>
              <w:t xml:space="preserve">DECODER</w:t>
            </w:r>
          </w:p>
        </w:tc>
      </w:tr>
      <w:tr>
        <w:trPr>
          <w:cantSplit w:val="0"/>
          <w:tblHeader w:val="0"/>
        </w:trPr>
        <w:tc>
          <w:tcPr>
            <w:vAlign w:val="top"/>
          </w:tcPr>
          <w:p w:rsidR="00000000" w:rsidDel="00000000" w:rsidP="00000000" w:rsidRDefault="00000000" w:rsidRPr="00000000" w14:paraId="00000443">
            <w:pPr>
              <w:tabs>
                <w:tab w:val="left" w:leader="none" w:pos="1880"/>
              </w:tabs>
              <w:rPr>
                <w:vertAlign w:val="baseline"/>
              </w:rPr>
            </w:pPr>
            <w:r w:rsidDel="00000000" w:rsidR="00000000" w:rsidRPr="00000000">
              <w:rPr>
                <w:vertAlign w:val="baseline"/>
                <w:rtl w:val="0"/>
              </w:rPr>
              <w:t xml:space="preserve">DELAY_EFFECT</w:t>
            </w:r>
          </w:p>
        </w:tc>
      </w:tr>
      <w:tr>
        <w:trPr>
          <w:cantSplit w:val="0"/>
          <w:tblHeader w:val="0"/>
        </w:trPr>
        <w:tc>
          <w:tcPr>
            <w:vAlign w:val="top"/>
          </w:tcPr>
          <w:p w:rsidR="00000000" w:rsidDel="00000000" w:rsidP="00000000" w:rsidRDefault="00000000" w:rsidRPr="00000000" w14:paraId="00000444">
            <w:pPr>
              <w:tabs>
                <w:tab w:val="left" w:leader="none" w:pos="1880"/>
              </w:tabs>
              <w:rPr>
                <w:vertAlign w:val="baseline"/>
              </w:rPr>
            </w:pPr>
            <w:r w:rsidDel="00000000" w:rsidR="00000000" w:rsidRPr="00000000">
              <w:rPr>
                <w:vertAlign w:val="baseline"/>
                <w:rtl w:val="0"/>
              </w:rPr>
              <w:t xml:space="preserve">DE-ESSER</w:t>
            </w:r>
          </w:p>
        </w:tc>
      </w:tr>
      <w:tr>
        <w:trPr>
          <w:cantSplit w:val="0"/>
          <w:tblHeader w:val="0"/>
        </w:trPr>
        <w:tc>
          <w:tcPr>
            <w:vAlign w:val="top"/>
          </w:tcPr>
          <w:p w:rsidR="00000000" w:rsidDel="00000000" w:rsidP="00000000" w:rsidRDefault="00000000" w:rsidRPr="00000000" w14:paraId="00000445">
            <w:pPr>
              <w:tabs>
                <w:tab w:val="left" w:leader="none" w:pos="1880"/>
              </w:tabs>
              <w:rPr>
                <w:vertAlign w:val="baseline"/>
              </w:rPr>
            </w:pPr>
            <w:r w:rsidDel="00000000" w:rsidR="00000000" w:rsidRPr="00000000">
              <w:rPr>
                <w:vertAlign w:val="baseline"/>
                <w:rtl w:val="0"/>
              </w:rPr>
              <w:t xml:space="preserve">DENOISER</w:t>
            </w:r>
          </w:p>
        </w:tc>
      </w:tr>
      <w:tr>
        <w:trPr>
          <w:cantSplit w:val="0"/>
          <w:tblHeader w:val="0"/>
        </w:trPr>
        <w:tc>
          <w:tcPr>
            <w:vAlign w:val="top"/>
          </w:tcPr>
          <w:p w:rsidR="00000000" w:rsidDel="00000000" w:rsidP="00000000" w:rsidRDefault="00000000" w:rsidRPr="00000000" w14:paraId="00000446">
            <w:pPr>
              <w:rPr>
                <w:vertAlign w:val="baseline"/>
              </w:rPr>
            </w:pPr>
            <w:r w:rsidDel="00000000" w:rsidR="00000000" w:rsidRPr="00000000">
              <w:rPr>
                <w:vertAlign w:val="baseline"/>
                <w:rtl w:val="0"/>
              </w:rPr>
              <w:t xml:space="preserve">DIGITAL_TO_ANALOG_CONVERTER</w:t>
            </w:r>
          </w:p>
        </w:tc>
      </w:tr>
      <w:tr>
        <w:trPr>
          <w:cantSplit w:val="0"/>
          <w:tblHeader w:val="0"/>
        </w:trPr>
        <w:tc>
          <w:tcPr>
            <w:vAlign w:val="top"/>
          </w:tcPr>
          <w:p w:rsidR="00000000" w:rsidDel="00000000" w:rsidP="00000000" w:rsidRDefault="00000000" w:rsidRPr="00000000" w14:paraId="00000447">
            <w:pPr>
              <w:tabs>
                <w:tab w:val="left" w:leader="none" w:pos="1880"/>
              </w:tabs>
              <w:rPr>
                <w:vertAlign w:val="baseline"/>
              </w:rPr>
            </w:pPr>
            <w:r w:rsidDel="00000000" w:rsidR="00000000" w:rsidRPr="00000000">
              <w:rPr>
                <w:vertAlign w:val="baseline"/>
                <w:rtl w:val="0"/>
              </w:rPr>
              <w:t xml:space="preserve">DISTRIBUTION_AMPLIFIER</w:t>
            </w:r>
          </w:p>
        </w:tc>
      </w:tr>
      <w:tr>
        <w:trPr>
          <w:cantSplit w:val="0"/>
          <w:tblHeader w:val="0"/>
        </w:trPr>
        <w:tc>
          <w:tcPr>
            <w:vAlign w:val="top"/>
          </w:tcPr>
          <w:p w:rsidR="00000000" w:rsidDel="00000000" w:rsidP="00000000" w:rsidRDefault="00000000" w:rsidRPr="00000000" w14:paraId="00000448">
            <w:pPr>
              <w:tabs>
                <w:tab w:val="left" w:leader="none" w:pos="1880"/>
              </w:tabs>
              <w:rPr>
                <w:vertAlign w:val="baseline"/>
              </w:rPr>
            </w:pPr>
            <w:r w:rsidDel="00000000" w:rsidR="00000000" w:rsidRPr="00000000">
              <w:rPr>
                <w:vertAlign w:val="baseline"/>
                <w:rtl w:val="0"/>
              </w:rPr>
              <w:t xml:space="preserve">DYNAMIC_COMPRESSOR</w:t>
            </w:r>
          </w:p>
        </w:tc>
      </w:tr>
      <w:tr>
        <w:trPr>
          <w:cantSplit w:val="0"/>
          <w:tblHeader w:val="0"/>
        </w:trPr>
        <w:tc>
          <w:tcPr>
            <w:vAlign w:val="top"/>
          </w:tcPr>
          <w:p w:rsidR="00000000" w:rsidDel="00000000" w:rsidP="00000000" w:rsidRDefault="00000000" w:rsidRPr="00000000" w14:paraId="00000449">
            <w:pPr>
              <w:tabs>
                <w:tab w:val="left" w:leader="none" w:pos="1880"/>
              </w:tabs>
              <w:rPr>
                <w:vertAlign w:val="baseline"/>
              </w:rPr>
            </w:pPr>
            <w:r w:rsidDel="00000000" w:rsidR="00000000" w:rsidRPr="00000000">
              <w:rPr>
                <w:vertAlign w:val="baseline"/>
                <w:rtl w:val="0"/>
              </w:rPr>
              <w:t xml:space="preserve">DYNAMIC_EQUALISER</w:t>
            </w:r>
          </w:p>
        </w:tc>
      </w:tr>
      <w:tr>
        <w:trPr>
          <w:cantSplit w:val="0"/>
          <w:tblHeader w:val="0"/>
        </w:trPr>
        <w:tc>
          <w:tcPr>
            <w:vAlign w:val="top"/>
          </w:tcPr>
          <w:p w:rsidR="00000000" w:rsidDel="00000000" w:rsidP="00000000" w:rsidRDefault="00000000" w:rsidRPr="00000000" w14:paraId="0000044A">
            <w:pPr>
              <w:tabs>
                <w:tab w:val="left" w:leader="none" w:pos="1880"/>
              </w:tabs>
              <w:rPr>
                <w:vertAlign w:val="baseline"/>
              </w:rPr>
            </w:pPr>
            <w:r w:rsidDel="00000000" w:rsidR="00000000" w:rsidRPr="00000000">
              <w:rPr>
                <w:vertAlign w:val="baseline"/>
                <w:rtl w:val="0"/>
              </w:rPr>
              <w:t xml:space="preserve">DYNAMIC_EXPANDER</w:t>
            </w:r>
          </w:p>
        </w:tc>
      </w:tr>
      <w:tr>
        <w:trPr>
          <w:cantSplit w:val="0"/>
          <w:tblHeader w:val="0"/>
        </w:trPr>
        <w:tc>
          <w:tcPr>
            <w:vAlign w:val="top"/>
          </w:tcPr>
          <w:p w:rsidR="00000000" w:rsidDel="00000000" w:rsidP="00000000" w:rsidRDefault="00000000" w:rsidRPr="00000000" w14:paraId="0000044B">
            <w:pPr>
              <w:tabs>
                <w:tab w:val="left" w:leader="none" w:pos="1880"/>
              </w:tabs>
              <w:rPr>
                <w:vertAlign w:val="baseline"/>
              </w:rPr>
            </w:pPr>
            <w:r w:rsidDel="00000000" w:rsidR="00000000" w:rsidRPr="00000000">
              <w:rPr>
                <w:vertAlign w:val="baseline"/>
                <w:rtl w:val="0"/>
              </w:rPr>
              <w:t xml:space="preserve">DYNAMIC_LIMITER</w:t>
            </w:r>
          </w:p>
        </w:tc>
      </w:tr>
      <w:tr>
        <w:trPr>
          <w:cantSplit w:val="0"/>
          <w:tblHeader w:val="0"/>
        </w:trPr>
        <w:tc>
          <w:tcPr>
            <w:vAlign w:val="top"/>
          </w:tcPr>
          <w:p w:rsidR="00000000" w:rsidDel="00000000" w:rsidP="00000000" w:rsidRDefault="00000000" w:rsidRPr="00000000" w14:paraId="0000044C">
            <w:pPr>
              <w:tabs>
                <w:tab w:val="left" w:leader="none" w:pos="1880"/>
              </w:tabs>
              <w:rPr>
                <w:vertAlign w:val="baseline"/>
              </w:rPr>
            </w:pPr>
            <w:r w:rsidDel="00000000" w:rsidR="00000000" w:rsidRPr="00000000">
              <w:rPr>
                <w:vertAlign w:val="baseline"/>
                <w:rtl w:val="0"/>
              </w:rPr>
              <w:t xml:space="preserve">ENCODER</w:t>
            </w:r>
          </w:p>
        </w:tc>
      </w:tr>
      <w:tr>
        <w:trPr>
          <w:cantSplit w:val="0"/>
          <w:tblHeader w:val="0"/>
        </w:trPr>
        <w:tc>
          <w:tcPr>
            <w:vAlign w:val="top"/>
          </w:tcPr>
          <w:p w:rsidR="00000000" w:rsidDel="00000000" w:rsidP="00000000" w:rsidRDefault="00000000" w:rsidRPr="00000000" w14:paraId="0000044D">
            <w:pPr>
              <w:tabs>
                <w:tab w:val="left" w:leader="none" w:pos="1880"/>
              </w:tabs>
              <w:rPr>
                <w:vertAlign w:val="baseline"/>
              </w:rPr>
            </w:pPr>
            <w:r w:rsidDel="00000000" w:rsidR="00000000" w:rsidRPr="00000000">
              <w:rPr>
                <w:vertAlign w:val="baseline"/>
                <w:rtl w:val="0"/>
              </w:rPr>
              <w:t xml:space="preserve">EQUALISER/FILTER</w:t>
            </w:r>
          </w:p>
        </w:tc>
      </w:tr>
      <w:tr>
        <w:trPr>
          <w:cantSplit w:val="0"/>
          <w:tblHeader w:val="0"/>
        </w:trPr>
        <w:tc>
          <w:tcPr>
            <w:vAlign w:val="top"/>
          </w:tcPr>
          <w:p w:rsidR="00000000" w:rsidDel="00000000" w:rsidP="00000000" w:rsidRDefault="00000000" w:rsidRPr="00000000" w14:paraId="0000044E">
            <w:pPr>
              <w:tabs>
                <w:tab w:val="left" w:leader="none" w:pos="1880"/>
              </w:tabs>
              <w:rPr>
                <w:vertAlign w:val="baseline"/>
              </w:rPr>
            </w:pPr>
            <w:r w:rsidDel="00000000" w:rsidR="00000000" w:rsidRPr="00000000">
              <w:rPr>
                <w:vertAlign w:val="baseline"/>
                <w:rtl w:val="0"/>
              </w:rPr>
              <w:t xml:space="preserve">LINE_BALANCE_INTERFACE/TRANSFORMER</w:t>
            </w:r>
          </w:p>
        </w:tc>
      </w:tr>
      <w:tr>
        <w:trPr>
          <w:cantSplit w:val="0"/>
          <w:tblHeader w:val="0"/>
        </w:trPr>
        <w:tc>
          <w:tcPr>
            <w:vAlign w:val="top"/>
          </w:tcPr>
          <w:p w:rsidR="00000000" w:rsidDel="00000000" w:rsidP="00000000" w:rsidRDefault="00000000" w:rsidRPr="00000000" w14:paraId="0000044F">
            <w:pPr>
              <w:tabs>
                <w:tab w:val="left" w:leader="none" w:pos="1880"/>
              </w:tabs>
              <w:rPr>
                <w:vertAlign w:val="baseline"/>
              </w:rPr>
            </w:pPr>
            <w:r w:rsidDel="00000000" w:rsidR="00000000" w:rsidRPr="00000000">
              <w:rPr>
                <w:vertAlign w:val="baseline"/>
                <w:rtl w:val="0"/>
              </w:rPr>
              <w:t xml:space="preserve">MIXER</w:t>
            </w:r>
          </w:p>
        </w:tc>
      </w:tr>
      <w:tr>
        <w:trPr>
          <w:cantSplit w:val="0"/>
          <w:tblHeader w:val="0"/>
        </w:trPr>
        <w:tc>
          <w:tcPr>
            <w:vAlign w:val="top"/>
          </w:tcPr>
          <w:p w:rsidR="00000000" w:rsidDel="00000000" w:rsidP="00000000" w:rsidRDefault="00000000" w:rsidRPr="00000000" w14:paraId="00000450">
            <w:pPr>
              <w:tabs>
                <w:tab w:val="left" w:leader="none" w:pos="1880"/>
              </w:tabs>
              <w:rPr>
                <w:vertAlign w:val="baseline"/>
              </w:rPr>
            </w:pPr>
            <w:r w:rsidDel="00000000" w:rsidR="00000000" w:rsidRPr="00000000">
              <w:rPr>
                <w:vertAlign w:val="baseline"/>
                <w:rtl w:val="0"/>
              </w:rPr>
              <w:t xml:space="preserve">MS_MATRIX</w:t>
            </w:r>
          </w:p>
        </w:tc>
      </w:tr>
      <w:tr>
        <w:trPr>
          <w:cantSplit w:val="0"/>
          <w:tblHeader w:val="0"/>
        </w:trPr>
        <w:tc>
          <w:tcPr>
            <w:vAlign w:val="top"/>
          </w:tcPr>
          <w:p w:rsidR="00000000" w:rsidDel="00000000" w:rsidP="00000000" w:rsidRDefault="00000000" w:rsidRPr="00000000" w14:paraId="00000451">
            <w:pPr>
              <w:tabs>
                <w:tab w:val="left" w:leader="none" w:pos="1880"/>
              </w:tabs>
              <w:rPr>
                <w:vertAlign w:val="baseline"/>
              </w:rPr>
            </w:pPr>
            <w:r w:rsidDel="00000000" w:rsidR="00000000" w:rsidRPr="00000000">
              <w:rPr>
                <w:vertAlign w:val="baseline"/>
                <w:rtl w:val="0"/>
              </w:rPr>
              <w:t xml:space="preserve">NOISE_REDUCTION_ENCODER</w:t>
            </w:r>
          </w:p>
        </w:tc>
      </w:tr>
      <w:tr>
        <w:trPr>
          <w:cantSplit w:val="0"/>
          <w:tblHeader w:val="0"/>
        </w:trPr>
        <w:tc>
          <w:tcPr>
            <w:vAlign w:val="top"/>
          </w:tcPr>
          <w:p w:rsidR="00000000" w:rsidDel="00000000" w:rsidP="00000000" w:rsidRDefault="00000000" w:rsidRPr="00000000" w14:paraId="00000452">
            <w:pPr>
              <w:tabs>
                <w:tab w:val="left" w:leader="none" w:pos="1880"/>
              </w:tabs>
              <w:rPr>
                <w:vertAlign w:val="baseline"/>
              </w:rPr>
            </w:pPr>
            <w:r w:rsidDel="00000000" w:rsidR="00000000" w:rsidRPr="00000000">
              <w:rPr>
                <w:vertAlign w:val="baseline"/>
                <w:rtl w:val="0"/>
              </w:rPr>
              <w:t xml:space="preserve">NOISE_REDUCTION_DECODER</w:t>
            </w:r>
          </w:p>
        </w:tc>
      </w:tr>
      <w:tr>
        <w:trPr>
          <w:cantSplit w:val="0"/>
          <w:tblHeader w:val="0"/>
        </w:trPr>
        <w:tc>
          <w:tcPr>
            <w:vAlign w:val="top"/>
          </w:tcPr>
          <w:p w:rsidR="00000000" w:rsidDel="00000000" w:rsidP="00000000" w:rsidRDefault="00000000" w:rsidRPr="00000000" w14:paraId="00000453">
            <w:pPr>
              <w:tabs>
                <w:tab w:val="left" w:leader="none" w:pos="1880"/>
              </w:tabs>
              <w:rPr>
                <w:vertAlign w:val="baseline"/>
              </w:rPr>
            </w:pPr>
            <w:r w:rsidDel="00000000" w:rsidR="00000000" w:rsidRPr="00000000">
              <w:rPr>
                <w:vertAlign w:val="baseline"/>
                <w:rtl w:val="0"/>
              </w:rPr>
              <w:t xml:space="preserve">PREAMPLIFIER</w:t>
            </w:r>
          </w:p>
        </w:tc>
      </w:tr>
      <w:tr>
        <w:trPr>
          <w:cantSplit w:val="0"/>
          <w:tblHeader w:val="0"/>
        </w:trPr>
        <w:tc>
          <w:tcPr>
            <w:vAlign w:val="top"/>
          </w:tcPr>
          <w:p w:rsidR="00000000" w:rsidDel="00000000" w:rsidP="00000000" w:rsidRDefault="00000000" w:rsidRPr="00000000" w14:paraId="00000454">
            <w:pPr>
              <w:tabs>
                <w:tab w:val="left" w:leader="none" w:pos="1880"/>
              </w:tabs>
              <w:rPr>
                <w:vertAlign w:val="baseline"/>
              </w:rPr>
            </w:pPr>
            <w:r w:rsidDel="00000000" w:rsidR="00000000" w:rsidRPr="00000000">
              <w:rPr>
                <w:vertAlign w:val="baseline"/>
                <w:rtl w:val="0"/>
              </w:rPr>
              <w:t xml:space="preserve">RECORDER</w:t>
            </w:r>
          </w:p>
        </w:tc>
      </w:tr>
      <w:tr>
        <w:trPr>
          <w:cantSplit w:val="0"/>
          <w:tblHeader w:val="0"/>
        </w:trPr>
        <w:tc>
          <w:tcPr>
            <w:vAlign w:val="top"/>
          </w:tcPr>
          <w:p w:rsidR="00000000" w:rsidDel="00000000" w:rsidP="00000000" w:rsidRDefault="00000000" w:rsidRPr="00000000" w14:paraId="00000455">
            <w:pPr>
              <w:rPr>
                <w:vertAlign w:val="baseline"/>
              </w:rPr>
            </w:pPr>
            <w:r w:rsidDel="00000000" w:rsidR="00000000" w:rsidRPr="00000000">
              <w:rPr>
                <w:vertAlign w:val="baseline"/>
                <w:rtl w:val="0"/>
              </w:rPr>
              <w:t xml:space="preserve">REPRODUCER</w:t>
            </w:r>
          </w:p>
        </w:tc>
      </w:tr>
      <w:tr>
        <w:trPr>
          <w:cantSplit w:val="0"/>
          <w:tblHeader w:val="0"/>
        </w:trPr>
        <w:tc>
          <w:tcPr>
            <w:vAlign w:val="top"/>
          </w:tcPr>
          <w:p w:rsidR="00000000" w:rsidDel="00000000" w:rsidP="00000000" w:rsidRDefault="00000000" w:rsidRPr="00000000" w14:paraId="00000456">
            <w:pPr>
              <w:tabs>
                <w:tab w:val="left" w:leader="none" w:pos="1880"/>
              </w:tabs>
              <w:rPr>
                <w:vertAlign w:val="baseline"/>
              </w:rPr>
            </w:pPr>
            <w:r w:rsidDel="00000000" w:rsidR="00000000" w:rsidRPr="00000000">
              <w:rPr>
                <w:vertAlign w:val="baseline"/>
                <w:rtl w:val="0"/>
              </w:rPr>
              <w:t xml:space="preserve">REPRODUCER/RECORDER</w:t>
            </w:r>
          </w:p>
        </w:tc>
      </w:tr>
      <w:tr>
        <w:trPr>
          <w:cantSplit w:val="0"/>
          <w:tblHeader w:val="0"/>
        </w:trPr>
        <w:tc>
          <w:tcPr>
            <w:vAlign w:val="top"/>
          </w:tcPr>
          <w:p w:rsidR="00000000" w:rsidDel="00000000" w:rsidP="00000000" w:rsidRDefault="00000000" w:rsidRPr="00000000" w14:paraId="00000457">
            <w:pPr>
              <w:tabs>
                <w:tab w:val="left" w:leader="none" w:pos="1880"/>
              </w:tabs>
              <w:rPr>
                <w:vertAlign w:val="baseline"/>
              </w:rPr>
            </w:pPr>
            <w:r w:rsidDel="00000000" w:rsidR="00000000" w:rsidRPr="00000000">
              <w:rPr>
                <w:vertAlign w:val="baseline"/>
                <w:rtl w:val="0"/>
              </w:rPr>
              <w:t xml:space="preserve">SIGNAL_ANALYZER</w:t>
            </w:r>
          </w:p>
        </w:tc>
      </w:tr>
      <w:tr>
        <w:trPr>
          <w:cantSplit w:val="0"/>
          <w:tblHeader w:val="0"/>
        </w:trPr>
        <w:tc>
          <w:tcPr>
            <w:vAlign w:val="top"/>
          </w:tcPr>
          <w:p w:rsidR="00000000" w:rsidDel="00000000" w:rsidP="00000000" w:rsidRDefault="00000000" w:rsidRPr="00000000" w14:paraId="00000458">
            <w:pPr>
              <w:tabs>
                <w:tab w:val="left" w:leader="none" w:pos="1880"/>
              </w:tabs>
              <w:rPr>
                <w:vertAlign w:val="baseline"/>
              </w:rPr>
            </w:pPr>
            <w:r w:rsidDel="00000000" w:rsidR="00000000" w:rsidRPr="00000000">
              <w:rPr>
                <w:vertAlign w:val="baseline"/>
                <w:rtl w:val="0"/>
              </w:rPr>
              <w:t xml:space="preserve">SIGNAL_GENERATOR</w:t>
            </w:r>
          </w:p>
        </w:tc>
      </w:tr>
      <w:tr>
        <w:trPr>
          <w:cantSplit w:val="0"/>
          <w:tblHeader w:val="0"/>
        </w:trPr>
        <w:tc>
          <w:tcPr>
            <w:vAlign w:val="top"/>
          </w:tcPr>
          <w:p w:rsidR="00000000" w:rsidDel="00000000" w:rsidP="00000000" w:rsidRDefault="00000000" w:rsidRPr="00000000" w14:paraId="00000459">
            <w:pPr>
              <w:tabs>
                <w:tab w:val="left" w:leader="none" w:pos="1880"/>
              </w:tabs>
              <w:rPr>
                <w:vertAlign w:val="baseline"/>
              </w:rPr>
            </w:pPr>
            <w:r w:rsidDel="00000000" w:rsidR="00000000" w:rsidRPr="00000000">
              <w:rPr>
                <w:vertAlign w:val="baseline"/>
                <w:rtl w:val="0"/>
              </w:rPr>
              <w:t xml:space="preserve">SIGNAL_PROCESSOR</w:t>
            </w:r>
          </w:p>
        </w:tc>
      </w:tr>
      <w:tr>
        <w:trPr>
          <w:cantSplit w:val="0"/>
          <w:tblHeader w:val="0"/>
        </w:trPr>
        <w:tc>
          <w:tcPr>
            <w:vAlign w:val="top"/>
          </w:tcPr>
          <w:p w:rsidR="00000000" w:rsidDel="00000000" w:rsidP="00000000" w:rsidRDefault="00000000" w:rsidRPr="00000000" w14:paraId="0000045A">
            <w:pPr>
              <w:tabs>
                <w:tab w:val="left" w:leader="none" w:pos="1880"/>
              </w:tabs>
              <w:rPr>
                <w:vertAlign w:val="baseline"/>
              </w:rPr>
            </w:pPr>
            <w:r w:rsidDel="00000000" w:rsidR="00000000" w:rsidRPr="00000000">
              <w:rPr>
                <w:vertAlign w:val="baseline"/>
                <w:rtl w:val="0"/>
              </w:rPr>
              <w:t xml:space="preserve">SPACIAL_EFFECT</w:t>
            </w:r>
          </w:p>
        </w:tc>
      </w:tr>
    </w:tbl>
    <w:p w:rsidR="00000000" w:rsidDel="00000000" w:rsidP="00000000" w:rsidRDefault="00000000" w:rsidRPr="00000000" w14:paraId="0000045B">
      <w:pPr>
        <w:rPr>
          <w:vertAlign w:val="baseline"/>
        </w:rPr>
      </w:pPr>
      <w:bookmarkStart w:colFirst="0" w:colLast="0" w:name="_sehh6iczj44m" w:id="84"/>
      <w:bookmarkEnd w:id="84"/>
      <w:r w:rsidDel="00000000" w:rsidR="00000000" w:rsidRPr="00000000">
        <w:rPr>
          <w:rtl w:val="0"/>
        </w:rPr>
      </w:r>
    </w:p>
    <w:p w:rsidR="00000000" w:rsidDel="00000000" w:rsidP="00000000" w:rsidRDefault="00000000" w:rsidRPr="00000000" w14:paraId="0000045C">
      <w:pPr>
        <w:pStyle w:val="Heading3"/>
        <w:rPr>
          <w:vertAlign w:val="baseline"/>
        </w:rPr>
      </w:pPr>
      <w:r w:rsidDel="00000000" w:rsidR="00000000" w:rsidRPr="00000000">
        <w:rPr>
          <w:b w:val="1"/>
          <w:bCs w:val="1"/>
          <w:vertAlign w:val="baseline"/>
          <w:rtl w:val="0"/>
        </w:rPr>
        <w:t xml:space="preserve">4.4.1.3.1.9.1.1.1.1.1.5 userLabel</w:t>
      </w:r>
      <w:r w:rsidDel="00000000" w:rsidR="00000000" w:rsidRPr="00000000">
        <w:rPr>
          <w:rtl w:val="0"/>
        </w:rPr>
      </w:r>
    </w:p>
    <w:p w:rsidR="00000000" w:rsidDel="00000000" w:rsidP="00000000" w:rsidRDefault="00000000" w:rsidRPr="00000000" w14:paraId="0000045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userLabel</w:t>
      </w:r>
      <w:r w:rsidDel="00000000" w:rsidR="00000000" w:rsidRPr="00000000">
        <w:rPr>
          <w:vertAlign w:val="baseline"/>
          <w:rtl w:val="0"/>
        </w:rPr>
        <w:t xml:space="preserve"> element may be used to record a user-defined label or name for the device.</w:t>
      </w:r>
    </w:p>
    <w:p w:rsidR="00000000" w:rsidDel="00000000" w:rsidP="00000000" w:rsidRDefault="00000000" w:rsidRPr="00000000" w14:paraId="0000045E">
      <w:pPr>
        <w:rPr>
          <w:vertAlign w:val="baseline"/>
        </w:rPr>
      </w:pPr>
      <w:bookmarkStart w:colFirst="0" w:colLast="0" w:name="_2jp3y5vvvoh7" w:id="85"/>
      <w:bookmarkEnd w:id="85"/>
      <w:r w:rsidDel="00000000" w:rsidR="00000000" w:rsidRPr="00000000">
        <w:rPr>
          <w:rtl w:val="0"/>
        </w:rPr>
      </w:r>
    </w:p>
    <w:p w:rsidR="00000000" w:rsidDel="00000000" w:rsidP="00000000" w:rsidRDefault="00000000" w:rsidRPr="00000000" w14:paraId="0000045F">
      <w:pPr>
        <w:pStyle w:val="Heading3"/>
        <w:rPr>
          <w:vertAlign w:val="baseline"/>
        </w:rPr>
      </w:pPr>
      <w:r w:rsidDel="00000000" w:rsidR="00000000" w:rsidRPr="00000000">
        <w:rPr>
          <w:b w:val="1"/>
          <w:bCs w:val="1"/>
          <w:vertAlign w:val="baseline"/>
          <w:rtl w:val="0"/>
        </w:rPr>
        <w:t xml:space="preserve">4.4.1.3.1.9.1.1.1.2 profile</w:t>
      </w:r>
      <w:r w:rsidDel="00000000" w:rsidR="00000000" w:rsidRPr="00000000">
        <w:rPr>
          <w:rtl w:val="0"/>
        </w:rPr>
      </w:r>
    </w:p>
    <w:p w:rsidR="00000000" w:rsidDel="00000000" w:rsidP="00000000" w:rsidRDefault="00000000" w:rsidRPr="00000000" w14:paraId="00000460">
      <w:pPr>
        <w:rPr>
          <w:vertAlign w:val="baseline"/>
        </w:rPr>
      </w:pPr>
      <w:bookmarkStart w:colFirst="0" w:colLast="0" w:name="_k7lj1kjq3lqv" w:id="86"/>
      <w:bookmarkEnd w:id="8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profile</w:t>
      </w:r>
      <w:r w:rsidDel="00000000" w:rsidR="00000000" w:rsidRPr="00000000">
        <w:rPr>
          <w:vertAlign w:val="baseline"/>
          <w:rtl w:val="0"/>
        </w:rPr>
        <w:t xml:space="preserve"> element may be used to reference external documents that contain performance specifications or proof of performance test results. The format of the external documents are user-defined.</w:t>
      </w:r>
    </w:p>
    <w:p w:rsidR="00000000" w:rsidDel="00000000" w:rsidP="00000000" w:rsidRDefault="00000000" w:rsidRPr="00000000" w14:paraId="00000461">
      <w:pPr>
        <w:pStyle w:val="Heading3"/>
        <w:rPr>
          <w:vertAlign w:val="baseline"/>
        </w:rPr>
      </w:pPr>
      <w:r w:rsidDel="00000000" w:rsidR="00000000" w:rsidRPr="00000000">
        <w:rPr>
          <w:b w:val="1"/>
          <w:bCs w:val="1"/>
          <w:vertAlign w:val="baseline"/>
          <w:rtl w:val="0"/>
        </w:rPr>
        <w:t xml:space="preserve">4.4.1.3.1.9.1.1.1.3 inputChannel</w:t>
      </w:r>
      <w:r w:rsidDel="00000000" w:rsidR="00000000" w:rsidRPr="00000000">
        <w:rPr>
          <w:rtl w:val="0"/>
        </w:rPr>
      </w:r>
    </w:p>
    <w:p w:rsidR="00000000" w:rsidDel="00000000" w:rsidP="00000000" w:rsidRDefault="00000000" w:rsidRPr="00000000" w14:paraId="00000462">
      <w:pPr>
        <w:rPr>
          <w:vertAlign w:val="baseline"/>
        </w:rPr>
      </w:pPr>
      <w:bookmarkStart w:colFirst="0" w:colLast="0" w:name="_fml7ycwd2eh5" w:id="87"/>
      <w:bookmarkEnd w:id="8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element shall be used to represent a single input connection on the device. One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element shall be present for each audio stream passing through a physical input connection that is used on the device.</w:t>
      </w:r>
    </w:p>
    <w:p w:rsidR="00000000" w:rsidDel="00000000" w:rsidP="00000000" w:rsidRDefault="00000000" w:rsidRPr="00000000" w14:paraId="00000463">
      <w:pPr>
        <w:pStyle w:val="Heading3"/>
        <w:rPr>
          <w:vertAlign w:val="baseline"/>
        </w:rPr>
      </w:pPr>
      <w:r w:rsidDel="00000000" w:rsidR="00000000" w:rsidRPr="00000000">
        <w:rPr>
          <w:b w:val="1"/>
          <w:bCs w:val="1"/>
          <w:vertAlign w:val="baseline"/>
          <w:rtl w:val="0"/>
        </w:rPr>
        <w:t xml:space="preserve">4.4.1.3.1.9.1.1.1.3.1 deviceInputChannelType</w:t>
      </w:r>
      <w:r w:rsidDel="00000000" w:rsidR="00000000" w:rsidRPr="00000000">
        <w:rPr>
          <w:rtl w:val="0"/>
        </w:rPr>
      </w:r>
    </w:p>
    <w:p w:rsidR="00000000" w:rsidDel="00000000" w:rsidP="00000000" w:rsidRDefault="00000000" w:rsidRPr="00000000" w14:paraId="00000464">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deviceInputChannelType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465">
      <w:pPr>
        <w:rPr>
          <w:vertAlign w:val="baseline"/>
        </w:rPr>
      </w:pPr>
      <w:r w:rsidDel="00000000" w:rsidR="00000000" w:rsidRPr="00000000">
        <w:rPr>
          <w:rtl w:val="0"/>
        </w:rPr>
      </w:r>
    </w:p>
    <w:tbl>
      <w:tblPr>
        <w:tblStyle w:val="Table18"/>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466">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467">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468">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46A">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46B">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46E">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46F">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72">
            <w:pPr>
              <w:rPr>
                <w:vertAlign w:val="baseline"/>
              </w:rPr>
            </w:pPr>
            <w:r w:rsidDel="00000000" w:rsidR="00000000" w:rsidRPr="00000000">
              <w:rPr>
                <w:vertAlign w:val="baseline"/>
                <w:rtl w:val="0"/>
              </w:rPr>
              <w:t xml:space="preserve">routing</w:t>
            </w:r>
          </w:p>
        </w:tc>
        <w:tc>
          <w:tcPr>
            <w:vAlign w:val="top"/>
          </w:tcPr>
          <w:p w:rsidR="00000000" w:rsidDel="00000000" w:rsidP="00000000" w:rsidRDefault="00000000" w:rsidRPr="00000000" w14:paraId="00000473">
            <w:pPr>
              <w:rPr>
                <w:vertAlign w:val="baseline"/>
              </w:rPr>
            </w:pPr>
            <w:r w:rsidDel="00000000" w:rsidR="00000000" w:rsidRPr="00000000">
              <w:rPr>
                <w:vertAlign w:val="baseline"/>
                <w:rtl w:val="0"/>
              </w:rPr>
              <w:t xml:space="preserve">inputRoutingType</w:t>
            </w:r>
          </w:p>
        </w:tc>
        <w:tc>
          <w:tcPr>
            <w:vAlign w:val="top"/>
          </w:tcPr>
          <w:p w:rsidR="00000000" w:rsidDel="00000000" w:rsidP="00000000" w:rsidRDefault="00000000" w:rsidRPr="00000000" w14:paraId="0000047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7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76">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77">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78">
            <w:pPr>
              <w:rPr>
                <w:i w:val="0"/>
                <w:iCs w:val="0"/>
                <w:vertAlign w:val="baseline"/>
              </w:rPr>
            </w:pPr>
            <w:r w:rsidDel="00000000" w:rsidR="00000000" w:rsidRPr="00000000">
              <w:rPr>
                <w:i w:val="1"/>
                <w:iCs w:val="1"/>
                <w:vertAlign w:val="baseline"/>
                <w:rtl w:val="0"/>
              </w:rPr>
              <w:t xml:space="preserve">format</w:t>
            </w:r>
            <w:r w:rsidDel="00000000" w:rsidR="00000000" w:rsidRPr="00000000">
              <w:rPr>
                <w:rtl w:val="0"/>
              </w:rPr>
            </w:r>
          </w:p>
        </w:tc>
        <w:tc>
          <w:tcPr>
            <w:vAlign w:val="top"/>
          </w:tcPr>
          <w:p w:rsidR="00000000" w:rsidDel="00000000" w:rsidP="00000000" w:rsidRDefault="00000000" w:rsidRPr="00000000" w14:paraId="00000479">
            <w:pPr>
              <w:rPr>
                <w:i w:val="0"/>
                <w:iCs w:val="0"/>
                <w:vertAlign w:val="baseline"/>
              </w:rPr>
            </w:pPr>
            <w:r w:rsidDel="00000000" w:rsidR="00000000" w:rsidRPr="00000000">
              <w:rPr>
                <w:i w:val="1"/>
                <w:iCs w:val="1"/>
                <w:vertAlign w:val="baseline"/>
                <w:rtl w:val="0"/>
              </w:rPr>
              <w:t xml:space="preserve">channelFormatType</w:t>
            </w:r>
            <w:r w:rsidDel="00000000" w:rsidR="00000000" w:rsidRPr="00000000">
              <w:rPr>
                <w:rtl w:val="0"/>
              </w:rPr>
            </w:r>
          </w:p>
        </w:tc>
        <w:tc>
          <w:tcPr>
            <w:vAlign w:val="top"/>
          </w:tcPr>
          <w:p w:rsidR="00000000" w:rsidDel="00000000" w:rsidP="00000000" w:rsidRDefault="00000000" w:rsidRPr="00000000" w14:paraId="0000047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7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7C">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7D">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7E">
            <w:pPr>
              <w:rPr>
                <w:i w:val="0"/>
                <w:iCs w:val="0"/>
                <w:vertAlign w:val="baseline"/>
              </w:rPr>
            </w:pPr>
            <w:r w:rsidDel="00000000" w:rsidR="00000000" w:rsidRPr="00000000">
              <w:rPr>
                <w:i w:val="1"/>
                <w:iCs w:val="1"/>
                <w:vertAlign w:val="baseline"/>
                <w:rtl w:val="0"/>
              </w:rPr>
              <w:t xml:space="preserve">deviceRef</w:t>
            </w:r>
            <w:r w:rsidDel="00000000" w:rsidR="00000000" w:rsidRPr="00000000">
              <w:rPr>
                <w:rtl w:val="0"/>
              </w:rPr>
            </w:r>
          </w:p>
        </w:tc>
        <w:tc>
          <w:tcPr>
            <w:vAlign w:val="top"/>
          </w:tcPr>
          <w:p w:rsidR="00000000" w:rsidDel="00000000" w:rsidP="00000000" w:rsidRDefault="00000000" w:rsidRPr="00000000" w14:paraId="0000047F">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48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8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8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8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84">
            <w:pPr>
              <w:rPr>
                <w:i w:val="0"/>
                <w:iCs w:val="0"/>
                <w:vertAlign w:val="baseline"/>
              </w:rPr>
            </w:pPr>
            <w:r w:rsidDel="00000000" w:rsidR="00000000" w:rsidRPr="00000000">
              <w:rPr>
                <w:i w:val="1"/>
                <w:iCs w:val="1"/>
                <w:vertAlign w:val="baseline"/>
                <w:rtl w:val="0"/>
              </w:rPr>
              <w:t xml:space="preserve">devicePatchRef</w:t>
            </w:r>
            <w:r w:rsidDel="00000000" w:rsidR="00000000" w:rsidRPr="00000000">
              <w:rPr>
                <w:rtl w:val="0"/>
              </w:rPr>
            </w:r>
          </w:p>
        </w:tc>
        <w:tc>
          <w:tcPr>
            <w:vAlign w:val="top"/>
          </w:tcPr>
          <w:p w:rsidR="00000000" w:rsidDel="00000000" w:rsidP="00000000" w:rsidRDefault="00000000" w:rsidRPr="00000000" w14:paraId="00000485">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486">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48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88">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89">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8A">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48B">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48C">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48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8E">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8F">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90">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491">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492">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9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94">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95">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96">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49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49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9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9A">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9B">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49C">
      <w:pPr>
        <w:rPr>
          <w:vertAlign w:val="baseline"/>
        </w:rPr>
      </w:pPr>
      <w:r w:rsidDel="00000000" w:rsidR="00000000" w:rsidRPr="00000000">
        <w:rPr>
          <w:rtl w:val="0"/>
        </w:rPr>
      </w:r>
    </w:p>
    <w:p w:rsidR="00000000" w:rsidDel="00000000" w:rsidP="00000000" w:rsidRDefault="00000000" w:rsidRPr="00000000" w14:paraId="0000049D">
      <w:pPr>
        <w:rPr>
          <w:vertAlign w:val="baseline"/>
        </w:rPr>
      </w:pPr>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deviceInputChannelType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deviceChannelType</w:t>
      </w:r>
      <w:r w:rsidDel="00000000" w:rsidR="00000000" w:rsidRPr="00000000">
        <w:rPr>
          <w:vertAlign w:val="baseline"/>
          <w:rtl w:val="0"/>
        </w:rPr>
        <w:t xml:space="preserve"> which itself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each super-class data type.</w:t>
      </w:r>
    </w:p>
    <w:p w:rsidR="00000000" w:rsidDel="00000000" w:rsidP="00000000" w:rsidRDefault="00000000" w:rsidRPr="00000000" w14:paraId="0000049E">
      <w:pPr>
        <w:rPr>
          <w:vertAlign w:val="baseline"/>
        </w:rPr>
      </w:pPr>
      <w:bookmarkStart w:colFirst="0" w:colLast="0" w:name="_r2xt017n0xs" w:id="88"/>
      <w:bookmarkEnd w:id="88"/>
      <w:r w:rsidDel="00000000" w:rsidR="00000000" w:rsidRPr="00000000">
        <w:rPr>
          <w:rtl w:val="0"/>
        </w:rPr>
      </w:r>
    </w:p>
    <w:p w:rsidR="00000000" w:rsidDel="00000000" w:rsidP="00000000" w:rsidRDefault="00000000" w:rsidRPr="00000000" w14:paraId="0000049F">
      <w:pPr>
        <w:pStyle w:val="Heading3"/>
        <w:rPr>
          <w:vertAlign w:val="baseline"/>
        </w:rPr>
      </w:pPr>
      <w:r w:rsidDel="00000000" w:rsidR="00000000" w:rsidRPr="00000000">
        <w:rPr>
          <w:b w:val="1"/>
          <w:bCs w:val="1"/>
          <w:vertAlign w:val="baseline"/>
          <w:rtl w:val="0"/>
        </w:rPr>
        <w:t xml:space="preserve">4.4.1.3.1.9.1.1.1.3.1.1 routing</w:t>
      </w:r>
      <w:r w:rsidDel="00000000" w:rsidR="00000000" w:rsidRPr="00000000">
        <w:rPr>
          <w:rtl w:val="0"/>
        </w:rPr>
      </w:r>
    </w:p>
    <w:p w:rsidR="00000000" w:rsidDel="00000000" w:rsidP="00000000" w:rsidRDefault="00000000" w:rsidRPr="00000000" w14:paraId="000004A0">
      <w:pPr>
        <w:rPr>
          <w:vertAlign w:val="baseline"/>
        </w:rPr>
      </w:pPr>
      <w:bookmarkStart w:colFirst="0" w:colLast="0" w:name="_jc9p0eq0gq88" w:id="89"/>
      <w:bookmarkEnd w:id="8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input channel.</w:t>
      </w:r>
    </w:p>
    <w:p w:rsidR="00000000" w:rsidDel="00000000" w:rsidP="00000000" w:rsidRDefault="00000000" w:rsidRPr="00000000" w14:paraId="000004A1">
      <w:pPr>
        <w:pStyle w:val="Heading3"/>
        <w:rPr>
          <w:vertAlign w:val="baseline"/>
        </w:rPr>
      </w:pPr>
      <w:r w:rsidDel="00000000" w:rsidR="00000000" w:rsidRPr="00000000">
        <w:rPr>
          <w:b w:val="1"/>
          <w:bCs w:val="1"/>
          <w:vertAlign w:val="baseline"/>
          <w:rtl w:val="0"/>
        </w:rPr>
        <w:t xml:space="preserve">4.4.1.3.1.9.1.1.1.3.1.1.1 inputRoutingType</w:t>
      </w:r>
      <w:r w:rsidDel="00000000" w:rsidR="00000000" w:rsidRPr="00000000">
        <w:rPr>
          <w:rtl w:val="0"/>
        </w:rPr>
      </w:r>
    </w:p>
    <w:p w:rsidR="00000000" w:rsidDel="00000000" w:rsidP="00000000" w:rsidRDefault="00000000" w:rsidRPr="00000000" w14:paraId="000004A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inputRoutingType</w:t>
      </w:r>
      <w:r w:rsidDel="00000000" w:rsidR="00000000" w:rsidRPr="00000000">
        <w:rPr>
          <w:vertAlign w:val="baseline"/>
          <w:rtl w:val="0"/>
        </w:rPr>
        <w:t xml:space="preserve"> is a list of restricted string values. The possible values are:</w:t>
      </w:r>
    </w:p>
    <w:p w:rsidR="00000000" w:rsidDel="00000000" w:rsidP="00000000" w:rsidRDefault="00000000" w:rsidRPr="00000000" w14:paraId="000004A3">
      <w:pPr>
        <w:rPr>
          <w:vertAlign w:val="baseline"/>
        </w:rPr>
      </w:pPr>
      <w:r w:rsidDel="00000000" w:rsidR="00000000" w:rsidRPr="00000000">
        <w:rPr>
          <w:rtl w:val="0"/>
        </w:rPr>
      </w:r>
    </w:p>
    <w:tbl>
      <w:tblPr>
        <w:tblStyle w:val="Table19"/>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4A4">
            <w:pPr>
              <w:rPr>
                <w:vertAlign w:val="baseline"/>
              </w:rPr>
            </w:pPr>
            <w:r w:rsidDel="00000000" w:rsidR="00000000" w:rsidRPr="00000000">
              <w:rPr>
                <w:vertAlign w:val="baseline"/>
                <w:rtl w:val="0"/>
              </w:rPr>
              <w:t xml:space="preserve">INPUT</w:t>
            </w:r>
          </w:p>
        </w:tc>
      </w:tr>
      <w:tr>
        <w:trPr>
          <w:cantSplit w:val="0"/>
          <w:tblHeader w:val="0"/>
        </w:trPr>
        <w:tc>
          <w:tcPr>
            <w:vAlign w:val="top"/>
          </w:tcPr>
          <w:p w:rsidR="00000000" w:rsidDel="00000000" w:rsidP="00000000" w:rsidRDefault="00000000" w:rsidRPr="00000000" w14:paraId="000004A5">
            <w:pPr>
              <w:rPr>
                <w:vertAlign w:val="baseline"/>
              </w:rPr>
            </w:pPr>
            <w:r w:rsidDel="00000000" w:rsidR="00000000" w:rsidRPr="00000000">
              <w:rPr>
                <w:vertAlign w:val="baseline"/>
                <w:rtl w:val="0"/>
              </w:rPr>
              <w:t xml:space="preserve">RETURN</w:t>
            </w:r>
          </w:p>
        </w:tc>
      </w:tr>
    </w:tbl>
    <w:p w:rsidR="00000000" w:rsidDel="00000000" w:rsidP="00000000" w:rsidRDefault="00000000" w:rsidRPr="00000000" w14:paraId="000004A6">
      <w:pPr>
        <w:rPr>
          <w:vertAlign w:val="baseline"/>
        </w:rPr>
      </w:pPr>
      <w:bookmarkStart w:colFirst="0" w:colLast="0" w:name="_4fphcer30nvm" w:id="90"/>
      <w:bookmarkEnd w:id="90"/>
      <w:r w:rsidDel="00000000" w:rsidR="00000000" w:rsidRPr="00000000">
        <w:rPr>
          <w:rtl w:val="0"/>
        </w:rPr>
      </w:r>
    </w:p>
    <w:p w:rsidR="00000000" w:rsidDel="00000000" w:rsidP="00000000" w:rsidRDefault="00000000" w:rsidRPr="00000000" w14:paraId="000004A7">
      <w:pPr>
        <w:pStyle w:val="Heading3"/>
        <w:rPr>
          <w:vertAlign w:val="baseline"/>
        </w:rPr>
      </w:pPr>
      <w:r w:rsidDel="00000000" w:rsidR="00000000" w:rsidRPr="00000000">
        <w:rPr>
          <w:b w:val="1"/>
          <w:bCs w:val="1"/>
          <w:vertAlign w:val="baseline"/>
          <w:rtl w:val="0"/>
        </w:rPr>
        <w:t xml:space="preserve">4.4.1.3.1.9.1.1.1.3.2 deviceChannelType</w:t>
      </w:r>
      <w:r w:rsidDel="00000000" w:rsidR="00000000" w:rsidRPr="00000000">
        <w:rPr>
          <w:rtl w:val="0"/>
        </w:rPr>
      </w:r>
    </w:p>
    <w:p w:rsidR="00000000" w:rsidDel="00000000" w:rsidP="00000000" w:rsidRDefault="00000000" w:rsidRPr="00000000" w14:paraId="000004A8">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deviceChanelType</w:t>
      </w:r>
      <w:r w:rsidDel="00000000" w:rsidR="00000000" w:rsidRPr="00000000">
        <w:rPr>
          <w:vertAlign w:val="baseline"/>
          <w:rtl w:val="0"/>
        </w:rPr>
        <w:t xml:space="preserve"> is an abstract data type that serves as a base class for </w:t>
      </w:r>
      <w:r w:rsidDel="00000000" w:rsidR="00000000" w:rsidRPr="00000000">
        <w:rPr>
          <w:rFonts w:ascii="Courier New" w:cs="Courier New" w:eastAsia="Courier New" w:hAnsi="Courier New"/>
          <w:vertAlign w:val="baseline"/>
          <w:rtl w:val="0"/>
        </w:rPr>
        <w:t xml:space="preserve">deviceInputChanelType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deviceOutputChannelType</w:t>
      </w:r>
      <w:r w:rsidDel="00000000" w:rsidR="00000000" w:rsidRPr="00000000">
        <w:rPr>
          <w:vertAlign w:val="baseline"/>
          <w:rtl w:val="0"/>
        </w:rPr>
        <w:t xml:space="preserve">. The </w:t>
      </w:r>
      <w:r w:rsidDel="00000000" w:rsidR="00000000" w:rsidRPr="00000000">
        <w:rPr>
          <w:rFonts w:ascii="Courier New" w:cs="Courier New" w:eastAsia="Courier New" w:hAnsi="Courier New"/>
          <w:vertAlign w:val="baseline"/>
          <w:rtl w:val="0"/>
        </w:rPr>
        <w:t xml:space="preserve">deviceChannelType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4A9">
      <w:pPr>
        <w:rPr>
          <w:vertAlign w:val="baseline"/>
        </w:rPr>
      </w:pPr>
      <w:r w:rsidDel="00000000" w:rsidR="00000000" w:rsidRPr="00000000">
        <w:rPr>
          <w:rtl w:val="0"/>
        </w:rPr>
      </w:r>
    </w:p>
    <w:tbl>
      <w:tblPr>
        <w:tblStyle w:val="Table20"/>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4AA">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4AB">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4AC">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4AE">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4AF">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4B2">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4B3">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B6">
            <w:pPr>
              <w:rPr>
                <w:vertAlign w:val="baseline"/>
              </w:rPr>
            </w:pPr>
            <w:r w:rsidDel="00000000" w:rsidR="00000000" w:rsidRPr="00000000">
              <w:rPr>
                <w:vertAlign w:val="baseline"/>
                <w:rtl w:val="0"/>
              </w:rPr>
              <w:t xml:space="preserve">interface</w:t>
            </w:r>
          </w:p>
        </w:tc>
        <w:tc>
          <w:tcPr>
            <w:vAlign w:val="top"/>
          </w:tcPr>
          <w:p w:rsidR="00000000" w:rsidDel="00000000" w:rsidP="00000000" w:rsidRDefault="00000000" w:rsidRPr="00000000" w14:paraId="000004B7">
            <w:pPr>
              <w:rPr>
                <w:vertAlign w:val="baseline"/>
              </w:rPr>
            </w:pPr>
            <w:r w:rsidDel="00000000" w:rsidR="00000000" w:rsidRPr="00000000">
              <w:rPr>
                <w:vertAlign w:val="baseline"/>
                <w:rtl w:val="0"/>
              </w:rPr>
              <w:t xml:space="preserve">channelInterfaceType</w:t>
            </w:r>
          </w:p>
        </w:tc>
        <w:tc>
          <w:tcPr>
            <w:vAlign w:val="top"/>
          </w:tcPr>
          <w:p w:rsidR="00000000" w:rsidDel="00000000" w:rsidP="00000000" w:rsidRDefault="00000000" w:rsidRPr="00000000" w14:paraId="000004B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B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B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BB">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BC">
            <w:pPr>
              <w:rPr>
                <w:vertAlign w:val="baseline"/>
              </w:rPr>
            </w:pPr>
            <w:r w:rsidDel="00000000" w:rsidR="00000000" w:rsidRPr="00000000">
              <w:rPr>
                <w:vertAlign w:val="baseline"/>
                <w:rtl w:val="0"/>
              </w:rPr>
              <w:t xml:space="preserve">deviceRef</w:t>
            </w:r>
          </w:p>
        </w:tc>
        <w:tc>
          <w:tcPr>
            <w:vAlign w:val="top"/>
          </w:tcPr>
          <w:p w:rsidR="00000000" w:rsidDel="00000000" w:rsidP="00000000" w:rsidRDefault="00000000" w:rsidRPr="00000000" w14:paraId="000004BD">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4B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B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C0">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C1">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C2">
            <w:pPr>
              <w:rPr>
                <w:vertAlign w:val="baseline"/>
              </w:rPr>
            </w:pPr>
            <w:r w:rsidDel="00000000" w:rsidR="00000000" w:rsidRPr="00000000">
              <w:rPr>
                <w:vertAlign w:val="baseline"/>
                <w:rtl w:val="0"/>
              </w:rPr>
              <w:t xml:space="preserve">devicePatchRef</w:t>
            </w:r>
          </w:p>
        </w:tc>
        <w:tc>
          <w:tcPr>
            <w:vAlign w:val="top"/>
          </w:tcPr>
          <w:p w:rsidR="00000000" w:rsidDel="00000000" w:rsidP="00000000" w:rsidRDefault="00000000" w:rsidRPr="00000000" w14:paraId="000004C3">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4C4">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4C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C6">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C7">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C8">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4C9">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4CA">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4C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CC">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CD">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CE">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4CF">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4D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D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D4">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4D5">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4D6">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8">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D9">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4DA">
      <w:pPr>
        <w:rPr>
          <w:vertAlign w:val="baseline"/>
        </w:rPr>
      </w:pPr>
      <w:r w:rsidDel="00000000" w:rsidR="00000000" w:rsidRPr="00000000">
        <w:rPr>
          <w:rtl w:val="0"/>
        </w:rPr>
      </w:r>
    </w:p>
    <w:p w:rsidR="00000000" w:rsidDel="00000000" w:rsidP="00000000" w:rsidRDefault="00000000" w:rsidRPr="00000000" w14:paraId="000004DB">
      <w:pPr>
        <w:rPr>
          <w:vertAlign w:val="baseline"/>
        </w:rPr>
      </w:pPr>
      <w:bookmarkStart w:colFirst="0" w:colLast="0" w:name="_isncmoaxfita" w:id="91"/>
      <w:bookmarkEnd w:id="91"/>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deviceChannelType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the super-class data type.</w:t>
      </w:r>
    </w:p>
    <w:p w:rsidR="00000000" w:rsidDel="00000000" w:rsidP="00000000" w:rsidRDefault="00000000" w:rsidRPr="00000000" w14:paraId="000004DC">
      <w:pPr>
        <w:pStyle w:val="Heading3"/>
        <w:rPr>
          <w:vertAlign w:val="baseline"/>
        </w:rPr>
      </w:pPr>
      <w:r w:rsidDel="00000000" w:rsidR="00000000" w:rsidRPr="00000000">
        <w:rPr>
          <w:b w:val="1"/>
          <w:bCs w:val="1"/>
          <w:vertAlign w:val="baseline"/>
          <w:rtl w:val="0"/>
        </w:rPr>
        <w:t xml:space="preserve">4.4.1.3.1.9.1.1.1.3.2.1 interface</w:t>
      </w:r>
      <w:r w:rsidDel="00000000" w:rsidR="00000000" w:rsidRPr="00000000">
        <w:rPr>
          <w:rtl w:val="0"/>
        </w:rPr>
      </w:r>
    </w:p>
    <w:p w:rsidR="00000000" w:rsidDel="00000000" w:rsidP="00000000" w:rsidRDefault="00000000" w:rsidRPr="00000000" w14:paraId="000004DD">
      <w:pPr>
        <w:rPr>
          <w:vertAlign w:val="baseline"/>
        </w:rPr>
      </w:pPr>
      <w:bookmarkStart w:colFirst="0" w:colLast="0" w:name="_2lqq06ez9y1l" w:id="92"/>
      <w:bookmarkEnd w:id="92"/>
      <w:r w:rsidDel="00000000" w:rsidR="00000000" w:rsidRPr="00000000">
        <w:rPr>
          <w:vertAlign w:val="baseline"/>
          <w:rtl w:val="0"/>
        </w:rPr>
        <w:t xml:space="preserve">The interface attribute shall be used to indicate the interface specification the channel utilizes.</w:t>
      </w:r>
    </w:p>
    <w:p w:rsidR="00000000" w:rsidDel="00000000" w:rsidP="00000000" w:rsidRDefault="00000000" w:rsidRPr="00000000" w14:paraId="000004DE">
      <w:pPr>
        <w:pStyle w:val="Heading3"/>
        <w:rPr>
          <w:vertAlign w:val="baseline"/>
        </w:rPr>
      </w:pPr>
      <w:r w:rsidDel="00000000" w:rsidR="00000000" w:rsidRPr="00000000">
        <w:rPr>
          <w:b w:val="1"/>
          <w:bCs w:val="1"/>
          <w:vertAlign w:val="baseline"/>
          <w:rtl w:val="0"/>
        </w:rPr>
        <w:t xml:space="preserve">4.4.1.3.1.9.1.1.1.3.2.1 channelInterfaceType</w:t>
      </w:r>
      <w:r w:rsidDel="00000000" w:rsidR="00000000" w:rsidRPr="00000000">
        <w:rPr>
          <w:rtl w:val="0"/>
        </w:rPr>
      </w:r>
    </w:p>
    <w:p w:rsidR="00000000" w:rsidDel="00000000" w:rsidP="00000000" w:rsidRDefault="00000000" w:rsidRPr="00000000" w14:paraId="000004DF">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channelInterfaceType</w:t>
      </w:r>
      <w:r w:rsidDel="00000000" w:rsidR="00000000" w:rsidRPr="00000000">
        <w:rPr>
          <w:vertAlign w:val="baseline"/>
          <w:rtl w:val="0"/>
        </w:rPr>
        <w:t xml:space="preserve"> is a list of </w:t>
      </w:r>
      <w:commentRangeStart w:id="2"/>
      <w:r w:rsidDel="00000000" w:rsidR="00000000" w:rsidRPr="00000000">
        <w:rPr>
          <w:vertAlign w:val="baseline"/>
          <w:rtl w:val="0"/>
        </w:rPr>
        <w:t xml:space="preserve">restricted </w:t>
      </w:r>
      <w:commentRangeEnd w:id="2"/>
      <w:r w:rsidDel="00000000" w:rsidR="00000000" w:rsidRPr="00000000">
        <w:commentReference w:id="2"/>
      </w:r>
      <w:r w:rsidDel="00000000" w:rsidR="00000000" w:rsidRPr="00000000">
        <w:rPr>
          <w:vertAlign w:val="baseline"/>
          <w:rtl w:val="0"/>
        </w:rPr>
        <w:t xml:space="preserve">string values. The possible values are:</w:t>
      </w:r>
    </w:p>
    <w:p w:rsidR="00000000" w:rsidDel="00000000" w:rsidP="00000000" w:rsidRDefault="00000000" w:rsidRPr="00000000" w14:paraId="000004E0">
      <w:pPr>
        <w:rPr>
          <w:vertAlign w:val="baseline"/>
        </w:rPr>
      </w:pPr>
      <w:r w:rsidDel="00000000" w:rsidR="00000000" w:rsidRPr="00000000">
        <w:rPr>
          <w:rtl w:val="0"/>
        </w:rPr>
      </w:r>
    </w:p>
    <w:tbl>
      <w:tblPr>
        <w:tblStyle w:val="Table21"/>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4E1">
            <w:pPr>
              <w:rPr>
                <w:vertAlign w:val="baseline"/>
              </w:rPr>
            </w:pPr>
            <w:r w:rsidDel="00000000" w:rsidR="00000000" w:rsidRPr="00000000">
              <w:rPr>
                <w:vertAlign w:val="baseline"/>
                <w:rtl w:val="0"/>
              </w:rPr>
              <w:t xml:space="preserve">ANALOG_BALANCED_TRS</w:t>
            </w:r>
          </w:p>
        </w:tc>
      </w:tr>
      <w:tr>
        <w:trPr>
          <w:cantSplit w:val="0"/>
          <w:tblHeader w:val="0"/>
        </w:trPr>
        <w:tc>
          <w:tcPr>
            <w:vAlign w:val="top"/>
          </w:tcPr>
          <w:p w:rsidR="00000000" w:rsidDel="00000000" w:rsidP="00000000" w:rsidRDefault="00000000" w:rsidRPr="00000000" w14:paraId="000004E2">
            <w:pPr>
              <w:rPr>
                <w:vertAlign w:val="baseline"/>
              </w:rPr>
            </w:pPr>
            <w:r w:rsidDel="00000000" w:rsidR="00000000" w:rsidRPr="00000000">
              <w:rPr>
                <w:vertAlign w:val="baseline"/>
                <w:rtl w:val="0"/>
              </w:rPr>
              <w:t xml:space="preserve">ANALOG_BALANCED_XLR</w:t>
            </w:r>
          </w:p>
        </w:tc>
      </w:tr>
      <w:tr>
        <w:trPr>
          <w:cantSplit w:val="0"/>
          <w:tblHeader w:val="0"/>
        </w:trPr>
        <w:tc>
          <w:tcPr>
            <w:vAlign w:val="top"/>
          </w:tcPr>
          <w:p w:rsidR="00000000" w:rsidDel="00000000" w:rsidP="00000000" w:rsidRDefault="00000000" w:rsidRPr="00000000" w14:paraId="000004E3">
            <w:pPr>
              <w:rPr>
                <w:vertAlign w:val="baseline"/>
              </w:rPr>
            </w:pPr>
            <w:r w:rsidDel="00000000" w:rsidR="00000000" w:rsidRPr="00000000">
              <w:rPr>
                <w:vertAlign w:val="baseline"/>
                <w:rtl w:val="0"/>
              </w:rPr>
              <w:t xml:space="preserve">ANALOG_RCA</w:t>
            </w:r>
          </w:p>
        </w:tc>
      </w:tr>
      <w:tr>
        <w:trPr>
          <w:cantSplit w:val="0"/>
          <w:tblHeader w:val="0"/>
        </w:trPr>
        <w:tc>
          <w:tcPr>
            <w:vAlign w:val="top"/>
          </w:tcPr>
          <w:p w:rsidR="00000000" w:rsidDel="00000000" w:rsidP="00000000" w:rsidRDefault="00000000" w:rsidRPr="00000000" w14:paraId="000004E4">
            <w:pPr>
              <w:rPr>
                <w:vertAlign w:val="baseline"/>
              </w:rPr>
            </w:pPr>
            <w:r w:rsidDel="00000000" w:rsidR="00000000" w:rsidRPr="00000000">
              <w:rPr>
                <w:vertAlign w:val="baseline"/>
                <w:rtl w:val="0"/>
              </w:rPr>
              <w:t xml:space="preserve">ANALOG_UNBALANCED_TS</w:t>
            </w:r>
          </w:p>
        </w:tc>
      </w:tr>
      <w:tr>
        <w:trPr>
          <w:cantSplit w:val="0"/>
          <w:tblHeader w:val="0"/>
        </w:trPr>
        <w:tc>
          <w:tcPr>
            <w:vAlign w:val="top"/>
          </w:tcPr>
          <w:p w:rsidR="00000000" w:rsidDel="00000000" w:rsidP="00000000" w:rsidRDefault="00000000" w:rsidRPr="00000000" w14:paraId="000004E5">
            <w:pPr>
              <w:rPr>
                <w:vertAlign w:val="baseline"/>
              </w:rPr>
            </w:pPr>
            <w:r w:rsidDel="00000000" w:rsidR="00000000" w:rsidRPr="00000000">
              <w:rPr>
                <w:vertAlign w:val="baseline"/>
                <w:rtl w:val="0"/>
              </w:rPr>
              <w:t xml:space="preserve">ATA</w:t>
            </w:r>
          </w:p>
        </w:tc>
      </w:tr>
      <w:tr>
        <w:trPr>
          <w:cantSplit w:val="0"/>
          <w:tblHeader w:val="0"/>
        </w:trPr>
        <w:tc>
          <w:tcPr>
            <w:vAlign w:val="top"/>
          </w:tcPr>
          <w:p w:rsidR="00000000" w:rsidDel="00000000" w:rsidP="00000000" w:rsidRDefault="00000000" w:rsidRPr="00000000" w14:paraId="000004E6">
            <w:pPr>
              <w:rPr>
                <w:vertAlign w:val="baseline"/>
              </w:rPr>
            </w:pPr>
            <w:r w:rsidDel="00000000" w:rsidR="00000000" w:rsidRPr="00000000">
              <w:rPr>
                <w:vertAlign w:val="baseline"/>
                <w:rtl w:val="0"/>
              </w:rPr>
              <w:t xml:space="preserve">DIGITAL_AES_EBU</w:t>
            </w:r>
          </w:p>
        </w:tc>
      </w:tr>
      <w:tr>
        <w:trPr>
          <w:cantSplit w:val="0"/>
          <w:tblHeader w:val="0"/>
        </w:trPr>
        <w:tc>
          <w:tcPr>
            <w:vAlign w:val="top"/>
          </w:tcPr>
          <w:p w:rsidR="00000000" w:rsidDel="00000000" w:rsidP="00000000" w:rsidRDefault="00000000" w:rsidRPr="00000000" w14:paraId="000004E7">
            <w:pPr>
              <w:rPr>
                <w:vertAlign w:val="baseline"/>
              </w:rPr>
            </w:pPr>
            <w:r w:rsidDel="00000000" w:rsidR="00000000" w:rsidRPr="00000000">
              <w:rPr>
                <w:vertAlign w:val="baseline"/>
                <w:rtl w:val="0"/>
              </w:rPr>
              <w:t xml:space="preserve">DIGITAL_SDIF</w:t>
            </w:r>
          </w:p>
        </w:tc>
      </w:tr>
      <w:tr>
        <w:trPr>
          <w:cantSplit w:val="0"/>
          <w:tblHeader w:val="0"/>
        </w:trPr>
        <w:tc>
          <w:tcPr>
            <w:vAlign w:val="top"/>
          </w:tcPr>
          <w:p w:rsidR="00000000" w:rsidDel="00000000" w:rsidP="00000000" w:rsidRDefault="00000000" w:rsidRPr="00000000" w14:paraId="000004E8">
            <w:pPr>
              <w:rPr>
                <w:vertAlign w:val="baseline"/>
              </w:rPr>
            </w:pPr>
            <w:r w:rsidDel="00000000" w:rsidR="00000000" w:rsidRPr="00000000">
              <w:rPr>
                <w:vertAlign w:val="baseline"/>
                <w:rtl w:val="0"/>
              </w:rPr>
              <w:t xml:space="preserve">DIGITAL_SPDIF_COAXIAL</w:t>
            </w:r>
          </w:p>
        </w:tc>
      </w:tr>
      <w:tr>
        <w:trPr>
          <w:cantSplit w:val="0"/>
          <w:tblHeader w:val="0"/>
        </w:trPr>
        <w:tc>
          <w:tcPr>
            <w:vAlign w:val="top"/>
          </w:tcPr>
          <w:p w:rsidR="00000000" w:rsidDel="00000000" w:rsidP="00000000" w:rsidRDefault="00000000" w:rsidRPr="00000000" w14:paraId="000004E9">
            <w:pPr>
              <w:rPr>
                <w:vertAlign w:val="baseline"/>
              </w:rPr>
            </w:pPr>
            <w:r w:rsidDel="00000000" w:rsidR="00000000" w:rsidRPr="00000000">
              <w:rPr>
                <w:vertAlign w:val="baseline"/>
                <w:rtl w:val="0"/>
              </w:rPr>
              <w:t xml:space="preserve">DIGITAL_SPDIF_OPTICAL</w:t>
            </w:r>
          </w:p>
        </w:tc>
      </w:tr>
      <w:tr>
        <w:trPr>
          <w:cantSplit w:val="0"/>
          <w:tblHeader w:val="0"/>
        </w:trPr>
        <w:tc>
          <w:tcPr>
            <w:vAlign w:val="top"/>
          </w:tcPr>
          <w:p w:rsidR="00000000" w:rsidDel="00000000" w:rsidP="00000000" w:rsidRDefault="00000000" w:rsidRPr="00000000" w14:paraId="000004EA">
            <w:pPr>
              <w:rPr>
                <w:vertAlign w:val="baseline"/>
              </w:rPr>
            </w:pPr>
            <w:r w:rsidDel="00000000" w:rsidR="00000000" w:rsidRPr="00000000">
              <w:rPr>
                <w:vertAlign w:val="baseline"/>
                <w:rtl w:val="0"/>
              </w:rPr>
              <w:t xml:space="preserve">EIA_RS_232</w:t>
            </w:r>
          </w:p>
        </w:tc>
      </w:tr>
      <w:tr>
        <w:trPr>
          <w:cantSplit w:val="0"/>
          <w:tblHeader w:val="0"/>
        </w:trPr>
        <w:tc>
          <w:tcPr>
            <w:vAlign w:val="top"/>
          </w:tcPr>
          <w:p w:rsidR="00000000" w:rsidDel="00000000" w:rsidP="00000000" w:rsidRDefault="00000000" w:rsidRPr="00000000" w14:paraId="000004EB">
            <w:pPr>
              <w:rPr>
                <w:vertAlign w:val="baseline"/>
              </w:rPr>
            </w:pPr>
            <w:r w:rsidDel="00000000" w:rsidR="00000000" w:rsidRPr="00000000">
              <w:rPr>
                <w:vertAlign w:val="baseline"/>
                <w:rtl w:val="0"/>
              </w:rPr>
              <w:t xml:space="preserve">EIA_RS_422</w:t>
            </w:r>
          </w:p>
        </w:tc>
      </w:tr>
      <w:tr>
        <w:trPr>
          <w:cantSplit w:val="0"/>
          <w:tblHeader w:val="0"/>
        </w:trPr>
        <w:tc>
          <w:tcPr>
            <w:vAlign w:val="top"/>
          </w:tcPr>
          <w:p w:rsidR="00000000" w:rsidDel="00000000" w:rsidP="00000000" w:rsidRDefault="00000000" w:rsidRPr="00000000" w14:paraId="000004EC">
            <w:pPr>
              <w:rPr>
                <w:vertAlign w:val="baseline"/>
              </w:rPr>
            </w:pPr>
            <w:r w:rsidDel="00000000" w:rsidR="00000000" w:rsidRPr="00000000">
              <w:rPr>
                <w:vertAlign w:val="baseline"/>
                <w:rtl w:val="0"/>
              </w:rPr>
              <w:t xml:space="preserve">IEEE_1394</w:t>
            </w:r>
          </w:p>
        </w:tc>
      </w:tr>
      <w:tr>
        <w:trPr>
          <w:cantSplit w:val="0"/>
          <w:tblHeader w:val="0"/>
        </w:trPr>
        <w:tc>
          <w:tcPr>
            <w:vAlign w:val="top"/>
          </w:tcPr>
          <w:p w:rsidR="00000000" w:rsidDel="00000000" w:rsidP="00000000" w:rsidRDefault="00000000" w:rsidRPr="00000000" w14:paraId="000004ED">
            <w:pPr>
              <w:rPr>
                <w:vertAlign w:val="baseline"/>
              </w:rPr>
            </w:pPr>
            <w:r w:rsidDel="00000000" w:rsidR="00000000" w:rsidRPr="00000000">
              <w:rPr>
                <w:vertAlign w:val="baseline"/>
                <w:rtl w:val="0"/>
              </w:rPr>
              <w:t xml:space="preserve">IEEE_1394b</w:t>
            </w:r>
          </w:p>
        </w:tc>
      </w:tr>
      <w:tr>
        <w:trPr>
          <w:cantSplit w:val="0"/>
          <w:tblHeader w:val="0"/>
        </w:trPr>
        <w:tc>
          <w:tcPr>
            <w:vAlign w:val="top"/>
          </w:tcPr>
          <w:p w:rsidR="00000000" w:rsidDel="00000000" w:rsidP="00000000" w:rsidRDefault="00000000" w:rsidRPr="00000000" w14:paraId="000004EE">
            <w:pPr>
              <w:rPr>
                <w:vertAlign w:val="baseline"/>
              </w:rPr>
            </w:pPr>
            <w:r w:rsidDel="00000000" w:rsidR="00000000" w:rsidRPr="00000000">
              <w:rPr>
                <w:vertAlign w:val="baseline"/>
                <w:rtl w:val="0"/>
              </w:rPr>
              <w:t xml:space="preserve">LIGHT_PIPE</w:t>
            </w:r>
          </w:p>
        </w:tc>
      </w:tr>
      <w:tr>
        <w:trPr>
          <w:cantSplit w:val="0"/>
          <w:tblHeader w:val="0"/>
        </w:trPr>
        <w:tc>
          <w:tcPr>
            <w:vAlign w:val="top"/>
          </w:tcPr>
          <w:p w:rsidR="00000000" w:rsidDel="00000000" w:rsidP="00000000" w:rsidRDefault="00000000" w:rsidRPr="00000000" w14:paraId="000004EF">
            <w:pPr>
              <w:rPr>
                <w:vertAlign w:val="baseline"/>
              </w:rPr>
            </w:pPr>
            <w:r w:rsidDel="00000000" w:rsidR="00000000" w:rsidRPr="00000000">
              <w:rPr>
                <w:vertAlign w:val="baseline"/>
                <w:rtl w:val="0"/>
              </w:rPr>
              <w:t xml:space="preserve">MIDI</w:t>
            </w:r>
          </w:p>
        </w:tc>
      </w:tr>
      <w:tr>
        <w:trPr>
          <w:cantSplit w:val="0"/>
          <w:tblHeader w:val="0"/>
        </w:trPr>
        <w:tc>
          <w:tcPr>
            <w:vAlign w:val="top"/>
          </w:tcPr>
          <w:p w:rsidR="00000000" w:rsidDel="00000000" w:rsidP="00000000" w:rsidRDefault="00000000" w:rsidRPr="00000000" w14:paraId="000004F0">
            <w:pPr>
              <w:rPr>
                <w:vertAlign w:val="baseline"/>
              </w:rPr>
            </w:pPr>
            <w:r w:rsidDel="00000000" w:rsidR="00000000" w:rsidRPr="00000000">
              <w:rPr>
                <w:vertAlign w:val="baseline"/>
                <w:rtl w:val="0"/>
              </w:rPr>
              <w:t xml:space="preserve">RJ_45</w:t>
            </w:r>
          </w:p>
        </w:tc>
      </w:tr>
      <w:tr>
        <w:trPr>
          <w:cantSplit w:val="0"/>
          <w:tblHeader w:val="0"/>
        </w:trPr>
        <w:tc>
          <w:tcPr>
            <w:vAlign w:val="top"/>
          </w:tcPr>
          <w:p w:rsidR="00000000" w:rsidDel="00000000" w:rsidP="00000000" w:rsidRDefault="00000000" w:rsidRPr="00000000" w14:paraId="000004F1">
            <w:pPr>
              <w:rPr>
                <w:vertAlign w:val="baseline"/>
              </w:rPr>
            </w:pPr>
            <w:r w:rsidDel="00000000" w:rsidR="00000000" w:rsidRPr="00000000">
              <w:rPr>
                <w:vertAlign w:val="baseline"/>
                <w:rtl w:val="0"/>
              </w:rPr>
              <w:t xml:space="preserve">SCSI</w:t>
            </w:r>
          </w:p>
        </w:tc>
      </w:tr>
      <w:tr>
        <w:trPr>
          <w:cantSplit w:val="0"/>
          <w:tblHeader w:val="0"/>
        </w:trPr>
        <w:tc>
          <w:tcPr>
            <w:vAlign w:val="top"/>
          </w:tcPr>
          <w:p w:rsidR="00000000" w:rsidDel="00000000" w:rsidP="00000000" w:rsidRDefault="00000000" w:rsidRPr="00000000" w14:paraId="000004F2">
            <w:pPr>
              <w:rPr>
                <w:vertAlign w:val="baseline"/>
              </w:rPr>
            </w:pPr>
            <w:r w:rsidDel="00000000" w:rsidR="00000000" w:rsidRPr="00000000">
              <w:rPr>
                <w:vertAlign w:val="baseline"/>
                <w:rtl w:val="0"/>
              </w:rPr>
              <w:t xml:space="preserve">SONY_9_PIN</w:t>
            </w:r>
          </w:p>
        </w:tc>
      </w:tr>
      <w:tr>
        <w:trPr>
          <w:cantSplit w:val="0"/>
          <w:tblHeader w:val="0"/>
        </w:trPr>
        <w:tc>
          <w:tcPr>
            <w:vAlign w:val="top"/>
          </w:tcPr>
          <w:p w:rsidR="00000000" w:rsidDel="00000000" w:rsidP="00000000" w:rsidRDefault="00000000" w:rsidRPr="00000000" w14:paraId="000004F3">
            <w:pPr>
              <w:rPr>
                <w:vertAlign w:val="baseline"/>
              </w:rPr>
            </w:pPr>
            <w:r w:rsidDel="00000000" w:rsidR="00000000" w:rsidRPr="00000000">
              <w:rPr>
                <w:vertAlign w:val="baseline"/>
                <w:rtl w:val="0"/>
              </w:rPr>
              <w:t xml:space="preserve">SUPER_CLOCK</w:t>
            </w:r>
          </w:p>
        </w:tc>
      </w:tr>
      <w:tr>
        <w:trPr>
          <w:cantSplit w:val="0"/>
          <w:tblHeader w:val="0"/>
        </w:trPr>
        <w:tc>
          <w:tcPr>
            <w:vAlign w:val="top"/>
          </w:tcPr>
          <w:p w:rsidR="00000000" w:rsidDel="00000000" w:rsidP="00000000" w:rsidRDefault="00000000" w:rsidRPr="00000000" w14:paraId="000004F4">
            <w:pPr>
              <w:rPr>
                <w:vertAlign w:val="baseline"/>
              </w:rPr>
            </w:pPr>
            <w:r w:rsidDel="00000000" w:rsidR="00000000" w:rsidRPr="00000000">
              <w:rPr>
                <w:vertAlign w:val="baseline"/>
                <w:rtl w:val="0"/>
              </w:rPr>
              <w:t xml:space="preserve">USB_1_1</w:t>
            </w:r>
          </w:p>
        </w:tc>
      </w:tr>
      <w:tr>
        <w:trPr>
          <w:cantSplit w:val="0"/>
          <w:tblHeader w:val="0"/>
        </w:trPr>
        <w:tc>
          <w:tcPr>
            <w:vAlign w:val="top"/>
          </w:tcPr>
          <w:p w:rsidR="00000000" w:rsidDel="00000000" w:rsidP="00000000" w:rsidRDefault="00000000" w:rsidRPr="00000000" w14:paraId="000004F5">
            <w:pPr>
              <w:rPr>
                <w:vertAlign w:val="baseline"/>
              </w:rPr>
            </w:pPr>
            <w:r w:rsidDel="00000000" w:rsidR="00000000" w:rsidRPr="00000000">
              <w:rPr>
                <w:vertAlign w:val="baseline"/>
                <w:rtl w:val="0"/>
              </w:rPr>
              <w:t xml:space="preserve">USB_2_0</w:t>
            </w:r>
          </w:p>
        </w:tc>
      </w:tr>
      <w:tr>
        <w:trPr>
          <w:cantSplit w:val="0"/>
          <w:tblHeader w:val="0"/>
        </w:trPr>
        <w:tc>
          <w:tcPr>
            <w:vAlign w:val="top"/>
          </w:tcPr>
          <w:p w:rsidR="00000000" w:rsidDel="00000000" w:rsidP="00000000" w:rsidRDefault="00000000" w:rsidRPr="00000000" w14:paraId="000004F6">
            <w:pPr>
              <w:rPr>
                <w:vertAlign w:val="baseline"/>
              </w:rPr>
            </w:pPr>
            <w:r w:rsidDel="00000000" w:rsidR="00000000" w:rsidRPr="00000000">
              <w:rPr>
                <w:vertAlign w:val="baseline"/>
                <w:rtl w:val="0"/>
              </w:rPr>
              <w:t xml:space="preserve">WORD_CLOCK</w:t>
            </w:r>
          </w:p>
        </w:tc>
      </w:tr>
    </w:tbl>
    <w:p w:rsidR="00000000" w:rsidDel="00000000" w:rsidP="00000000" w:rsidRDefault="00000000" w:rsidRPr="00000000" w14:paraId="000004F7">
      <w:pPr>
        <w:rPr>
          <w:vertAlign w:val="baseline"/>
        </w:rPr>
      </w:pPr>
      <w:bookmarkStart w:colFirst="0" w:colLast="0" w:name="_xlj0bvunoirv" w:id="93"/>
      <w:bookmarkEnd w:id="93"/>
      <w:r w:rsidDel="00000000" w:rsidR="00000000" w:rsidRPr="00000000">
        <w:rPr>
          <w:rtl w:val="0"/>
        </w:rPr>
      </w:r>
    </w:p>
    <w:p w:rsidR="00000000" w:rsidDel="00000000" w:rsidP="00000000" w:rsidRDefault="00000000" w:rsidRPr="00000000" w14:paraId="000004F8">
      <w:pPr>
        <w:pStyle w:val="Heading3"/>
        <w:rPr>
          <w:vertAlign w:val="baseline"/>
        </w:rPr>
      </w:pPr>
      <w:r w:rsidDel="00000000" w:rsidR="00000000" w:rsidRPr="00000000">
        <w:rPr>
          <w:b w:val="1"/>
          <w:bCs w:val="1"/>
          <w:vertAlign w:val="baseline"/>
          <w:rtl w:val="0"/>
        </w:rPr>
        <w:t xml:space="preserve">4.4.1.3.1.9.1.1.1.3.2.2 deviceRef</w:t>
      </w:r>
      <w:r w:rsidDel="00000000" w:rsidR="00000000" w:rsidRPr="00000000">
        <w:rPr>
          <w:rtl w:val="0"/>
        </w:rPr>
      </w:r>
    </w:p>
    <w:p w:rsidR="00000000" w:rsidDel="00000000" w:rsidP="00000000" w:rsidRDefault="00000000" w:rsidRPr="00000000" w14:paraId="000004F9">
      <w:pPr>
        <w:rPr>
          <w:vertAlign w:val="baseline"/>
        </w:rPr>
      </w:pPr>
      <w:bookmarkStart w:colFirst="0" w:colLast="0" w:name="_i85pwcfhszne" w:id="94"/>
      <w:bookmarkEnd w:id="9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that contains the channel.</w:t>
      </w:r>
    </w:p>
    <w:p w:rsidR="00000000" w:rsidDel="00000000" w:rsidP="00000000" w:rsidRDefault="00000000" w:rsidRPr="00000000" w14:paraId="000004FA">
      <w:pPr>
        <w:pStyle w:val="Heading3"/>
        <w:rPr>
          <w:vertAlign w:val="baseline"/>
        </w:rPr>
      </w:pPr>
      <w:r w:rsidDel="00000000" w:rsidR="00000000" w:rsidRPr="00000000">
        <w:rPr>
          <w:b w:val="1"/>
          <w:bCs w:val="1"/>
          <w:vertAlign w:val="baseline"/>
          <w:rtl w:val="0"/>
        </w:rPr>
        <w:t xml:space="preserve">4.4.1.3.1.9.1.1.1.3.2.3 devicePatchRef</w:t>
      </w:r>
      <w:r w:rsidDel="00000000" w:rsidR="00000000" w:rsidRPr="00000000">
        <w:rPr>
          <w:rtl w:val="0"/>
        </w:rPr>
      </w:r>
    </w:p>
    <w:p w:rsidR="00000000" w:rsidDel="00000000" w:rsidP="00000000" w:rsidRDefault="00000000" w:rsidRPr="00000000" w14:paraId="000004FB">
      <w:pPr>
        <w:rPr>
          <w:vertAlign w:val="baseline"/>
        </w:rPr>
      </w:pPr>
      <w:bookmarkStart w:colFirst="0" w:colLast="0" w:name="_ihb006pw2d0a" w:id="95"/>
      <w:bookmarkEnd w:id="9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devicePatchRef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a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 residing in the </w:t>
      </w:r>
      <w:r w:rsidDel="00000000" w:rsidR="00000000" w:rsidRPr="00000000">
        <w:rPr>
          <w:rFonts w:ascii="Courier New" w:cs="Courier New" w:eastAsia="Courier New" w:hAnsi="Courier New"/>
          <w:vertAlign w:val="baseline"/>
          <w:rtl w:val="0"/>
        </w:rPr>
        <w:t xml:space="preserve">devicePatchList</w:t>
      </w:r>
      <w:r w:rsidDel="00000000" w:rsidR="00000000" w:rsidRPr="00000000">
        <w:rPr>
          <w:vertAlign w:val="baseline"/>
          <w:rtl w:val="0"/>
        </w:rPr>
        <w:t xml:space="preserve"> when the input/output channel is connected to one or more output/input channels of a different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in the enclosing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 element.</w:t>
      </w:r>
    </w:p>
    <w:p w:rsidR="00000000" w:rsidDel="00000000" w:rsidP="00000000" w:rsidRDefault="00000000" w:rsidRPr="00000000" w14:paraId="000004FC">
      <w:pPr>
        <w:pStyle w:val="Heading3"/>
        <w:rPr>
          <w:vertAlign w:val="baseline"/>
        </w:rPr>
      </w:pPr>
      <w:r w:rsidDel="00000000" w:rsidR="00000000" w:rsidRPr="00000000">
        <w:rPr>
          <w:b w:val="1"/>
          <w:bCs w:val="1"/>
          <w:vertAlign w:val="baseline"/>
          <w:rtl w:val="0"/>
        </w:rPr>
        <w:t xml:space="preserve">4.4.1.3.1.9.1.1.1.3.3 ChannelType</w:t>
      </w:r>
      <w:r w:rsidDel="00000000" w:rsidR="00000000" w:rsidRPr="00000000">
        <w:rPr>
          <w:rtl w:val="0"/>
        </w:rPr>
      </w:r>
    </w:p>
    <w:p w:rsidR="00000000" w:rsidDel="00000000" w:rsidP="00000000" w:rsidRDefault="00000000" w:rsidRPr="00000000" w14:paraId="000004F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chanelType</w:t>
      </w:r>
      <w:r w:rsidDel="00000000" w:rsidR="00000000" w:rsidRPr="00000000">
        <w:rPr>
          <w:vertAlign w:val="baseline"/>
          <w:rtl w:val="0"/>
        </w:rPr>
        <w:t xml:space="preserve"> is an abstract data type that serves as a base class for </w:t>
      </w:r>
      <w:r w:rsidDel="00000000" w:rsidR="00000000" w:rsidRPr="00000000">
        <w:rPr>
          <w:rFonts w:ascii="Courier New" w:cs="Courier New" w:eastAsia="Courier New" w:hAnsi="Courier New"/>
          <w:vertAlign w:val="baseline"/>
          <w:rtl w:val="0"/>
        </w:rPr>
        <w:t xml:space="preserve">deviceChanelType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mediChannelType</w:t>
      </w:r>
      <w:r w:rsidDel="00000000" w:rsidR="00000000" w:rsidRPr="00000000">
        <w:rPr>
          <w:vertAlign w:val="baseline"/>
          <w:rtl w:val="0"/>
        </w:rPr>
        <w:t xml:space="preserve">. The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4FE">
      <w:pPr>
        <w:rPr>
          <w:vertAlign w:val="baseline"/>
        </w:rPr>
      </w:pPr>
      <w:r w:rsidDel="00000000" w:rsidR="00000000" w:rsidRPr="00000000">
        <w:rPr>
          <w:rtl w:val="0"/>
        </w:rPr>
      </w:r>
    </w:p>
    <w:tbl>
      <w:tblPr>
        <w:tblStyle w:val="Table22"/>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4F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0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0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0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0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0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0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0B">
            <w:pPr>
              <w:rPr>
                <w:vertAlign w:val="baseline"/>
              </w:rPr>
            </w:pPr>
            <w:r w:rsidDel="00000000" w:rsidR="00000000" w:rsidRPr="00000000">
              <w:rPr>
                <w:vertAlign w:val="baseline"/>
                <w:rtl w:val="0"/>
              </w:rPr>
              <w:t xml:space="preserve">patchRef</w:t>
            </w:r>
          </w:p>
        </w:tc>
        <w:tc>
          <w:tcPr>
            <w:vAlign w:val="top"/>
          </w:tcPr>
          <w:p w:rsidR="00000000" w:rsidDel="00000000" w:rsidP="00000000" w:rsidRDefault="00000000" w:rsidRPr="00000000" w14:paraId="0000050C">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50D">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0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0F">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1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11">
            <w:pPr>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51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51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1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15">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1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1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18">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1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1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1B">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1C">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51D">
      <w:pPr>
        <w:rPr>
          <w:vertAlign w:val="baseline"/>
        </w:rPr>
      </w:pPr>
      <w:bookmarkStart w:colFirst="0" w:colLast="0" w:name="_avxzwph580f6" w:id="96"/>
      <w:bookmarkEnd w:id="96"/>
      <w:r w:rsidDel="00000000" w:rsidR="00000000" w:rsidRPr="00000000">
        <w:rPr>
          <w:rtl w:val="0"/>
        </w:rPr>
      </w:r>
    </w:p>
    <w:p w:rsidR="00000000" w:rsidDel="00000000" w:rsidP="00000000" w:rsidRDefault="00000000" w:rsidRPr="00000000" w14:paraId="0000051E">
      <w:pPr>
        <w:pStyle w:val="Heading3"/>
        <w:rPr>
          <w:vertAlign w:val="baseline"/>
        </w:rPr>
      </w:pPr>
      <w:r w:rsidDel="00000000" w:rsidR="00000000" w:rsidRPr="00000000">
        <w:rPr>
          <w:b w:val="1"/>
          <w:bCs w:val="1"/>
          <w:vertAlign w:val="baseline"/>
          <w:rtl w:val="0"/>
        </w:rPr>
        <w:t xml:space="preserve">4.4.1.3.1.9.1.1.1.3.3.1 patchRef</w:t>
      </w:r>
      <w:r w:rsidDel="00000000" w:rsidR="00000000" w:rsidRPr="00000000">
        <w:rPr>
          <w:rtl w:val="0"/>
        </w:rPr>
      </w:r>
    </w:p>
    <w:p w:rsidR="00000000" w:rsidDel="00000000" w:rsidP="00000000" w:rsidRDefault="00000000" w:rsidRPr="00000000" w14:paraId="0000051F">
      <w:pPr>
        <w:rPr>
          <w:vertAlign w:val="baseline"/>
        </w:rPr>
      </w:pPr>
      <w:bookmarkStart w:colFirst="0" w:colLast="0" w:name="_mv9jqij9p0o" w:id="97"/>
      <w:bookmarkEnd w:id="9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patchRef</w:t>
      </w:r>
      <w:r w:rsidDel="00000000" w:rsidR="00000000" w:rsidRPr="00000000">
        <w:rPr>
          <w:vertAlign w:val="baseline"/>
          <w:rtl w:val="0"/>
        </w:rPr>
        <w:t xml:space="preserve"> element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a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 residing in the </w:t>
      </w:r>
      <w:r w:rsidDel="00000000" w:rsidR="00000000" w:rsidRPr="00000000">
        <w:rPr>
          <w:rFonts w:ascii="Courier New" w:cs="Courier New" w:eastAsia="Courier New" w:hAnsi="Courier New"/>
          <w:vertAlign w:val="baseline"/>
          <w:rtl w:val="0"/>
        </w:rPr>
        <w:t xml:space="preserve">patchList</w:t>
      </w:r>
      <w:r w:rsidDel="00000000" w:rsidR="00000000" w:rsidRPr="00000000">
        <w:rPr>
          <w:vertAlign w:val="baseline"/>
          <w:rtl w:val="0"/>
        </w:rPr>
        <w:t xml:space="preserve"> enclosed in the same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as the channel when the input /output/media channel is connected to one or more module channels, media channels or output/input channels on the same device. That is to say, these patches are used to express the signal graph, through the device itself. This is in contrast to patches in the </w:t>
      </w:r>
      <w:r w:rsidDel="00000000" w:rsidR="00000000" w:rsidRPr="00000000">
        <w:rPr>
          <w:rFonts w:ascii="Courier New" w:cs="Courier New" w:eastAsia="Courier New" w:hAnsi="Courier New"/>
          <w:vertAlign w:val="baseline"/>
          <w:rtl w:val="0"/>
        </w:rPr>
        <w:t xml:space="preserve">devicePatchList</w:t>
      </w:r>
      <w:r w:rsidDel="00000000" w:rsidR="00000000" w:rsidRPr="00000000">
        <w:rPr>
          <w:vertAlign w:val="baseline"/>
          <w:rtl w:val="0"/>
        </w:rPr>
        <w:t xml:space="preserve">, which serve to express the signal graph between devices in 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w:t>
      </w:r>
    </w:p>
    <w:p w:rsidR="00000000" w:rsidDel="00000000" w:rsidP="00000000" w:rsidRDefault="00000000" w:rsidRPr="00000000" w14:paraId="00000520">
      <w:pPr>
        <w:pStyle w:val="Heading3"/>
        <w:rPr>
          <w:vertAlign w:val="baseline"/>
        </w:rPr>
      </w:pPr>
      <w:r w:rsidDel="00000000" w:rsidR="00000000" w:rsidRPr="00000000">
        <w:rPr>
          <w:b w:val="1"/>
          <w:bCs w:val="1"/>
          <w:vertAlign w:val="baseline"/>
          <w:rtl w:val="0"/>
        </w:rPr>
        <w:t xml:space="preserve">4.4.1.3.1.9.1.1.1.3.3.2 label</w:t>
      </w:r>
      <w:r w:rsidDel="00000000" w:rsidR="00000000" w:rsidRPr="00000000">
        <w:rPr>
          <w:rtl w:val="0"/>
        </w:rPr>
      </w:r>
    </w:p>
    <w:p w:rsidR="00000000" w:rsidDel="00000000" w:rsidP="00000000" w:rsidRDefault="00000000" w:rsidRPr="00000000" w14:paraId="00000521">
      <w:pPr>
        <w:rPr>
          <w:vertAlign w:val="baseline"/>
        </w:rPr>
      </w:pPr>
      <w:bookmarkStart w:colFirst="0" w:colLast="0" w:name="_livxfpu2zuc3" w:id="98"/>
      <w:bookmarkEnd w:id="98"/>
      <w:r w:rsidDel="00000000" w:rsidR="00000000" w:rsidRPr="00000000">
        <w:rPr>
          <w:vertAlign w:val="baseline"/>
          <w:rtl w:val="0"/>
        </w:rPr>
        <w:t xml:space="preserve">The label attribute shall be used to indicate the manufacturer assigned name for the channel. Often this label may be as simple as "Left" or "1".</w:t>
      </w:r>
    </w:p>
    <w:p w:rsidR="00000000" w:rsidDel="00000000" w:rsidP="00000000" w:rsidRDefault="00000000" w:rsidRPr="00000000" w14:paraId="00000522">
      <w:pPr>
        <w:pStyle w:val="Heading3"/>
        <w:rPr>
          <w:vertAlign w:val="baseline"/>
        </w:rPr>
      </w:pPr>
      <w:r w:rsidDel="00000000" w:rsidR="00000000" w:rsidRPr="00000000">
        <w:rPr>
          <w:b w:val="1"/>
          <w:bCs w:val="1"/>
          <w:vertAlign w:val="baseline"/>
          <w:rtl w:val="0"/>
        </w:rPr>
        <w:t xml:space="preserve">4.4.1.3.1.9.1.1.1.4 outputChannel</w:t>
      </w:r>
      <w:r w:rsidDel="00000000" w:rsidR="00000000" w:rsidRPr="00000000">
        <w:rPr>
          <w:rtl w:val="0"/>
        </w:rPr>
      </w:r>
    </w:p>
    <w:p w:rsidR="00000000" w:rsidDel="00000000" w:rsidP="00000000" w:rsidRDefault="00000000" w:rsidRPr="00000000" w14:paraId="00000523">
      <w:pPr>
        <w:rPr>
          <w:vertAlign w:val="baseline"/>
        </w:rPr>
      </w:pPr>
      <w:bookmarkStart w:colFirst="0" w:colLast="0" w:name="_47hka25vstv" w:id="99"/>
      <w:bookmarkEnd w:id="9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element shall be used to represent a single output connection on the device. One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element shall be present for each audio stream passing through a physical output connection that is used on the device.</w:t>
      </w:r>
    </w:p>
    <w:p w:rsidR="00000000" w:rsidDel="00000000" w:rsidP="00000000" w:rsidRDefault="00000000" w:rsidRPr="00000000" w14:paraId="00000524">
      <w:pPr>
        <w:pStyle w:val="Heading3"/>
        <w:rPr>
          <w:vertAlign w:val="baseline"/>
        </w:rPr>
      </w:pPr>
      <w:r w:rsidDel="00000000" w:rsidR="00000000" w:rsidRPr="00000000">
        <w:rPr>
          <w:b w:val="1"/>
          <w:bCs w:val="1"/>
          <w:vertAlign w:val="baseline"/>
          <w:rtl w:val="0"/>
        </w:rPr>
        <w:t xml:space="preserve">4.4.1.3.1.9.1.1.1.4.1 deviceOutputChannelType</w:t>
      </w:r>
      <w:r w:rsidDel="00000000" w:rsidR="00000000" w:rsidRPr="00000000">
        <w:rPr>
          <w:rtl w:val="0"/>
        </w:rPr>
      </w:r>
    </w:p>
    <w:p w:rsidR="00000000" w:rsidDel="00000000" w:rsidP="00000000" w:rsidRDefault="00000000" w:rsidRPr="00000000" w14:paraId="00000525">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deviceInputChannelType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526">
      <w:pPr>
        <w:rPr>
          <w:vertAlign w:val="baseline"/>
        </w:rPr>
      </w:pPr>
      <w:r w:rsidDel="00000000" w:rsidR="00000000" w:rsidRPr="00000000">
        <w:rPr>
          <w:rtl w:val="0"/>
        </w:rPr>
      </w:r>
    </w:p>
    <w:tbl>
      <w:tblPr>
        <w:tblStyle w:val="Table23"/>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527">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28">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29">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2B">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2C">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2F">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30">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33">
            <w:pPr>
              <w:rPr>
                <w:vertAlign w:val="baseline"/>
              </w:rPr>
            </w:pPr>
            <w:r w:rsidDel="00000000" w:rsidR="00000000" w:rsidRPr="00000000">
              <w:rPr>
                <w:vertAlign w:val="baseline"/>
                <w:rtl w:val="0"/>
              </w:rPr>
              <w:t xml:space="preserve">routing</w:t>
            </w:r>
          </w:p>
        </w:tc>
        <w:tc>
          <w:tcPr>
            <w:vAlign w:val="top"/>
          </w:tcPr>
          <w:p w:rsidR="00000000" w:rsidDel="00000000" w:rsidP="00000000" w:rsidRDefault="00000000" w:rsidRPr="00000000" w14:paraId="00000534">
            <w:pPr>
              <w:rPr>
                <w:vertAlign w:val="baseline"/>
              </w:rPr>
            </w:pPr>
            <w:r w:rsidDel="00000000" w:rsidR="00000000" w:rsidRPr="00000000">
              <w:rPr>
                <w:vertAlign w:val="baseline"/>
                <w:rtl w:val="0"/>
              </w:rPr>
              <w:t xml:space="preserve">outputRoutingType</w:t>
            </w:r>
          </w:p>
        </w:tc>
        <w:tc>
          <w:tcPr>
            <w:vAlign w:val="top"/>
          </w:tcPr>
          <w:p w:rsidR="00000000" w:rsidDel="00000000" w:rsidP="00000000" w:rsidRDefault="00000000" w:rsidRPr="00000000" w14:paraId="0000053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3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37">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3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39">
            <w:pPr>
              <w:rPr>
                <w:i w:val="0"/>
                <w:iCs w:val="0"/>
                <w:vertAlign w:val="baseline"/>
              </w:rPr>
            </w:pPr>
            <w:r w:rsidDel="00000000" w:rsidR="00000000" w:rsidRPr="00000000">
              <w:rPr>
                <w:i w:val="1"/>
                <w:iCs w:val="1"/>
                <w:vertAlign w:val="baseline"/>
                <w:rtl w:val="0"/>
              </w:rPr>
              <w:t xml:space="preserve">format</w:t>
            </w:r>
            <w:r w:rsidDel="00000000" w:rsidR="00000000" w:rsidRPr="00000000">
              <w:rPr>
                <w:rtl w:val="0"/>
              </w:rPr>
            </w:r>
          </w:p>
        </w:tc>
        <w:tc>
          <w:tcPr>
            <w:vAlign w:val="top"/>
          </w:tcPr>
          <w:p w:rsidR="00000000" w:rsidDel="00000000" w:rsidP="00000000" w:rsidRDefault="00000000" w:rsidRPr="00000000" w14:paraId="0000053A">
            <w:pPr>
              <w:rPr>
                <w:i w:val="0"/>
                <w:iCs w:val="0"/>
                <w:vertAlign w:val="baseline"/>
              </w:rPr>
            </w:pPr>
            <w:r w:rsidDel="00000000" w:rsidR="00000000" w:rsidRPr="00000000">
              <w:rPr>
                <w:i w:val="1"/>
                <w:iCs w:val="1"/>
                <w:vertAlign w:val="baseline"/>
                <w:rtl w:val="0"/>
              </w:rPr>
              <w:t xml:space="preserve">channelFormatType</w:t>
            </w:r>
            <w:r w:rsidDel="00000000" w:rsidR="00000000" w:rsidRPr="00000000">
              <w:rPr>
                <w:rtl w:val="0"/>
              </w:rPr>
            </w:r>
          </w:p>
        </w:tc>
        <w:tc>
          <w:tcPr>
            <w:vAlign w:val="top"/>
          </w:tcPr>
          <w:p w:rsidR="00000000" w:rsidDel="00000000" w:rsidP="00000000" w:rsidRDefault="00000000" w:rsidRPr="00000000" w14:paraId="0000053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3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3D">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3E">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3F">
            <w:pPr>
              <w:rPr>
                <w:i w:val="0"/>
                <w:iCs w:val="0"/>
                <w:vertAlign w:val="baseline"/>
              </w:rPr>
            </w:pPr>
            <w:r w:rsidDel="00000000" w:rsidR="00000000" w:rsidRPr="00000000">
              <w:rPr>
                <w:i w:val="1"/>
                <w:iCs w:val="1"/>
                <w:vertAlign w:val="baseline"/>
                <w:rtl w:val="0"/>
              </w:rPr>
              <w:t xml:space="preserve">deviceRef</w:t>
            </w:r>
            <w:r w:rsidDel="00000000" w:rsidR="00000000" w:rsidRPr="00000000">
              <w:rPr>
                <w:rtl w:val="0"/>
              </w:rPr>
            </w:r>
          </w:p>
        </w:tc>
        <w:tc>
          <w:tcPr>
            <w:vAlign w:val="top"/>
          </w:tcPr>
          <w:p w:rsidR="00000000" w:rsidDel="00000000" w:rsidP="00000000" w:rsidRDefault="00000000" w:rsidRPr="00000000" w14:paraId="00000540">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54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42">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43">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44">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45">
            <w:pPr>
              <w:rPr>
                <w:i w:val="0"/>
                <w:iCs w:val="0"/>
                <w:vertAlign w:val="baseline"/>
              </w:rPr>
            </w:pPr>
            <w:r w:rsidDel="00000000" w:rsidR="00000000" w:rsidRPr="00000000">
              <w:rPr>
                <w:i w:val="1"/>
                <w:iCs w:val="1"/>
                <w:vertAlign w:val="baseline"/>
                <w:rtl w:val="0"/>
              </w:rPr>
              <w:t xml:space="preserve">devicePatchRef</w:t>
            </w:r>
            <w:r w:rsidDel="00000000" w:rsidR="00000000" w:rsidRPr="00000000">
              <w:rPr>
                <w:rtl w:val="0"/>
              </w:rPr>
            </w:r>
          </w:p>
        </w:tc>
        <w:tc>
          <w:tcPr>
            <w:vAlign w:val="top"/>
          </w:tcPr>
          <w:p w:rsidR="00000000" w:rsidDel="00000000" w:rsidP="00000000" w:rsidRDefault="00000000" w:rsidRPr="00000000" w14:paraId="00000546">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547">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4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49">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4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4B">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54C">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54D">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4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4F">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50">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51">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552">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5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5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5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5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5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58">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5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5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5B">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5C">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55D">
      <w:pPr>
        <w:rPr>
          <w:vertAlign w:val="baseline"/>
        </w:rPr>
      </w:pPr>
      <w:r w:rsidDel="00000000" w:rsidR="00000000" w:rsidRPr="00000000">
        <w:rPr>
          <w:rtl w:val="0"/>
        </w:rPr>
      </w:r>
    </w:p>
    <w:p w:rsidR="00000000" w:rsidDel="00000000" w:rsidP="00000000" w:rsidRDefault="00000000" w:rsidRPr="00000000" w14:paraId="0000055E">
      <w:pPr>
        <w:rPr>
          <w:vertAlign w:val="baseline"/>
        </w:rPr>
      </w:pPr>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deviceOutputChannelType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deviceChannelType</w:t>
      </w:r>
      <w:r w:rsidDel="00000000" w:rsidR="00000000" w:rsidRPr="00000000">
        <w:rPr>
          <w:vertAlign w:val="baseline"/>
          <w:rtl w:val="0"/>
        </w:rPr>
        <w:t xml:space="preserve"> (see 4.4.1.3.1.9.1.1.1.3.2 ) which itself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(see 4.4.1.3.1.9.1.1.1.3.3 ). Inherited attributes are defined in each super-class data type.</w:t>
      </w:r>
    </w:p>
    <w:p w:rsidR="00000000" w:rsidDel="00000000" w:rsidP="00000000" w:rsidRDefault="00000000" w:rsidRPr="00000000" w14:paraId="0000055F">
      <w:pPr>
        <w:rPr>
          <w:vertAlign w:val="baseline"/>
        </w:rPr>
      </w:pPr>
      <w:bookmarkStart w:colFirst="0" w:colLast="0" w:name="_1trhrqlqknku" w:id="100"/>
      <w:bookmarkEnd w:id="100"/>
      <w:r w:rsidDel="00000000" w:rsidR="00000000" w:rsidRPr="00000000">
        <w:rPr>
          <w:rtl w:val="0"/>
        </w:rPr>
      </w:r>
    </w:p>
    <w:p w:rsidR="00000000" w:rsidDel="00000000" w:rsidP="00000000" w:rsidRDefault="00000000" w:rsidRPr="00000000" w14:paraId="00000560">
      <w:pPr>
        <w:pStyle w:val="Heading3"/>
        <w:rPr>
          <w:vertAlign w:val="baseline"/>
        </w:rPr>
      </w:pPr>
      <w:r w:rsidDel="00000000" w:rsidR="00000000" w:rsidRPr="00000000">
        <w:rPr>
          <w:b w:val="1"/>
          <w:bCs w:val="1"/>
          <w:vertAlign w:val="baseline"/>
          <w:rtl w:val="0"/>
        </w:rPr>
        <w:t xml:space="preserve">4.4.1.3.1.9.1.1.1.4.1.1 routing</w:t>
      </w:r>
      <w:r w:rsidDel="00000000" w:rsidR="00000000" w:rsidRPr="00000000">
        <w:rPr>
          <w:rtl w:val="0"/>
        </w:rPr>
      </w:r>
    </w:p>
    <w:p w:rsidR="00000000" w:rsidDel="00000000" w:rsidP="00000000" w:rsidRDefault="00000000" w:rsidRPr="00000000" w14:paraId="00000561">
      <w:pPr>
        <w:rPr>
          <w:vertAlign w:val="baseline"/>
        </w:rPr>
      </w:pPr>
      <w:bookmarkStart w:colFirst="0" w:colLast="0" w:name="_fvfpdtaixg3p" w:id="101"/>
      <w:bookmarkEnd w:id="10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output channel.</w:t>
      </w:r>
    </w:p>
    <w:p w:rsidR="00000000" w:rsidDel="00000000" w:rsidP="00000000" w:rsidRDefault="00000000" w:rsidRPr="00000000" w14:paraId="00000562">
      <w:pPr>
        <w:pStyle w:val="Heading3"/>
        <w:rPr>
          <w:vertAlign w:val="baseline"/>
        </w:rPr>
      </w:pPr>
      <w:r w:rsidDel="00000000" w:rsidR="00000000" w:rsidRPr="00000000">
        <w:rPr>
          <w:b w:val="1"/>
          <w:bCs w:val="1"/>
          <w:vertAlign w:val="baseline"/>
          <w:rtl w:val="0"/>
        </w:rPr>
        <w:t xml:space="preserve">4.4.1.3.1.9.1.1.1.4.1.1.1 outputRoutingType</w:t>
      </w:r>
      <w:r w:rsidDel="00000000" w:rsidR="00000000" w:rsidRPr="00000000">
        <w:rPr>
          <w:rtl w:val="0"/>
        </w:rPr>
      </w:r>
    </w:p>
    <w:p w:rsidR="00000000" w:rsidDel="00000000" w:rsidP="00000000" w:rsidRDefault="00000000" w:rsidRPr="00000000" w14:paraId="00000563">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outputRoutingType</w:t>
      </w:r>
      <w:r w:rsidDel="00000000" w:rsidR="00000000" w:rsidRPr="00000000">
        <w:rPr>
          <w:vertAlign w:val="baseline"/>
          <w:rtl w:val="0"/>
        </w:rPr>
        <w:t xml:space="preserve"> is a list of restricted string values. The possible values are:</w:t>
      </w:r>
    </w:p>
    <w:p w:rsidR="00000000" w:rsidDel="00000000" w:rsidP="00000000" w:rsidRDefault="00000000" w:rsidRPr="00000000" w14:paraId="00000564">
      <w:pPr>
        <w:rPr>
          <w:vertAlign w:val="baseline"/>
        </w:rPr>
      </w:pPr>
      <w:r w:rsidDel="00000000" w:rsidR="00000000" w:rsidRPr="00000000">
        <w:rPr>
          <w:rtl w:val="0"/>
        </w:rPr>
      </w:r>
    </w:p>
    <w:tbl>
      <w:tblPr>
        <w:tblStyle w:val="Table24"/>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565">
            <w:pPr>
              <w:rPr>
                <w:vertAlign w:val="baseline"/>
              </w:rPr>
            </w:pPr>
            <w:r w:rsidDel="00000000" w:rsidR="00000000" w:rsidRPr="00000000">
              <w:rPr>
                <w:vertAlign w:val="baseline"/>
                <w:rtl w:val="0"/>
              </w:rPr>
              <w:t xml:space="preserve">OUTPUT</w:t>
            </w:r>
          </w:p>
        </w:tc>
      </w:tr>
      <w:tr>
        <w:trPr>
          <w:cantSplit w:val="0"/>
          <w:tblHeader w:val="0"/>
        </w:trPr>
        <w:tc>
          <w:tcPr>
            <w:vAlign w:val="top"/>
          </w:tcPr>
          <w:p w:rsidR="00000000" w:rsidDel="00000000" w:rsidP="00000000" w:rsidRDefault="00000000" w:rsidRPr="00000000" w14:paraId="00000566">
            <w:pPr>
              <w:rPr>
                <w:vertAlign w:val="baseline"/>
              </w:rPr>
            </w:pPr>
            <w:r w:rsidDel="00000000" w:rsidR="00000000" w:rsidRPr="00000000">
              <w:rPr>
                <w:vertAlign w:val="baseline"/>
                <w:rtl w:val="0"/>
              </w:rPr>
              <w:t xml:space="preserve">THRU</w:t>
            </w:r>
          </w:p>
        </w:tc>
      </w:tr>
      <w:tr>
        <w:trPr>
          <w:cantSplit w:val="0"/>
          <w:tblHeader w:val="0"/>
        </w:trPr>
        <w:tc>
          <w:tcPr>
            <w:vAlign w:val="top"/>
          </w:tcPr>
          <w:p w:rsidR="00000000" w:rsidDel="00000000" w:rsidP="00000000" w:rsidRDefault="00000000" w:rsidRPr="00000000" w14:paraId="00000567">
            <w:pPr>
              <w:rPr>
                <w:vertAlign w:val="baseline"/>
              </w:rPr>
            </w:pPr>
            <w:r w:rsidDel="00000000" w:rsidR="00000000" w:rsidRPr="00000000">
              <w:rPr>
                <w:vertAlign w:val="baseline"/>
                <w:rtl w:val="0"/>
              </w:rPr>
              <w:t xml:space="preserve">SEND</w:t>
            </w:r>
          </w:p>
        </w:tc>
      </w:tr>
    </w:tbl>
    <w:p w:rsidR="00000000" w:rsidDel="00000000" w:rsidP="00000000" w:rsidRDefault="00000000" w:rsidRPr="00000000" w14:paraId="00000568">
      <w:pPr>
        <w:pStyle w:val="Heading3"/>
        <w:rPr>
          <w:vertAlign w:val="baseline"/>
        </w:rPr>
      </w:pPr>
      <w:bookmarkStart w:colFirst="0" w:colLast="0" w:name="_fxrk1ycfegia" w:id="102"/>
      <w:bookmarkEnd w:id="102"/>
      <w:r w:rsidDel="00000000" w:rsidR="00000000" w:rsidRPr="00000000">
        <w:rPr>
          <w:b w:val="1"/>
          <w:bCs w:val="1"/>
          <w:vertAlign w:val="baseline"/>
          <w:rtl w:val="0"/>
        </w:rPr>
        <w:t xml:space="preserve">4.4.1.3.1.9.1.1.1.5 playbackMediaChannel</w:t>
      </w:r>
      <w:r w:rsidDel="00000000" w:rsidR="00000000" w:rsidRPr="00000000">
        <w:rPr>
          <w:rtl w:val="0"/>
        </w:rPr>
      </w:r>
    </w:p>
    <w:p w:rsidR="00000000" w:rsidDel="00000000" w:rsidP="00000000" w:rsidRDefault="00000000" w:rsidRPr="00000000" w14:paraId="00000569">
      <w:pPr>
        <w:rPr>
          <w:vertAlign w:val="baseline"/>
        </w:rPr>
      </w:pPr>
      <w:bookmarkStart w:colFirst="0" w:colLast="0" w:name="_bracrb18orby" w:id="103"/>
      <w:bookmarkEnd w:id="10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playbackMediaChannel</w:t>
      </w:r>
      <w:r w:rsidDel="00000000" w:rsidR="00000000" w:rsidRPr="00000000">
        <w:rPr>
          <w:vertAlign w:val="baseline"/>
          <w:rtl w:val="0"/>
        </w:rPr>
        <w:t xml:space="preserve"> element shall be used to indicate that a device is a reproducer capable of playing some type of audio object. Each </w:t>
      </w:r>
      <w:r w:rsidDel="00000000" w:rsidR="00000000" w:rsidRPr="00000000">
        <w:rPr>
          <w:rFonts w:ascii="Courier New" w:cs="Courier New" w:eastAsia="Courier New" w:hAnsi="Courier New"/>
          <w:vertAlign w:val="baseline"/>
          <w:rtl w:val="0"/>
        </w:rPr>
        <w:t xml:space="preserve">playbackMediaChannel</w:t>
      </w:r>
      <w:r w:rsidDel="00000000" w:rsidR="00000000" w:rsidRPr="00000000">
        <w:rPr>
          <w:vertAlign w:val="baseline"/>
          <w:rtl w:val="0"/>
        </w:rPr>
        <w:t xml:space="preserve"> shall be scoped to interface with exactly one stream / track of the audio object.</w:t>
      </w:r>
    </w:p>
    <w:p w:rsidR="00000000" w:rsidDel="00000000" w:rsidP="00000000" w:rsidRDefault="00000000" w:rsidRPr="00000000" w14:paraId="0000056A">
      <w:pPr>
        <w:pStyle w:val="Heading3"/>
        <w:rPr>
          <w:vertAlign w:val="baseline"/>
        </w:rPr>
      </w:pPr>
      <w:r w:rsidDel="00000000" w:rsidR="00000000" w:rsidRPr="00000000">
        <w:rPr>
          <w:b w:val="1"/>
          <w:bCs w:val="1"/>
          <w:vertAlign w:val="baseline"/>
          <w:rtl w:val="0"/>
        </w:rPr>
        <w:t xml:space="preserve">4.4.1.3.1.9.1.1.1.5.1 mediaChannelType</w:t>
      </w:r>
      <w:r w:rsidDel="00000000" w:rsidR="00000000" w:rsidRPr="00000000">
        <w:rPr>
          <w:rtl w:val="0"/>
        </w:rPr>
      </w:r>
    </w:p>
    <w:p w:rsidR="00000000" w:rsidDel="00000000" w:rsidP="00000000" w:rsidRDefault="00000000" w:rsidRPr="00000000" w14:paraId="0000056B">
      <w:pPr>
        <w:rPr>
          <w:vertAlign w:val="baseline"/>
        </w:rPr>
      </w:pPr>
      <w:r w:rsidDel="00000000" w:rsidR="00000000" w:rsidRPr="00000000">
        <w:rPr>
          <w:vertAlign w:val="baseline"/>
          <w:rtl w:val="0"/>
        </w:rPr>
        <w:t xml:space="preserve">The mediaChannelType shall be comprised of the following attributes:</w:t>
      </w:r>
    </w:p>
    <w:p w:rsidR="00000000" w:rsidDel="00000000" w:rsidP="00000000" w:rsidRDefault="00000000" w:rsidRPr="00000000" w14:paraId="0000056C">
      <w:pPr>
        <w:rPr>
          <w:vertAlign w:val="baseline"/>
        </w:rPr>
      </w:pPr>
      <w:r w:rsidDel="00000000" w:rsidR="00000000" w:rsidRPr="00000000">
        <w:rPr>
          <w:rtl w:val="0"/>
        </w:rPr>
      </w:r>
    </w:p>
    <w:tbl>
      <w:tblPr>
        <w:tblStyle w:val="Table25"/>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56D">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6E">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6F">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71">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72">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75">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76">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79">
            <w:pPr>
              <w:rPr>
                <w:vertAlign w:val="baseline"/>
              </w:rPr>
            </w:pPr>
            <w:r w:rsidDel="00000000" w:rsidR="00000000" w:rsidRPr="00000000">
              <w:rPr>
                <w:vertAlign w:val="baseline"/>
                <w:rtl w:val="0"/>
              </w:rPr>
              <w:t xml:space="preserve">streamRef</w:t>
            </w:r>
          </w:p>
        </w:tc>
        <w:tc>
          <w:tcPr>
            <w:vAlign w:val="top"/>
          </w:tcPr>
          <w:p w:rsidR="00000000" w:rsidDel="00000000" w:rsidP="00000000" w:rsidRDefault="00000000" w:rsidRPr="00000000" w14:paraId="0000057A">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57B">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7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7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7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7F">
            <w:pPr>
              <w:rPr>
                <w:vertAlign w:val="baseline"/>
              </w:rPr>
            </w:pPr>
            <w:r w:rsidDel="00000000" w:rsidR="00000000" w:rsidRPr="00000000">
              <w:rPr>
                <w:vertAlign w:val="baseline"/>
                <w:rtl w:val="0"/>
              </w:rPr>
              <w:t xml:space="preserve">deviceRef</w:t>
            </w:r>
          </w:p>
        </w:tc>
        <w:tc>
          <w:tcPr>
            <w:vAlign w:val="top"/>
          </w:tcPr>
          <w:p w:rsidR="00000000" w:rsidDel="00000000" w:rsidP="00000000" w:rsidRDefault="00000000" w:rsidRPr="00000000" w14:paraId="00000580">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58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8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8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8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85">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586">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587">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8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89">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8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8B">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58C">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8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8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8F">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90">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91">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92">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9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9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9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9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597">
      <w:pPr>
        <w:rPr>
          <w:vertAlign w:val="baseline"/>
        </w:rPr>
      </w:pPr>
      <w:r w:rsidDel="00000000" w:rsidR="00000000" w:rsidRPr="00000000">
        <w:rPr>
          <w:rtl w:val="0"/>
        </w:rPr>
      </w:r>
    </w:p>
    <w:p w:rsidR="00000000" w:rsidDel="00000000" w:rsidP="00000000" w:rsidRDefault="00000000" w:rsidRPr="00000000" w14:paraId="00000598">
      <w:pPr>
        <w:rPr>
          <w:vertAlign w:val="baseline"/>
        </w:rPr>
      </w:pPr>
      <w:bookmarkStart w:colFirst="0" w:colLast="0" w:name="_dkr2h1wiizka" w:id="104"/>
      <w:bookmarkEnd w:id="104"/>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mediaChannelType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(see 4.4.1.3.1.9.1.1.1.3.3 ). Inherited attributes are defined in the super-class data type.</w:t>
      </w:r>
    </w:p>
    <w:p w:rsidR="00000000" w:rsidDel="00000000" w:rsidP="00000000" w:rsidRDefault="00000000" w:rsidRPr="00000000" w14:paraId="00000599">
      <w:pPr>
        <w:pStyle w:val="Heading3"/>
        <w:rPr>
          <w:vertAlign w:val="baseline"/>
        </w:rPr>
      </w:pPr>
      <w:r w:rsidDel="00000000" w:rsidR="00000000" w:rsidRPr="00000000">
        <w:rPr>
          <w:b w:val="1"/>
          <w:bCs w:val="1"/>
          <w:vertAlign w:val="baseline"/>
          <w:rtl w:val="0"/>
        </w:rPr>
        <w:t xml:space="preserve">4.4.1.3.1.9.1.1.1.5.1.1 streamRef</w:t>
      </w:r>
      <w:r w:rsidDel="00000000" w:rsidR="00000000" w:rsidRPr="00000000">
        <w:rPr>
          <w:rtl w:val="0"/>
        </w:rPr>
      </w:r>
    </w:p>
    <w:p w:rsidR="00000000" w:rsidDel="00000000" w:rsidP="00000000" w:rsidRDefault="00000000" w:rsidRPr="00000000" w14:paraId="0000059A">
      <w:pPr>
        <w:rPr>
          <w:vertAlign w:val="baseline"/>
        </w:rPr>
      </w:pPr>
      <w:r w:rsidDel="00000000" w:rsidR="00000000" w:rsidRPr="00000000">
        <w:rPr>
          <w:vertAlign w:val="baseline"/>
          <w:rtl w:val="0"/>
        </w:rPr>
        <w:t xml:space="preserve">The streamRef attribute shall hold a single ID attribute that indicates what media stream is played from /recorded from the media channel. In the case of an adl object, the IDREF shall point to the ID of the track element in the adl tracklist. In the case of an audioObject file, the IDREF shall point to the ID of the appropriate stream element. In the case of an audioFileReference, the IDREF shall point to the appropriate stream element.</w:t>
      </w:r>
    </w:p>
    <w:p w:rsidR="00000000" w:rsidDel="00000000" w:rsidP="00000000" w:rsidRDefault="00000000" w:rsidRPr="00000000" w14:paraId="0000059B">
      <w:pPr>
        <w:rPr>
          <w:vertAlign w:val="baseline"/>
        </w:rPr>
      </w:pPr>
      <w:bookmarkStart w:colFirst="0" w:colLast="0" w:name="_mjw0bux2zoom" w:id="105"/>
      <w:bookmarkEnd w:id="105"/>
      <w:r w:rsidDel="00000000" w:rsidR="00000000" w:rsidRPr="00000000">
        <w:rPr>
          <w:rtl w:val="0"/>
        </w:rPr>
      </w:r>
    </w:p>
    <w:p w:rsidR="00000000" w:rsidDel="00000000" w:rsidP="00000000" w:rsidRDefault="00000000" w:rsidRPr="00000000" w14:paraId="0000059C">
      <w:pPr>
        <w:pStyle w:val="Heading3"/>
        <w:rPr>
          <w:vertAlign w:val="baseline"/>
        </w:rPr>
      </w:pPr>
      <w:r w:rsidDel="00000000" w:rsidR="00000000" w:rsidRPr="00000000">
        <w:rPr>
          <w:b w:val="1"/>
          <w:bCs w:val="1"/>
          <w:vertAlign w:val="baseline"/>
          <w:rtl w:val="0"/>
        </w:rPr>
        <w:t xml:space="preserve">4.4.1.3.1.9.1.1.1.5.1.2 deviceRef</w:t>
      </w:r>
      <w:r w:rsidDel="00000000" w:rsidR="00000000" w:rsidRPr="00000000">
        <w:rPr>
          <w:rtl w:val="0"/>
        </w:rPr>
      </w:r>
    </w:p>
    <w:p w:rsidR="00000000" w:rsidDel="00000000" w:rsidP="00000000" w:rsidRDefault="00000000" w:rsidRPr="00000000" w14:paraId="0000059D">
      <w:pPr>
        <w:rPr>
          <w:vertAlign w:val="baseline"/>
        </w:rPr>
      </w:pPr>
      <w:bookmarkStart w:colFirst="0" w:colLast="0" w:name="_tbvqpzz90u3z" w:id="106"/>
      <w:bookmarkEnd w:id="10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deviceRef</w:t>
      </w:r>
      <w:r w:rsidDel="00000000" w:rsidR="00000000" w:rsidRPr="00000000">
        <w:rPr>
          <w:vertAlign w:val="baseline"/>
          <w:rtl w:val="0"/>
        </w:rPr>
        <w:t xml:space="preserve"> attribute shall hold an </w:t>
      </w:r>
      <w:r w:rsidDel="00000000" w:rsidR="00000000" w:rsidRPr="00000000">
        <w:rPr>
          <w:rFonts w:ascii="Courier New" w:cs="Courier New" w:eastAsia="Courier New" w:hAnsi="Courier New"/>
          <w:vertAlign w:val="baseline"/>
          <w:rtl w:val="0"/>
        </w:rPr>
        <w:t xml:space="preserve">IDREF</w:t>
      </w:r>
      <w:r w:rsidDel="00000000" w:rsidR="00000000" w:rsidRPr="00000000">
        <w:rPr>
          <w:vertAlign w:val="baseline"/>
          <w:rtl w:val="0"/>
        </w:rPr>
        <w:t xml:space="preserve"> to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that contains the media channel.</w:t>
      </w:r>
    </w:p>
    <w:p w:rsidR="00000000" w:rsidDel="00000000" w:rsidP="00000000" w:rsidRDefault="00000000" w:rsidRPr="00000000" w14:paraId="0000059E">
      <w:pPr>
        <w:pStyle w:val="Heading3"/>
        <w:rPr>
          <w:vertAlign w:val="baseline"/>
        </w:rPr>
      </w:pPr>
      <w:r w:rsidDel="00000000" w:rsidR="00000000" w:rsidRPr="00000000">
        <w:rPr>
          <w:b w:val="1"/>
          <w:bCs w:val="1"/>
          <w:vertAlign w:val="baseline"/>
          <w:rtl w:val="0"/>
        </w:rPr>
        <w:t xml:space="preserve">4.4.1.3.1.9.1.1.1.6 recordMediaChannel</w:t>
      </w:r>
      <w:r w:rsidDel="00000000" w:rsidR="00000000" w:rsidRPr="00000000">
        <w:rPr>
          <w:rtl w:val="0"/>
        </w:rPr>
      </w:r>
    </w:p>
    <w:p w:rsidR="00000000" w:rsidDel="00000000" w:rsidP="00000000" w:rsidRDefault="00000000" w:rsidRPr="00000000" w14:paraId="0000059F">
      <w:pPr>
        <w:rPr>
          <w:vertAlign w:val="baseline"/>
        </w:rPr>
      </w:pPr>
      <w:bookmarkStart w:colFirst="0" w:colLast="0" w:name="_bzo9jrtt2l06" w:id="107"/>
      <w:bookmarkEnd w:id="10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recordMediaChannel</w:t>
      </w:r>
      <w:r w:rsidDel="00000000" w:rsidR="00000000" w:rsidRPr="00000000">
        <w:rPr>
          <w:vertAlign w:val="baseline"/>
          <w:rtl w:val="0"/>
        </w:rPr>
        <w:t xml:space="preserve"> element shall be used to indicate that a device is a recorder capable of recording some type of audio object. Each </w:t>
      </w:r>
      <w:r w:rsidDel="00000000" w:rsidR="00000000" w:rsidRPr="00000000">
        <w:rPr>
          <w:rFonts w:ascii="Courier New" w:cs="Courier New" w:eastAsia="Courier New" w:hAnsi="Courier New"/>
          <w:vertAlign w:val="baseline"/>
          <w:rtl w:val="0"/>
        </w:rPr>
        <w:t xml:space="preserve">recordMediaChannel</w:t>
      </w:r>
      <w:r w:rsidDel="00000000" w:rsidR="00000000" w:rsidRPr="00000000">
        <w:rPr>
          <w:vertAlign w:val="baseline"/>
          <w:rtl w:val="0"/>
        </w:rPr>
        <w:t xml:space="preserve"> shall be scoped to interface with exactly one stream / track of the audio object.</w:t>
      </w:r>
    </w:p>
    <w:p w:rsidR="00000000" w:rsidDel="00000000" w:rsidP="00000000" w:rsidRDefault="00000000" w:rsidRPr="00000000" w14:paraId="000005A0">
      <w:pPr>
        <w:pStyle w:val="Heading3"/>
        <w:rPr>
          <w:vertAlign w:val="baseline"/>
        </w:rPr>
      </w:pPr>
      <w:r w:rsidDel="00000000" w:rsidR="00000000" w:rsidRPr="00000000">
        <w:rPr>
          <w:b w:val="1"/>
          <w:bCs w:val="1"/>
          <w:vertAlign w:val="baseline"/>
          <w:rtl w:val="0"/>
        </w:rPr>
        <w:t xml:space="preserve">4.4.1.3.1.9.1.1.1.7 settings</w:t>
      </w:r>
      <w:r w:rsidDel="00000000" w:rsidR="00000000" w:rsidRPr="00000000">
        <w:rPr>
          <w:rtl w:val="0"/>
        </w:rPr>
      </w:r>
    </w:p>
    <w:p w:rsidR="00000000" w:rsidDel="00000000" w:rsidP="00000000" w:rsidRDefault="00000000" w:rsidRPr="00000000" w14:paraId="000005A1">
      <w:pPr>
        <w:rPr>
          <w:vertAlign w:val="baseline"/>
        </w:rPr>
      </w:pPr>
      <w:bookmarkStart w:colFirst="0" w:colLast="0" w:name="_yhlrjeoqctg9" w:id="108"/>
      <w:bookmarkEnd w:id="10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settings</w:t>
      </w:r>
      <w:r w:rsidDel="00000000" w:rsidR="00000000" w:rsidRPr="00000000">
        <w:rPr>
          <w:vertAlign w:val="baseline"/>
          <w:rtl w:val="0"/>
        </w:rPr>
        <w:t xml:space="preserve"> element may be used to capture the state of the device setup with regard to its presets and parameters.</w:t>
      </w:r>
    </w:p>
    <w:p w:rsidR="00000000" w:rsidDel="00000000" w:rsidP="00000000" w:rsidRDefault="00000000" w:rsidRPr="00000000" w14:paraId="000005A2">
      <w:pPr>
        <w:pStyle w:val="Heading3"/>
        <w:rPr>
          <w:vertAlign w:val="baseline"/>
        </w:rPr>
      </w:pPr>
      <w:r w:rsidDel="00000000" w:rsidR="00000000" w:rsidRPr="00000000">
        <w:rPr>
          <w:b w:val="1"/>
          <w:bCs w:val="1"/>
          <w:vertAlign w:val="baseline"/>
          <w:rtl w:val="0"/>
        </w:rPr>
        <w:t xml:space="preserve">4.4.1.3.1.9.1.1.1.7.1 settingsType</w:t>
      </w:r>
      <w:r w:rsidDel="00000000" w:rsidR="00000000" w:rsidRPr="00000000">
        <w:rPr>
          <w:rtl w:val="0"/>
        </w:rPr>
      </w:r>
    </w:p>
    <w:p w:rsidR="00000000" w:rsidDel="00000000" w:rsidP="00000000" w:rsidRDefault="00000000" w:rsidRPr="00000000" w14:paraId="000005A3">
      <w:pPr>
        <w:rPr>
          <w:vertAlign w:val="baseline"/>
        </w:rPr>
      </w:pPr>
      <w:r w:rsidDel="00000000" w:rsidR="00000000" w:rsidRPr="00000000">
        <w:rPr>
          <w:vertAlign w:val="baseline"/>
          <w:rtl w:val="0"/>
        </w:rPr>
        <w:t xml:space="preserve">The settingsType shall be comprised of the following sub-elements:</w:t>
      </w:r>
    </w:p>
    <w:p w:rsidR="00000000" w:rsidDel="00000000" w:rsidP="00000000" w:rsidRDefault="00000000" w:rsidRPr="00000000" w14:paraId="000005A4">
      <w:pPr>
        <w:rPr>
          <w:vertAlign w:val="baseline"/>
        </w:rPr>
      </w:pPr>
      <w:r w:rsidDel="00000000" w:rsidR="00000000" w:rsidRPr="00000000">
        <w:rPr>
          <w:rtl w:val="0"/>
        </w:rPr>
      </w:r>
    </w:p>
    <w:tbl>
      <w:tblPr>
        <w:tblStyle w:val="Table26"/>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90"/>
        <w:gridCol w:w="900"/>
        <w:gridCol w:w="1350"/>
        <w:gridCol w:w="1620"/>
        <w:gridCol w:w="1440"/>
        <w:tblGridChange w:id="0">
          <w:tblGrid>
            <w:gridCol w:w="2448"/>
            <w:gridCol w:w="2790"/>
            <w:gridCol w:w="90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5A5">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A6">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A7">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A9">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AA">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AD">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AE">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B1">
            <w:pPr>
              <w:rPr>
                <w:vertAlign w:val="baseline"/>
              </w:rPr>
            </w:pPr>
            <w:r w:rsidDel="00000000" w:rsidR="00000000" w:rsidRPr="00000000">
              <w:rPr>
                <w:vertAlign w:val="baseline"/>
                <w:rtl w:val="0"/>
              </w:rPr>
              <w:t xml:space="preserve">programName</w:t>
            </w:r>
          </w:p>
        </w:tc>
        <w:tc>
          <w:tcPr>
            <w:vAlign w:val="top"/>
          </w:tcPr>
          <w:p w:rsidR="00000000" w:rsidDel="00000000" w:rsidP="00000000" w:rsidRDefault="00000000" w:rsidRPr="00000000" w14:paraId="000005B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5B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B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B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B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B7">
            <w:pPr>
              <w:rPr>
                <w:vertAlign w:val="baseline"/>
              </w:rPr>
            </w:pPr>
            <w:r w:rsidDel="00000000" w:rsidR="00000000" w:rsidRPr="00000000">
              <w:rPr>
                <w:vertAlign w:val="baseline"/>
                <w:rtl w:val="0"/>
              </w:rPr>
              <w:t xml:space="preserve">presetName</w:t>
            </w:r>
          </w:p>
        </w:tc>
        <w:tc>
          <w:tcPr>
            <w:vAlign w:val="top"/>
          </w:tcPr>
          <w:p w:rsidR="00000000" w:rsidDel="00000000" w:rsidP="00000000" w:rsidRDefault="00000000" w:rsidRPr="00000000" w14:paraId="000005B8">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5B9">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B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B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B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BD">
            <w:pPr>
              <w:rPr>
                <w:vertAlign w:val="baseline"/>
              </w:rPr>
            </w:pPr>
            <w:r w:rsidDel="00000000" w:rsidR="00000000" w:rsidRPr="00000000">
              <w:rPr>
                <w:vertAlign w:val="baseline"/>
                <w:rtl w:val="0"/>
              </w:rPr>
              <w:t xml:space="preserve">staticParameter</w:t>
            </w:r>
          </w:p>
        </w:tc>
        <w:tc>
          <w:tcPr>
            <w:vAlign w:val="top"/>
          </w:tcPr>
          <w:p w:rsidR="00000000" w:rsidDel="00000000" w:rsidP="00000000" w:rsidRDefault="00000000" w:rsidRPr="00000000" w14:paraId="000005BE">
            <w:pPr>
              <w:rPr>
                <w:vertAlign w:val="baseline"/>
              </w:rPr>
            </w:pPr>
            <w:r w:rsidDel="00000000" w:rsidR="00000000" w:rsidRPr="00000000">
              <w:rPr>
                <w:vertAlign w:val="baseline"/>
                <w:rtl w:val="0"/>
              </w:rPr>
              <w:t xml:space="preserve">staticParameterType</w:t>
            </w:r>
          </w:p>
        </w:tc>
        <w:tc>
          <w:tcPr>
            <w:vAlign w:val="top"/>
          </w:tcPr>
          <w:p w:rsidR="00000000" w:rsidDel="00000000" w:rsidP="00000000" w:rsidRDefault="00000000" w:rsidRPr="00000000" w14:paraId="000005B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C0">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5C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C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C3">
            <w:pPr>
              <w:rPr>
                <w:vertAlign w:val="baseline"/>
              </w:rPr>
            </w:pPr>
            <w:r w:rsidDel="00000000" w:rsidR="00000000" w:rsidRPr="00000000">
              <w:rPr>
                <w:vertAlign w:val="baseline"/>
                <w:rtl w:val="0"/>
              </w:rPr>
              <w:t xml:space="preserve">parametricParameter</w:t>
            </w:r>
          </w:p>
        </w:tc>
        <w:tc>
          <w:tcPr>
            <w:vAlign w:val="top"/>
          </w:tcPr>
          <w:p w:rsidR="00000000" w:rsidDel="00000000" w:rsidP="00000000" w:rsidRDefault="00000000" w:rsidRPr="00000000" w14:paraId="000005C4">
            <w:pPr>
              <w:rPr>
                <w:vertAlign w:val="baseline"/>
              </w:rPr>
            </w:pPr>
            <w:r w:rsidDel="00000000" w:rsidR="00000000" w:rsidRPr="00000000">
              <w:rPr>
                <w:vertAlign w:val="baseline"/>
                <w:rtl w:val="0"/>
              </w:rPr>
              <w:t xml:space="preserve">parametricParameterType</w:t>
            </w:r>
          </w:p>
        </w:tc>
        <w:tc>
          <w:tcPr>
            <w:vAlign w:val="top"/>
          </w:tcPr>
          <w:p w:rsidR="00000000" w:rsidDel="00000000" w:rsidP="00000000" w:rsidRDefault="00000000" w:rsidRPr="00000000" w14:paraId="000005C5">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C6">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5C7">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C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C9">
            <w:pPr>
              <w:rPr>
                <w:vertAlign w:val="baseline"/>
              </w:rPr>
            </w:pPr>
            <w:r w:rsidDel="00000000" w:rsidR="00000000" w:rsidRPr="00000000">
              <w:rPr>
                <w:vertAlign w:val="baseline"/>
                <w:rtl w:val="0"/>
              </w:rPr>
              <w:t xml:space="preserve">softwareVersion</w:t>
            </w:r>
          </w:p>
        </w:tc>
        <w:tc>
          <w:tcPr>
            <w:vAlign w:val="top"/>
          </w:tcPr>
          <w:p w:rsidR="00000000" w:rsidDel="00000000" w:rsidP="00000000" w:rsidRDefault="00000000" w:rsidRPr="00000000" w14:paraId="000005CA">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5CB">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C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CD">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C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CF">
            <w:pPr>
              <w:rPr>
                <w:vertAlign w:val="baseline"/>
              </w:rPr>
            </w:pPr>
            <w:r w:rsidDel="00000000" w:rsidR="00000000" w:rsidRPr="00000000">
              <w:rPr>
                <w:vertAlign w:val="baseline"/>
                <w:rtl w:val="0"/>
              </w:rPr>
              <w:t xml:space="preserve">auxFile</w:t>
            </w:r>
          </w:p>
        </w:tc>
        <w:tc>
          <w:tcPr>
            <w:vAlign w:val="top"/>
          </w:tcPr>
          <w:p w:rsidR="00000000" w:rsidDel="00000000" w:rsidP="00000000" w:rsidRDefault="00000000" w:rsidRPr="00000000" w14:paraId="000005D0">
            <w:pPr>
              <w:rPr>
                <w:vertAlign w:val="baseline"/>
              </w:rPr>
            </w:pPr>
            <w:r w:rsidDel="00000000" w:rsidR="00000000" w:rsidRPr="00000000">
              <w:rPr>
                <w:vertAlign w:val="baseline"/>
                <w:rtl w:val="0"/>
              </w:rPr>
              <w:t xml:space="preserve">locStringType</w:t>
            </w:r>
          </w:p>
        </w:tc>
        <w:tc>
          <w:tcPr>
            <w:vAlign w:val="top"/>
          </w:tcPr>
          <w:p w:rsidR="00000000" w:rsidDel="00000000" w:rsidP="00000000" w:rsidRDefault="00000000" w:rsidRPr="00000000" w14:paraId="000005D1">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D2">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5D3">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D4">
            <w:pPr>
              <w:rPr>
                <w:vertAlign w:val="baseline"/>
              </w:rPr>
            </w:pPr>
            <w:r w:rsidDel="00000000" w:rsidR="00000000" w:rsidRPr="00000000">
              <w:rPr>
                <w:vertAlign w:val="baseline"/>
                <w:rtl w:val="0"/>
              </w:rPr>
              <w:t xml:space="preserve">NONE</w:t>
            </w:r>
          </w:p>
        </w:tc>
      </w:tr>
    </w:tbl>
    <w:p w:rsidR="00000000" w:rsidDel="00000000" w:rsidP="00000000" w:rsidRDefault="00000000" w:rsidRPr="00000000" w14:paraId="000005D5">
      <w:pPr>
        <w:rPr>
          <w:vertAlign w:val="baseline"/>
        </w:rPr>
      </w:pPr>
      <w:bookmarkStart w:colFirst="0" w:colLast="0" w:name="_cz1spmvh7rn5" w:id="109"/>
      <w:bookmarkEnd w:id="109"/>
      <w:r w:rsidDel="00000000" w:rsidR="00000000" w:rsidRPr="00000000">
        <w:rPr>
          <w:rtl w:val="0"/>
        </w:rPr>
      </w:r>
    </w:p>
    <w:p w:rsidR="00000000" w:rsidDel="00000000" w:rsidP="00000000" w:rsidRDefault="00000000" w:rsidRPr="00000000" w14:paraId="000005D6">
      <w:pPr>
        <w:pStyle w:val="Heading3"/>
        <w:rPr>
          <w:vertAlign w:val="baseline"/>
        </w:rPr>
      </w:pPr>
      <w:r w:rsidDel="00000000" w:rsidR="00000000" w:rsidRPr="00000000">
        <w:rPr>
          <w:b w:val="1"/>
          <w:bCs w:val="1"/>
          <w:vertAlign w:val="baseline"/>
          <w:rtl w:val="0"/>
        </w:rPr>
        <w:t xml:space="preserve">4.4.1.3.1.9.1.1.1.7.1.1 programName</w:t>
      </w:r>
      <w:r w:rsidDel="00000000" w:rsidR="00000000" w:rsidRPr="00000000">
        <w:rPr>
          <w:rtl w:val="0"/>
        </w:rPr>
      </w:r>
    </w:p>
    <w:p w:rsidR="00000000" w:rsidDel="00000000" w:rsidP="00000000" w:rsidRDefault="00000000" w:rsidRPr="00000000" w14:paraId="000005D7">
      <w:pPr>
        <w:rPr>
          <w:vertAlign w:val="baseline"/>
        </w:rPr>
      </w:pPr>
      <w:bookmarkStart w:colFirst="0" w:colLast="0" w:name="_60uow5wa5q50" w:id="110"/>
      <w:bookmarkEnd w:id="11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programName</w:t>
      </w:r>
      <w:r w:rsidDel="00000000" w:rsidR="00000000" w:rsidRPr="00000000">
        <w:rPr>
          <w:vertAlign w:val="baseline"/>
          <w:rtl w:val="0"/>
        </w:rPr>
        <w:t xml:space="preserve"> element shall be used to indicate the stored name value for a device's program. A program is a set of instructions or an algorithm, usually hard-coded by the manufacturer. </w:t>
      </w:r>
    </w:p>
    <w:p w:rsidR="00000000" w:rsidDel="00000000" w:rsidP="00000000" w:rsidRDefault="00000000" w:rsidRPr="00000000" w14:paraId="000005D8">
      <w:pPr>
        <w:pStyle w:val="Heading3"/>
        <w:rPr>
          <w:vertAlign w:val="baseline"/>
        </w:rPr>
      </w:pPr>
      <w:r w:rsidDel="00000000" w:rsidR="00000000" w:rsidRPr="00000000">
        <w:rPr>
          <w:b w:val="1"/>
          <w:bCs w:val="1"/>
          <w:vertAlign w:val="baseline"/>
          <w:rtl w:val="0"/>
        </w:rPr>
        <w:t xml:space="preserve">4.4.1.3.1.9.1.1.1.7.1.2 presetName</w:t>
      </w:r>
      <w:r w:rsidDel="00000000" w:rsidR="00000000" w:rsidRPr="00000000">
        <w:rPr>
          <w:rtl w:val="0"/>
        </w:rPr>
      </w:r>
    </w:p>
    <w:p w:rsidR="00000000" w:rsidDel="00000000" w:rsidP="00000000" w:rsidRDefault="00000000" w:rsidRPr="00000000" w14:paraId="000005D9">
      <w:pPr>
        <w:rPr>
          <w:vertAlign w:val="baseline"/>
        </w:rPr>
      </w:pPr>
      <w:bookmarkStart w:colFirst="0" w:colLast="0" w:name="_q3j4usina4ik" w:id="111"/>
      <w:bookmarkEnd w:id="11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presetName</w:t>
      </w:r>
      <w:r w:rsidDel="00000000" w:rsidR="00000000" w:rsidRPr="00000000">
        <w:rPr>
          <w:vertAlign w:val="baseline"/>
          <w:rtl w:val="0"/>
        </w:rPr>
        <w:t xml:space="preserve"> element shall be used to indicate the stored name value for a device's preset. A preset is a named collection of parameters that can be recalled together to put a device into a desired state. </w:t>
      </w:r>
    </w:p>
    <w:p w:rsidR="00000000" w:rsidDel="00000000" w:rsidP="00000000" w:rsidRDefault="00000000" w:rsidRPr="00000000" w14:paraId="000005DA">
      <w:pPr>
        <w:pStyle w:val="Heading3"/>
        <w:rPr>
          <w:vertAlign w:val="baseline"/>
        </w:rPr>
      </w:pPr>
      <w:r w:rsidDel="00000000" w:rsidR="00000000" w:rsidRPr="00000000">
        <w:rPr>
          <w:b w:val="1"/>
          <w:bCs w:val="1"/>
          <w:vertAlign w:val="baseline"/>
          <w:rtl w:val="0"/>
        </w:rPr>
        <w:t xml:space="preserve">4.4.1.3.1.9.1.1.1.7.1.3 staticParameter</w:t>
      </w:r>
      <w:r w:rsidDel="00000000" w:rsidR="00000000" w:rsidRPr="00000000">
        <w:rPr>
          <w:rtl w:val="0"/>
        </w:rPr>
      </w:r>
    </w:p>
    <w:p w:rsidR="00000000" w:rsidDel="00000000" w:rsidP="00000000" w:rsidRDefault="00000000" w:rsidRPr="00000000" w14:paraId="000005DB">
      <w:pPr>
        <w:rPr>
          <w:vertAlign w:val="baseline"/>
        </w:rPr>
      </w:pPr>
      <w:bookmarkStart w:colFirst="0" w:colLast="0" w:name="_3hz3he4h0pox" w:id="112"/>
      <w:bookmarkEnd w:id="11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staticParameter</w:t>
      </w:r>
      <w:r w:rsidDel="00000000" w:rsidR="00000000" w:rsidRPr="00000000">
        <w:rPr>
          <w:vertAlign w:val="baseline"/>
          <w:rtl w:val="0"/>
        </w:rPr>
        <w:t xml:space="preserve"> element shall be used to document the state of a single parameter on the device, whose value remains constant throughout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5DC">
      <w:pPr>
        <w:pStyle w:val="Heading3"/>
        <w:rPr>
          <w:vertAlign w:val="baseline"/>
        </w:rPr>
      </w:pPr>
      <w:r w:rsidDel="00000000" w:rsidR="00000000" w:rsidRPr="00000000">
        <w:rPr>
          <w:b w:val="1"/>
          <w:bCs w:val="1"/>
          <w:vertAlign w:val="baseline"/>
          <w:rtl w:val="0"/>
        </w:rPr>
        <w:t xml:space="preserve">4.4.1.3.1.9.1.1.1.7.1.3.1 staticParameterType</w:t>
      </w:r>
      <w:r w:rsidDel="00000000" w:rsidR="00000000" w:rsidRPr="00000000">
        <w:rPr>
          <w:rtl w:val="0"/>
        </w:rPr>
      </w:r>
    </w:p>
    <w:p w:rsidR="00000000" w:rsidDel="00000000" w:rsidP="00000000" w:rsidRDefault="00000000" w:rsidRPr="00000000" w14:paraId="000005D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staticParameterType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5DE">
      <w:pPr>
        <w:rPr>
          <w:vertAlign w:val="baseline"/>
        </w:rPr>
      </w:pPr>
      <w:r w:rsidDel="00000000" w:rsidR="00000000" w:rsidRPr="00000000">
        <w:rPr>
          <w:rtl w:val="0"/>
        </w:rPr>
      </w:r>
    </w:p>
    <w:tbl>
      <w:tblPr>
        <w:tblStyle w:val="Table27"/>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90"/>
        <w:gridCol w:w="900"/>
        <w:gridCol w:w="1350"/>
        <w:gridCol w:w="1620"/>
        <w:gridCol w:w="1440"/>
        <w:tblGridChange w:id="0">
          <w:tblGrid>
            <w:gridCol w:w="2448"/>
            <w:gridCol w:w="2790"/>
            <w:gridCol w:w="90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5D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E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E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E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E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E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E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EB">
            <w:pPr>
              <w:rPr>
                <w:i w:val="0"/>
                <w:iCs w:val="0"/>
                <w:vertAlign w:val="baseline"/>
              </w:rPr>
            </w:pPr>
            <w:r w:rsidDel="00000000" w:rsidR="00000000" w:rsidRPr="00000000">
              <w:rPr>
                <w:i w:val="1"/>
                <w:iCs w:val="1"/>
                <w:vertAlign w:val="baseline"/>
                <w:rtl w:val="0"/>
              </w:rPr>
              <w:t xml:space="preserve">group</w:t>
            </w:r>
            <w:r w:rsidDel="00000000" w:rsidR="00000000" w:rsidRPr="00000000">
              <w:rPr>
                <w:rtl w:val="0"/>
              </w:rPr>
            </w:r>
          </w:p>
        </w:tc>
        <w:tc>
          <w:tcPr>
            <w:vAlign w:val="top"/>
          </w:tcPr>
          <w:p w:rsidR="00000000" w:rsidDel="00000000" w:rsidP="00000000" w:rsidRDefault="00000000" w:rsidRPr="00000000" w14:paraId="000005EC">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ED">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E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EF">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F0">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F1">
            <w:pPr>
              <w:rPr>
                <w:i w:val="0"/>
                <w:iCs w:val="0"/>
                <w:vertAlign w:val="baseline"/>
              </w:rPr>
            </w:pPr>
            <w:r w:rsidDel="00000000" w:rsidR="00000000" w:rsidRPr="00000000">
              <w:rPr>
                <w:i w:val="1"/>
                <w:iCs w:val="1"/>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5F2">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F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F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F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F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F7">
            <w:pPr>
              <w:rPr>
                <w:i w:val="0"/>
                <w:iCs w:val="0"/>
                <w:vertAlign w:val="baseline"/>
              </w:rPr>
            </w:pPr>
            <w:r w:rsidDel="00000000" w:rsidR="00000000" w:rsidRPr="00000000">
              <w:rPr>
                <w:i w:val="1"/>
                <w:iCs w:val="1"/>
                <w:vertAlign w:val="baseline"/>
                <w:rtl w:val="0"/>
              </w:rPr>
              <w:t xml:space="preserve">value</w:t>
            </w:r>
            <w:r w:rsidDel="00000000" w:rsidR="00000000" w:rsidRPr="00000000">
              <w:rPr>
                <w:rtl w:val="0"/>
              </w:rPr>
            </w:r>
          </w:p>
        </w:tc>
        <w:tc>
          <w:tcPr>
            <w:vAlign w:val="top"/>
          </w:tcPr>
          <w:p w:rsidR="00000000" w:rsidDel="00000000" w:rsidP="00000000" w:rsidRDefault="00000000" w:rsidRPr="00000000" w14:paraId="000005F8">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F9">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F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FB">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FC">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FD">
            <w:pPr>
              <w:rPr>
                <w:i w:val="0"/>
                <w:iCs w:val="0"/>
                <w:vertAlign w:val="baseline"/>
              </w:rPr>
            </w:pPr>
            <w:r w:rsidDel="00000000" w:rsidR="00000000" w:rsidRPr="00000000">
              <w:rPr>
                <w:i w:val="1"/>
                <w:iCs w:val="1"/>
                <w:vertAlign w:val="baseline"/>
                <w:rtl w:val="0"/>
              </w:rPr>
              <w:t xml:space="preserve">units</w:t>
            </w:r>
            <w:r w:rsidDel="00000000" w:rsidR="00000000" w:rsidRPr="00000000">
              <w:rPr>
                <w:rtl w:val="0"/>
              </w:rPr>
            </w:r>
          </w:p>
        </w:tc>
        <w:tc>
          <w:tcPr>
            <w:vAlign w:val="top"/>
          </w:tcPr>
          <w:p w:rsidR="00000000" w:rsidDel="00000000" w:rsidP="00000000" w:rsidRDefault="00000000" w:rsidRPr="00000000" w14:paraId="000005FE">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FF">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60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0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03">
            <w:pPr>
              <w:rPr>
                <w:i w:val="0"/>
                <w:iCs w:val="0"/>
                <w:vertAlign w:val="baseline"/>
              </w:rPr>
            </w:pPr>
            <w:r w:rsidDel="00000000" w:rsidR="00000000" w:rsidRPr="00000000">
              <w:rPr>
                <w:i w:val="1"/>
                <w:iCs w:val="1"/>
                <w:vertAlign w:val="baseline"/>
                <w:rtl w:val="0"/>
              </w:rPr>
              <w:t xml:space="preserve">interfacePrecision</w:t>
            </w:r>
            <w:r w:rsidDel="00000000" w:rsidR="00000000" w:rsidRPr="00000000">
              <w:rPr>
                <w:rtl w:val="0"/>
              </w:rPr>
            </w:r>
          </w:p>
        </w:tc>
        <w:tc>
          <w:tcPr>
            <w:vAlign w:val="top"/>
          </w:tcPr>
          <w:p w:rsidR="00000000" w:rsidDel="00000000" w:rsidP="00000000" w:rsidRDefault="00000000" w:rsidRPr="00000000" w14:paraId="00000604">
            <w:pPr>
              <w:rPr>
                <w:i w:val="0"/>
                <w:iCs w:val="0"/>
                <w:vertAlign w:val="baseline"/>
              </w:rPr>
            </w:pPr>
            <w:r w:rsidDel="00000000" w:rsidR="00000000" w:rsidRPr="00000000">
              <w:rPr>
                <w:i w:val="1"/>
                <w:iCs w:val="1"/>
                <w:vertAlign w:val="baseline"/>
                <w:rtl w:val="0"/>
              </w:rPr>
              <w:t xml:space="preserve">interfacePrecisionType</w:t>
            </w:r>
            <w:r w:rsidDel="00000000" w:rsidR="00000000" w:rsidRPr="00000000">
              <w:rPr>
                <w:rtl w:val="0"/>
              </w:rPr>
            </w:r>
          </w:p>
        </w:tc>
        <w:tc>
          <w:tcPr>
            <w:vAlign w:val="top"/>
          </w:tcPr>
          <w:p w:rsidR="00000000" w:rsidDel="00000000" w:rsidP="00000000" w:rsidRDefault="00000000" w:rsidRPr="00000000" w14:paraId="0000060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6">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7">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08">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09">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0A">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0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D">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0E">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60F">
      <w:pPr>
        <w:rPr>
          <w:vertAlign w:val="baseline"/>
        </w:rPr>
      </w:pPr>
      <w:r w:rsidDel="00000000" w:rsidR="00000000" w:rsidRPr="00000000">
        <w:rPr>
          <w:rtl w:val="0"/>
        </w:rPr>
      </w:r>
    </w:p>
    <w:p w:rsidR="00000000" w:rsidDel="00000000" w:rsidP="00000000" w:rsidRDefault="00000000" w:rsidRPr="00000000" w14:paraId="00000610">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staticParameterType</w:t>
      </w:r>
      <w:r w:rsidDel="00000000" w:rsidR="00000000" w:rsidRPr="00000000">
        <w:rPr>
          <w:vertAlign w:val="baseline"/>
          <w:rtl w:val="0"/>
        </w:rPr>
        <w:t xml:space="preserve"> is an instantiation of the abstract </w:t>
      </w:r>
      <w:r w:rsidDel="00000000" w:rsidR="00000000" w:rsidRPr="00000000">
        <w:rPr>
          <w:rFonts w:ascii="Courier New" w:cs="Courier New" w:eastAsia="Courier New" w:hAnsi="Courier New"/>
          <w:vertAlign w:val="baseline"/>
          <w:rtl w:val="0"/>
        </w:rPr>
        <w:t xml:space="preserve">parameterType</w:t>
      </w:r>
      <w:r w:rsidDel="00000000" w:rsidR="00000000" w:rsidRPr="00000000">
        <w:rPr>
          <w:vertAlign w:val="baseline"/>
          <w:rtl w:val="0"/>
        </w:rPr>
        <w:t xml:space="preserve"> data type.</w:t>
      </w:r>
    </w:p>
    <w:p w:rsidR="00000000" w:rsidDel="00000000" w:rsidP="00000000" w:rsidRDefault="00000000" w:rsidRPr="00000000" w14:paraId="00000611">
      <w:pPr>
        <w:rPr>
          <w:vertAlign w:val="baseline"/>
        </w:rPr>
      </w:pPr>
      <w:bookmarkStart w:colFirst="0" w:colLast="0" w:name="_hj4zrom2rtal" w:id="113"/>
      <w:bookmarkEnd w:id="113"/>
      <w:r w:rsidDel="00000000" w:rsidR="00000000" w:rsidRPr="00000000">
        <w:rPr>
          <w:rtl w:val="0"/>
        </w:rPr>
      </w:r>
    </w:p>
    <w:p w:rsidR="00000000" w:rsidDel="00000000" w:rsidP="00000000" w:rsidRDefault="00000000" w:rsidRPr="00000000" w14:paraId="00000612">
      <w:pPr>
        <w:pStyle w:val="Heading3"/>
        <w:rPr>
          <w:vertAlign w:val="baseline"/>
        </w:rPr>
      </w:pPr>
      <w:r w:rsidDel="00000000" w:rsidR="00000000" w:rsidRPr="00000000">
        <w:rPr>
          <w:b w:val="1"/>
          <w:bCs w:val="1"/>
          <w:vertAlign w:val="baseline"/>
          <w:rtl w:val="0"/>
        </w:rPr>
        <w:t xml:space="preserve">4.4.1.3.1.9.1.1.1.7.1.4 parameterType</w:t>
      </w:r>
      <w:r w:rsidDel="00000000" w:rsidR="00000000" w:rsidRPr="00000000">
        <w:rPr>
          <w:rtl w:val="0"/>
        </w:rPr>
      </w:r>
    </w:p>
    <w:p w:rsidR="00000000" w:rsidDel="00000000" w:rsidP="00000000" w:rsidRDefault="00000000" w:rsidRPr="00000000" w14:paraId="00000613">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parameterType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614">
      <w:pPr>
        <w:rPr>
          <w:vertAlign w:val="baseline"/>
        </w:rPr>
      </w:pPr>
      <w:r w:rsidDel="00000000" w:rsidR="00000000" w:rsidRPr="00000000">
        <w:rPr>
          <w:rtl w:val="0"/>
        </w:rPr>
      </w:r>
    </w:p>
    <w:tbl>
      <w:tblPr>
        <w:tblStyle w:val="Table28"/>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90"/>
        <w:gridCol w:w="900"/>
        <w:gridCol w:w="1350"/>
        <w:gridCol w:w="1620"/>
        <w:gridCol w:w="1440"/>
        <w:tblGridChange w:id="0">
          <w:tblGrid>
            <w:gridCol w:w="2448"/>
            <w:gridCol w:w="2790"/>
            <w:gridCol w:w="90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615">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616">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617">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619">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61A">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61D">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61E">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21">
            <w:pPr>
              <w:rPr>
                <w:vertAlign w:val="baseline"/>
              </w:rPr>
            </w:pPr>
            <w:r w:rsidDel="00000000" w:rsidR="00000000" w:rsidRPr="00000000">
              <w:rPr>
                <w:vertAlign w:val="baseline"/>
                <w:rtl w:val="0"/>
              </w:rPr>
              <w:t xml:space="preserve">group</w:t>
            </w:r>
          </w:p>
        </w:tc>
        <w:tc>
          <w:tcPr>
            <w:vAlign w:val="top"/>
          </w:tcPr>
          <w:p w:rsidR="00000000" w:rsidDel="00000000" w:rsidP="00000000" w:rsidRDefault="00000000" w:rsidRPr="00000000" w14:paraId="0000062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2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62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25">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2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27">
            <w:pPr>
              <w:rPr>
                <w:vertAlign w:val="baseline"/>
              </w:rPr>
            </w:pPr>
            <w:r w:rsidDel="00000000" w:rsidR="00000000" w:rsidRPr="00000000">
              <w:rPr>
                <w:vertAlign w:val="baseline"/>
                <w:rtl w:val="0"/>
              </w:rPr>
              <w:t xml:space="preserve">name</w:t>
            </w:r>
          </w:p>
        </w:tc>
        <w:tc>
          <w:tcPr>
            <w:vAlign w:val="top"/>
          </w:tcPr>
          <w:p w:rsidR="00000000" w:rsidDel="00000000" w:rsidP="00000000" w:rsidRDefault="00000000" w:rsidRPr="00000000" w14:paraId="00000628">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2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2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2B">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2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2D">
            <w:pPr>
              <w:rPr>
                <w:vertAlign w:val="baseline"/>
              </w:rPr>
            </w:pPr>
            <w:r w:rsidDel="00000000" w:rsidR="00000000" w:rsidRPr="00000000">
              <w:rPr>
                <w:vertAlign w:val="baseline"/>
                <w:rtl w:val="0"/>
              </w:rPr>
              <w:t xml:space="preserve">value</w:t>
            </w:r>
          </w:p>
        </w:tc>
        <w:tc>
          <w:tcPr>
            <w:vAlign w:val="top"/>
          </w:tcPr>
          <w:p w:rsidR="00000000" w:rsidDel="00000000" w:rsidP="00000000" w:rsidRDefault="00000000" w:rsidRPr="00000000" w14:paraId="0000062E">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2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63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31">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3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33">
            <w:pPr>
              <w:rPr>
                <w:vertAlign w:val="baseline"/>
              </w:rPr>
            </w:pPr>
            <w:r w:rsidDel="00000000" w:rsidR="00000000" w:rsidRPr="00000000">
              <w:rPr>
                <w:vertAlign w:val="baseline"/>
                <w:rtl w:val="0"/>
              </w:rPr>
              <w:t xml:space="preserve">units</w:t>
            </w:r>
          </w:p>
        </w:tc>
        <w:tc>
          <w:tcPr>
            <w:vAlign w:val="top"/>
          </w:tcPr>
          <w:p w:rsidR="00000000" w:rsidDel="00000000" w:rsidP="00000000" w:rsidRDefault="00000000" w:rsidRPr="00000000" w14:paraId="00000634">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35">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63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37">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3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39">
            <w:pPr>
              <w:rPr>
                <w:vertAlign w:val="baseline"/>
              </w:rPr>
            </w:pPr>
            <w:r w:rsidDel="00000000" w:rsidR="00000000" w:rsidRPr="00000000">
              <w:rPr>
                <w:vertAlign w:val="baseline"/>
                <w:rtl w:val="0"/>
              </w:rPr>
              <w:t xml:space="preserve">interfacePrecision</w:t>
            </w:r>
          </w:p>
        </w:tc>
        <w:tc>
          <w:tcPr>
            <w:vAlign w:val="top"/>
          </w:tcPr>
          <w:p w:rsidR="00000000" w:rsidDel="00000000" w:rsidP="00000000" w:rsidRDefault="00000000" w:rsidRPr="00000000" w14:paraId="0000063A">
            <w:pPr>
              <w:rPr>
                <w:vertAlign w:val="baseline"/>
              </w:rPr>
            </w:pPr>
            <w:r w:rsidDel="00000000" w:rsidR="00000000" w:rsidRPr="00000000">
              <w:rPr>
                <w:vertAlign w:val="baseline"/>
                <w:rtl w:val="0"/>
              </w:rPr>
              <w:t xml:space="preserve">interfacePrecisionType</w:t>
            </w:r>
          </w:p>
        </w:tc>
        <w:tc>
          <w:tcPr>
            <w:vAlign w:val="top"/>
          </w:tcPr>
          <w:p w:rsidR="00000000" w:rsidDel="00000000" w:rsidP="00000000" w:rsidRDefault="00000000" w:rsidRPr="00000000" w14:paraId="0000063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3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3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3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3F">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40">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4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42">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43">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44">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645">
      <w:pPr>
        <w:rPr>
          <w:vertAlign w:val="baseline"/>
        </w:rPr>
      </w:pPr>
      <w:r w:rsidDel="00000000" w:rsidR="00000000" w:rsidRPr="00000000">
        <w:rPr>
          <w:rtl w:val="0"/>
        </w:rPr>
      </w:r>
    </w:p>
    <w:p w:rsidR="00000000" w:rsidDel="00000000" w:rsidP="00000000" w:rsidRDefault="00000000" w:rsidRPr="00000000" w14:paraId="00000646">
      <w:pPr>
        <w:rPr>
          <w:vertAlign w:val="baseline"/>
        </w:rPr>
      </w:pPr>
      <w:bookmarkStart w:colFirst="0" w:colLast="0" w:name="_30ufxqh4tts" w:id="114"/>
      <w:bookmarkEnd w:id="11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parameterType</w:t>
      </w:r>
      <w:r w:rsidDel="00000000" w:rsidR="00000000" w:rsidRPr="00000000">
        <w:rPr>
          <w:vertAlign w:val="baseline"/>
          <w:rtl w:val="0"/>
        </w:rPr>
        <w:t xml:space="preserve"> is an abstract data type that serves as the base class for the </w:t>
      </w:r>
      <w:r w:rsidDel="00000000" w:rsidR="00000000" w:rsidRPr="00000000">
        <w:rPr>
          <w:rFonts w:ascii="Courier New" w:cs="Courier New" w:eastAsia="Courier New" w:hAnsi="Courier New"/>
          <w:vertAlign w:val="baseline"/>
          <w:rtl w:val="0"/>
        </w:rPr>
        <w:t xml:space="preserve">staticParameterType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parametricParameterType</w:t>
      </w:r>
      <w:r w:rsidDel="00000000" w:rsidR="00000000" w:rsidRPr="00000000">
        <w:rPr>
          <w:vertAlign w:val="baseline"/>
          <w:rtl w:val="0"/>
        </w:rPr>
        <w:t xml:space="preserve"> data types.</w:t>
      </w:r>
    </w:p>
    <w:p w:rsidR="00000000" w:rsidDel="00000000" w:rsidP="00000000" w:rsidRDefault="00000000" w:rsidRPr="00000000" w14:paraId="00000647">
      <w:pPr>
        <w:pStyle w:val="Heading3"/>
        <w:rPr>
          <w:vertAlign w:val="baseline"/>
        </w:rPr>
      </w:pPr>
      <w:r w:rsidDel="00000000" w:rsidR="00000000" w:rsidRPr="00000000">
        <w:rPr>
          <w:b w:val="1"/>
          <w:bCs w:val="1"/>
          <w:vertAlign w:val="baseline"/>
          <w:rtl w:val="0"/>
        </w:rPr>
        <w:t xml:space="preserve">4.4.1.3.1.9.1.1.1.7.1.4.1 group</w:t>
      </w:r>
      <w:r w:rsidDel="00000000" w:rsidR="00000000" w:rsidRPr="00000000">
        <w:rPr>
          <w:rtl w:val="0"/>
        </w:rPr>
      </w:r>
    </w:p>
    <w:p w:rsidR="00000000" w:rsidDel="00000000" w:rsidP="00000000" w:rsidRDefault="00000000" w:rsidRPr="00000000" w14:paraId="00000648">
      <w:pPr>
        <w:rPr>
          <w:vertAlign w:val="baseline"/>
        </w:rPr>
      </w:pPr>
      <w:bookmarkStart w:colFirst="0" w:colLast="0" w:name="_fpztsnjqtz2a" w:id="115"/>
      <w:bookmarkEnd w:id="115"/>
      <w:r w:rsidDel="00000000" w:rsidR="00000000" w:rsidRPr="00000000">
        <w:rPr>
          <w:vertAlign w:val="baseline"/>
          <w:rtl w:val="0"/>
        </w:rPr>
        <w:t xml:space="preserve">It is often convenient to group a set of parameters together to indicate that they all operate on a similar sub-system of the device. The </w:t>
      </w:r>
      <w:r w:rsidDel="00000000" w:rsidR="00000000" w:rsidRPr="00000000">
        <w:rPr>
          <w:rFonts w:ascii="Courier New" w:cs="Courier New" w:eastAsia="Courier New" w:hAnsi="Courier New"/>
          <w:vertAlign w:val="baseline"/>
          <w:rtl w:val="0"/>
        </w:rPr>
        <w:t xml:space="preserve">group</w:t>
      </w:r>
      <w:r w:rsidDel="00000000" w:rsidR="00000000" w:rsidRPr="00000000">
        <w:rPr>
          <w:vertAlign w:val="baseline"/>
          <w:rtl w:val="0"/>
        </w:rPr>
        <w:t xml:space="preserve"> attribute may be used to indicate that the enclosing parameter belongs to such a group. The name of the group is given as the string value of the group attribute. All parameters within the scope of the enclosing device that share the same group name in their group attribute shall be considered members of the same parameter group. Group names shall be case-sensitive.</w:t>
      </w:r>
    </w:p>
    <w:p w:rsidR="00000000" w:rsidDel="00000000" w:rsidP="00000000" w:rsidRDefault="00000000" w:rsidRPr="00000000" w14:paraId="00000649">
      <w:pPr>
        <w:pStyle w:val="Heading3"/>
        <w:rPr>
          <w:vertAlign w:val="baseline"/>
        </w:rPr>
      </w:pPr>
      <w:r w:rsidDel="00000000" w:rsidR="00000000" w:rsidRPr="00000000">
        <w:rPr>
          <w:b w:val="1"/>
          <w:bCs w:val="1"/>
          <w:vertAlign w:val="baseline"/>
          <w:rtl w:val="0"/>
        </w:rPr>
        <w:t xml:space="preserve">4.4.1.3.1.9.1.1.1.7.1.4.2 name</w:t>
      </w:r>
      <w:r w:rsidDel="00000000" w:rsidR="00000000" w:rsidRPr="00000000">
        <w:rPr>
          <w:rtl w:val="0"/>
        </w:rPr>
      </w:r>
    </w:p>
    <w:p w:rsidR="00000000" w:rsidDel="00000000" w:rsidP="00000000" w:rsidRDefault="00000000" w:rsidRPr="00000000" w14:paraId="0000064A">
      <w:pPr>
        <w:rPr>
          <w:vertAlign w:val="baseline"/>
        </w:rPr>
      </w:pPr>
      <w:bookmarkStart w:colFirst="0" w:colLast="0" w:name="_4w37gq8x5u5q" w:id="116"/>
      <w:bookmarkEnd w:id="11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name</w:t>
      </w:r>
      <w:r w:rsidDel="00000000" w:rsidR="00000000" w:rsidRPr="00000000">
        <w:rPr>
          <w:vertAlign w:val="baseline"/>
          <w:rtl w:val="0"/>
        </w:rPr>
        <w:t xml:space="preserve"> attribute shall be used to indicate the manufacturer assigned name of the parameter.</w:t>
      </w:r>
    </w:p>
    <w:p w:rsidR="00000000" w:rsidDel="00000000" w:rsidP="00000000" w:rsidRDefault="00000000" w:rsidRPr="00000000" w14:paraId="0000064B">
      <w:pPr>
        <w:pStyle w:val="Heading3"/>
        <w:rPr>
          <w:vertAlign w:val="baseline"/>
        </w:rPr>
      </w:pPr>
      <w:r w:rsidDel="00000000" w:rsidR="00000000" w:rsidRPr="00000000">
        <w:rPr>
          <w:b w:val="1"/>
          <w:bCs w:val="1"/>
          <w:vertAlign w:val="baseline"/>
          <w:rtl w:val="0"/>
        </w:rPr>
        <w:t xml:space="preserve">4.4.1.3.1.9.1.1.1.7.1.4.3 value</w:t>
      </w:r>
      <w:r w:rsidDel="00000000" w:rsidR="00000000" w:rsidRPr="00000000">
        <w:rPr>
          <w:rtl w:val="0"/>
        </w:rPr>
      </w:r>
    </w:p>
    <w:p w:rsidR="00000000" w:rsidDel="00000000" w:rsidP="00000000" w:rsidRDefault="00000000" w:rsidRPr="00000000" w14:paraId="0000064C">
      <w:pPr>
        <w:rPr>
          <w:vertAlign w:val="baseline"/>
        </w:rPr>
      </w:pPr>
      <w:bookmarkStart w:colFirst="0" w:colLast="0" w:name="_1jpewo80uxa" w:id="117"/>
      <w:bookmarkEnd w:id="11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attribute shall be used to indicate the value of the parameter as it appears in the user interface of the enclosing device. The value field shall only contain the value itself, whereas the scale or units shall be separately noted in the </w:t>
      </w:r>
      <w:r w:rsidDel="00000000" w:rsidR="00000000" w:rsidRPr="00000000">
        <w:rPr>
          <w:rFonts w:ascii="Courier New" w:cs="Courier New" w:eastAsia="Courier New" w:hAnsi="Courier New"/>
          <w:vertAlign w:val="baseline"/>
          <w:rtl w:val="0"/>
        </w:rPr>
        <w:t xml:space="preserve">units</w:t>
      </w:r>
      <w:r w:rsidDel="00000000" w:rsidR="00000000" w:rsidRPr="00000000">
        <w:rPr>
          <w:vertAlign w:val="baseline"/>
          <w:rtl w:val="0"/>
        </w:rPr>
        <w:t xml:space="preserve"> attribute.</w:t>
      </w:r>
    </w:p>
    <w:p w:rsidR="00000000" w:rsidDel="00000000" w:rsidP="00000000" w:rsidRDefault="00000000" w:rsidRPr="00000000" w14:paraId="0000064D">
      <w:pPr>
        <w:pStyle w:val="Heading3"/>
        <w:rPr>
          <w:vertAlign w:val="baseline"/>
        </w:rPr>
      </w:pPr>
      <w:r w:rsidDel="00000000" w:rsidR="00000000" w:rsidRPr="00000000">
        <w:rPr>
          <w:b w:val="1"/>
          <w:bCs w:val="1"/>
          <w:vertAlign w:val="baseline"/>
          <w:rtl w:val="0"/>
        </w:rPr>
        <w:t xml:space="preserve">4.4.1.3.1.9.1.1.1.7.1.4.4 units</w:t>
      </w:r>
      <w:r w:rsidDel="00000000" w:rsidR="00000000" w:rsidRPr="00000000">
        <w:rPr>
          <w:rtl w:val="0"/>
        </w:rPr>
      </w:r>
    </w:p>
    <w:p w:rsidR="00000000" w:rsidDel="00000000" w:rsidP="00000000" w:rsidRDefault="00000000" w:rsidRPr="00000000" w14:paraId="0000064E">
      <w:pPr>
        <w:rPr>
          <w:vertAlign w:val="baseline"/>
        </w:rPr>
      </w:pPr>
      <w:bookmarkStart w:colFirst="0" w:colLast="0" w:name="_ckcdf6juac1q" w:id="118"/>
      <w:bookmarkEnd w:id="11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units</w:t>
      </w:r>
      <w:r w:rsidDel="00000000" w:rsidR="00000000" w:rsidRPr="00000000">
        <w:rPr>
          <w:vertAlign w:val="baseline"/>
          <w:rtl w:val="0"/>
        </w:rPr>
        <w:t xml:space="preserve"> attribute shall be used to indicate what scale of measure that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attribute is given in. For values that have no units, this attribute shall be omitted. </w:t>
      </w:r>
    </w:p>
    <w:p w:rsidR="00000000" w:rsidDel="00000000" w:rsidP="00000000" w:rsidRDefault="00000000" w:rsidRPr="00000000" w14:paraId="0000064F">
      <w:pPr>
        <w:pStyle w:val="Heading3"/>
        <w:rPr>
          <w:vertAlign w:val="baseline"/>
        </w:rPr>
      </w:pPr>
      <w:commentRangeStart w:id="3"/>
      <w:r w:rsidDel="00000000" w:rsidR="00000000" w:rsidRPr="00000000">
        <w:rPr>
          <w:b w:val="1"/>
          <w:bCs w:val="1"/>
          <w:vertAlign w:val="baseline"/>
          <w:rtl w:val="0"/>
        </w:rPr>
        <w:t xml:space="preserve">4.4.1.3.1.9.1.1.1.7.1.4.5 interfacePrecision</w:t>
      </w:r>
      <w:r w:rsidDel="00000000" w:rsidR="00000000" w:rsidRPr="00000000">
        <w:rPr>
          <w:rtl w:val="0"/>
        </w:rPr>
      </w:r>
    </w:p>
    <w:p w:rsidR="00000000" w:rsidDel="00000000" w:rsidP="00000000" w:rsidRDefault="00000000" w:rsidRPr="00000000" w14:paraId="00000650">
      <w:pPr>
        <w:rPr>
          <w:vertAlign w:val="baseline"/>
        </w:rPr>
      </w:pPr>
      <w:bookmarkStart w:colFirst="0" w:colLast="0" w:name="_cntmzhmh9hml" w:id="119"/>
      <w:bookmarkEnd w:id="119"/>
      <w:r w:rsidDel="00000000" w:rsidR="00000000" w:rsidRPr="00000000">
        <w:rPr>
          <w:vertAlign w:val="baseline"/>
          <w:rtl w:val="0"/>
        </w:rPr>
        <w:t xml:space="preserve">The interfacePrecision attribute shall be used to indicate what level of precision exists in the user interface for the enclosing parameter with regard to recall repeatability.</w:t>
      </w:r>
    </w:p>
    <w:p w:rsidR="00000000" w:rsidDel="00000000" w:rsidP="00000000" w:rsidRDefault="00000000" w:rsidRPr="00000000" w14:paraId="00000651">
      <w:pPr>
        <w:pStyle w:val="Heading3"/>
        <w:rPr>
          <w:vertAlign w:val="baseline"/>
        </w:rPr>
      </w:pPr>
      <w:r w:rsidDel="00000000" w:rsidR="00000000" w:rsidRPr="00000000">
        <w:rPr>
          <w:b w:val="1"/>
          <w:bCs w:val="1"/>
          <w:vertAlign w:val="baseline"/>
          <w:rtl w:val="0"/>
        </w:rPr>
        <w:t xml:space="preserve">4.4.1.3.1.9.1.1.1.7.1.4.5.1 interfacePrecisionType</w:t>
      </w:r>
      <w:r w:rsidDel="00000000" w:rsidR="00000000" w:rsidRPr="00000000">
        <w:rPr>
          <w:rtl w:val="0"/>
        </w:rPr>
      </w:r>
    </w:p>
    <w:p w:rsidR="00000000" w:rsidDel="00000000" w:rsidP="00000000" w:rsidRDefault="00000000" w:rsidRPr="00000000" w14:paraId="0000065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interfacePrecisionType</w:t>
      </w:r>
      <w:r w:rsidDel="00000000" w:rsidR="00000000" w:rsidRPr="00000000">
        <w:rPr>
          <w:vertAlign w:val="baseline"/>
          <w:rtl w:val="0"/>
        </w:rPr>
        <w:t xml:space="preserve"> is a list of restricted string values. The possible values are: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653">
      <w:pPr>
        <w:rPr>
          <w:vertAlign w:val="baseline"/>
        </w:rPr>
      </w:pPr>
      <w:r w:rsidDel="00000000" w:rsidR="00000000" w:rsidRPr="00000000">
        <w:rPr>
          <w:rtl w:val="0"/>
        </w:rPr>
      </w:r>
    </w:p>
    <w:p w:rsidR="00000000" w:rsidDel="00000000" w:rsidP="00000000" w:rsidRDefault="00000000" w:rsidRPr="00000000" w14:paraId="00000654">
      <w:pPr>
        <w:rPr>
          <w:vertAlign w:val="baseline"/>
        </w:rPr>
      </w:pPr>
      <w:r w:rsidDel="00000000" w:rsidR="00000000" w:rsidRPr="00000000">
        <w:rPr>
          <w:rtl w:val="0"/>
        </w:rPr>
      </w:r>
    </w:p>
    <w:tbl>
      <w:tblPr>
        <w:tblStyle w:val="Table29"/>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655">
            <w:pPr>
              <w:rPr>
                <w:vertAlign w:val="baseline"/>
              </w:rPr>
            </w:pPr>
            <w:r w:rsidDel="00000000" w:rsidR="00000000" w:rsidRPr="00000000">
              <w:rPr>
                <w:vertAlign w:val="baseline"/>
                <w:rtl w:val="0"/>
              </w:rPr>
              <w:t xml:space="preserve">CLOSELY_REPEATABLE</w:t>
            </w:r>
          </w:p>
        </w:tc>
      </w:tr>
      <w:tr>
        <w:trPr>
          <w:cantSplit w:val="0"/>
          <w:tblHeader w:val="0"/>
        </w:trPr>
        <w:tc>
          <w:tcPr>
            <w:vAlign w:val="top"/>
          </w:tcPr>
          <w:p w:rsidR="00000000" w:rsidDel="00000000" w:rsidP="00000000" w:rsidRDefault="00000000" w:rsidRPr="00000000" w14:paraId="00000656">
            <w:pPr>
              <w:rPr>
                <w:vertAlign w:val="baseline"/>
              </w:rPr>
            </w:pPr>
            <w:r w:rsidDel="00000000" w:rsidR="00000000" w:rsidRPr="00000000">
              <w:rPr>
                <w:vertAlign w:val="baseline"/>
                <w:rtl w:val="0"/>
              </w:rPr>
              <w:t xml:space="preserve">NOT_REPEATABLE</w:t>
            </w:r>
          </w:p>
        </w:tc>
      </w:tr>
      <w:tr>
        <w:trPr>
          <w:cantSplit w:val="0"/>
          <w:tblHeader w:val="0"/>
        </w:trPr>
        <w:tc>
          <w:tcPr>
            <w:vAlign w:val="top"/>
          </w:tcPr>
          <w:p w:rsidR="00000000" w:rsidDel="00000000" w:rsidP="00000000" w:rsidRDefault="00000000" w:rsidRPr="00000000" w14:paraId="00000657">
            <w:pPr>
              <w:rPr>
                <w:vertAlign w:val="baseline"/>
              </w:rPr>
            </w:pPr>
            <w:r w:rsidDel="00000000" w:rsidR="00000000" w:rsidRPr="00000000">
              <w:rPr>
                <w:vertAlign w:val="baseline"/>
                <w:rtl w:val="0"/>
              </w:rPr>
              <w:t xml:space="preserve">FULLY_REPEATABLE</w:t>
            </w:r>
          </w:p>
        </w:tc>
      </w:tr>
    </w:tbl>
    <w:p w:rsidR="00000000" w:rsidDel="00000000" w:rsidP="00000000" w:rsidRDefault="00000000" w:rsidRPr="00000000" w14:paraId="00000658">
      <w:pPr>
        <w:rPr>
          <w:vertAlign w:val="baseline"/>
        </w:rPr>
      </w:pPr>
      <w:bookmarkStart w:colFirst="0" w:colLast="0" w:name="_2rrwu26drofp" w:id="120"/>
      <w:bookmarkEnd w:id="120"/>
      <w:r w:rsidDel="00000000" w:rsidR="00000000" w:rsidRPr="00000000">
        <w:rPr>
          <w:rtl w:val="0"/>
        </w:rPr>
      </w:r>
    </w:p>
    <w:p w:rsidR="00000000" w:rsidDel="00000000" w:rsidP="00000000" w:rsidRDefault="00000000" w:rsidRPr="00000000" w14:paraId="00000659">
      <w:pPr>
        <w:pStyle w:val="Heading3"/>
        <w:rPr>
          <w:vertAlign w:val="baseline"/>
        </w:rPr>
      </w:pPr>
      <w:r w:rsidDel="00000000" w:rsidR="00000000" w:rsidRPr="00000000">
        <w:rPr>
          <w:b w:val="1"/>
          <w:bCs w:val="1"/>
          <w:vertAlign w:val="baseline"/>
          <w:rtl w:val="0"/>
        </w:rPr>
        <w:t xml:space="preserve">4.4.1.3.1.9.1.1.1.7.1.5 parametricParameter</w:t>
      </w:r>
      <w:r w:rsidDel="00000000" w:rsidR="00000000" w:rsidRPr="00000000">
        <w:rPr>
          <w:rtl w:val="0"/>
        </w:rPr>
      </w:r>
    </w:p>
    <w:p w:rsidR="00000000" w:rsidDel="00000000" w:rsidP="00000000" w:rsidRDefault="00000000" w:rsidRPr="00000000" w14:paraId="0000065A">
      <w:pPr>
        <w:rPr>
          <w:vertAlign w:val="baseline"/>
        </w:rPr>
      </w:pPr>
      <w:bookmarkStart w:colFirst="0" w:colLast="0" w:name="_bvd67n9eef4t" w:id="121"/>
      <w:bookmarkEnd w:id="12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parametricParameter</w:t>
      </w:r>
      <w:r w:rsidDel="00000000" w:rsidR="00000000" w:rsidRPr="00000000">
        <w:rPr>
          <w:vertAlign w:val="baseline"/>
          <w:rtl w:val="0"/>
        </w:rPr>
        <w:t xml:space="preserve"> element shall be used to document the state of a single parameter on the device, whose value may change during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65B">
      <w:pPr>
        <w:pStyle w:val="Heading3"/>
        <w:rPr>
          <w:vertAlign w:val="baseline"/>
        </w:rPr>
      </w:pPr>
      <w:r w:rsidDel="00000000" w:rsidR="00000000" w:rsidRPr="00000000">
        <w:rPr>
          <w:b w:val="1"/>
          <w:bCs w:val="1"/>
          <w:vertAlign w:val="baseline"/>
          <w:rtl w:val="0"/>
        </w:rPr>
        <w:t xml:space="preserve">4.4.1.3.1.9.1.1.1.7.1.5.1 parametricParameterType</w:t>
      </w:r>
      <w:r w:rsidDel="00000000" w:rsidR="00000000" w:rsidRPr="00000000">
        <w:rPr>
          <w:rtl w:val="0"/>
        </w:rPr>
      </w:r>
    </w:p>
    <w:p w:rsidR="00000000" w:rsidDel="00000000" w:rsidP="00000000" w:rsidRDefault="00000000" w:rsidRPr="00000000" w14:paraId="0000065C">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parametricParameterType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65D">
      <w:pPr>
        <w:rPr>
          <w:vertAlign w:val="baseline"/>
        </w:rPr>
      </w:pPr>
      <w:r w:rsidDel="00000000" w:rsidR="00000000" w:rsidRPr="00000000">
        <w:rPr>
          <w:rtl w:val="0"/>
        </w:rPr>
      </w:r>
    </w:p>
    <w:tbl>
      <w:tblPr>
        <w:tblStyle w:val="Table30"/>
        <w:tblW w:w="114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3600"/>
        <w:gridCol w:w="450"/>
        <w:gridCol w:w="1350"/>
        <w:gridCol w:w="1620"/>
        <w:gridCol w:w="2340"/>
        <w:tblGridChange w:id="0">
          <w:tblGrid>
            <w:gridCol w:w="2088"/>
            <w:gridCol w:w="3600"/>
            <w:gridCol w:w="450"/>
            <w:gridCol w:w="1350"/>
            <w:gridCol w:w="1620"/>
            <w:gridCol w:w="2340"/>
          </w:tblGrid>
        </w:tblGridChange>
      </w:tblGrid>
      <w:tr>
        <w:trPr>
          <w:cantSplit w:val="1"/>
          <w:trHeight w:val="151" w:hRule="atLeast"/>
          <w:tblHeader w:val="0"/>
        </w:trPr>
        <w:tc>
          <w:tcPr>
            <w:vMerge w:val="restart"/>
            <w:vAlign w:val="top"/>
          </w:tcPr>
          <w:p w:rsidR="00000000" w:rsidDel="00000000" w:rsidP="00000000" w:rsidRDefault="00000000" w:rsidRPr="00000000" w14:paraId="0000065E">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65F">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660">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662">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663">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666">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667">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6A">
            <w:pPr>
              <w:rPr>
                <w:vertAlign w:val="baseline"/>
              </w:rPr>
            </w:pPr>
            <w:r w:rsidDel="00000000" w:rsidR="00000000" w:rsidRPr="00000000">
              <w:rPr>
                <w:vertAlign w:val="baseline"/>
                <w:rtl w:val="0"/>
              </w:rPr>
              <w:t xml:space="preserve">timestamp</w:t>
            </w:r>
          </w:p>
        </w:tc>
        <w:tc>
          <w:tcPr>
            <w:vAlign w:val="top"/>
          </w:tcPr>
          <w:p w:rsidR="00000000" w:rsidDel="00000000" w:rsidP="00000000" w:rsidRDefault="00000000" w:rsidRPr="00000000" w14:paraId="0000066B">
            <w:pPr>
              <w:rPr>
                <w:vertAlign w:val="baseline"/>
              </w:rPr>
            </w:pPr>
            <w:r w:rsidDel="00000000" w:rsidR="00000000" w:rsidRPr="00000000">
              <w:rPr>
                <w:vertAlign w:val="baseline"/>
                <w:rtl w:val="0"/>
              </w:rPr>
              <w:t xml:space="preserve">tcf:timeCodeCharacterFormatType</w:t>
            </w:r>
          </w:p>
        </w:tc>
        <w:tc>
          <w:tcPr>
            <w:vAlign w:val="top"/>
          </w:tcPr>
          <w:p w:rsidR="00000000" w:rsidDel="00000000" w:rsidP="00000000" w:rsidRDefault="00000000" w:rsidRPr="00000000" w14:paraId="0000066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6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6E">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6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70">
            <w:pPr>
              <w:rPr>
                <w:vertAlign w:val="baseline"/>
              </w:rPr>
            </w:pPr>
            <w:r w:rsidDel="00000000" w:rsidR="00000000" w:rsidRPr="00000000">
              <w:rPr>
                <w:vertAlign w:val="baseline"/>
                <w:rtl w:val="0"/>
              </w:rPr>
              <w:t xml:space="preserve">transition</w:t>
            </w:r>
          </w:p>
        </w:tc>
        <w:tc>
          <w:tcPr>
            <w:vAlign w:val="top"/>
          </w:tcPr>
          <w:p w:rsidR="00000000" w:rsidDel="00000000" w:rsidP="00000000" w:rsidRDefault="00000000" w:rsidRPr="00000000" w14:paraId="00000671">
            <w:pPr>
              <w:rPr>
                <w:vertAlign w:val="baseline"/>
              </w:rPr>
            </w:pPr>
            <w:r w:rsidDel="00000000" w:rsidR="00000000" w:rsidRPr="00000000">
              <w:rPr>
                <w:vertAlign w:val="baseline"/>
                <w:rtl w:val="0"/>
              </w:rPr>
              <w:t xml:space="preserve">transitionType</w:t>
            </w:r>
          </w:p>
        </w:tc>
        <w:tc>
          <w:tcPr>
            <w:vAlign w:val="top"/>
          </w:tcPr>
          <w:p w:rsidR="00000000" w:rsidDel="00000000" w:rsidP="00000000" w:rsidRDefault="00000000" w:rsidRPr="00000000" w14:paraId="0000067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7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74">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75">
            <w:pPr>
              <w:rPr>
                <w:vertAlign w:val="baseline"/>
              </w:rPr>
            </w:pPr>
            <w:r w:rsidDel="00000000" w:rsidR="00000000" w:rsidRPr="00000000">
              <w:rPr>
                <w:vertAlign w:val="baseline"/>
                <w:rtl w:val="0"/>
              </w:rPr>
              <w:t xml:space="preserve">INSTANTANEOUS</w:t>
            </w:r>
          </w:p>
        </w:tc>
      </w:tr>
      <w:tr>
        <w:trPr>
          <w:cantSplit w:val="0"/>
          <w:trHeight w:val="150" w:hRule="atLeast"/>
          <w:tblHeader w:val="0"/>
        </w:trPr>
        <w:tc>
          <w:tcPr>
            <w:vAlign w:val="top"/>
          </w:tcPr>
          <w:p w:rsidR="00000000" w:rsidDel="00000000" w:rsidP="00000000" w:rsidRDefault="00000000" w:rsidRPr="00000000" w14:paraId="00000676">
            <w:pPr>
              <w:rPr>
                <w:i w:val="0"/>
                <w:iCs w:val="0"/>
                <w:vertAlign w:val="baseline"/>
              </w:rPr>
            </w:pPr>
            <w:r w:rsidDel="00000000" w:rsidR="00000000" w:rsidRPr="00000000">
              <w:rPr>
                <w:i w:val="1"/>
                <w:iCs w:val="1"/>
                <w:vertAlign w:val="baseline"/>
                <w:rtl w:val="0"/>
              </w:rPr>
              <w:t xml:space="preserve">group</w:t>
            </w:r>
            <w:r w:rsidDel="00000000" w:rsidR="00000000" w:rsidRPr="00000000">
              <w:rPr>
                <w:rtl w:val="0"/>
              </w:rPr>
            </w:r>
          </w:p>
        </w:tc>
        <w:tc>
          <w:tcPr>
            <w:vAlign w:val="top"/>
          </w:tcPr>
          <w:p w:rsidR="00000000" w:rsidDel="00000000" w:rsidP="00000000" w:rsidRDefault="00000000" w:rsidRPr="00000000" w14:paraId="00000677">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678">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67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7A">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7B">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7C">
            <w:pPr>
              <w:rPr>
                <w:i w:val="0"/>
                <w:iCs w:val="0"/>
                <w:vertAlign w:val="baseline"/>
              </w:rPr>
            </w:pPr>
            <w:r w:rsidDel="00000000" w:rsidR="00000000" w:rsidRPr="00000000">
              <w:rPr>
                <w:i w:val="1"/>
                <w:iCs w:val="1"/>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67D">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67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7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80">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81">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82">
            <w:pPr>
              <w:rPr>
                <w:i w:val="0"/>
                <w:iCs w:val="0"/>
                <w:vertAlign w:val="baseline"/>
              </w:rPr>
            </w:pPr>
            <w:r w:rsidDel="00000000" w:rsidR="00000000" w:rsidRPr="00000000">
              <w:rPr>
                <w:i w:val="1"/>
                <w:iCs w:val="1"/>
                <w:vertAlign w:val="baseline"/>
                <w:rtl w:val="0"/>
              </w:rPr>
              <w:t xml:space="preserve">value</w:t>
            </w:r>
            <w:r w:rsidDel="00000000" w:rsidR="00000000" w:rsidRPr="00000000">
              <w:rPr>
                <w:rtl w:val="0"/>
              </w:rPr>
            </w:r>
          </w:p>
        </w:tc>
        <w:tc>
          <w:tcPr>
            <w:vAlign w:val="top"/>
          </w:tcPr>
          <w:p w:rsidR="00000000" w:rsidDel="00000000" w:rsidP="00000000" w:rsidRDefault="00000000" w:rsidRPr="00000000" w14:paraId="00000683">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684">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68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86">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87">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88">
            <w:pPr>
              <w:rPr>
                <w:i w:val="0"/>
                <w:iCs w:val="0"/>
                <w:vertAlign w:val="baseline"/>
              </w:rPr>
            </w:pPr>
            <w:r w:rsidDel="00000000" w:rsidR="00000000" w:rsidRPr="00000000">
              <w:rPr>
                <w:i w:val="1"/>
                <w:iCs w:val="1"/>
                <w:vertAlign w:val="baseline"/>
                <w:rtl w:val="0"/>
              </w:rPr>
              <w:t xml:space="preserve">units</w:t>
            </w:r>
            <w:r w:rsidDel="00000000" w:rsidR="00000000" w:rsidRPr="00000000">
              <w:rPr>
                <w:rtl w:val="0"/>
              </w:rPr>
            </w:r>
          </w:p>
        </w:tc>
        <w:tc>
          <w:tcPr>
            <w:vAlign w:val="top"/>
          </w:tcPr>
          <w:p w:rsidR="00000000" w:rsidDel="00000000" w:rsidP="00000000" w:rsidRDefault="00000000" w:rsidRPr="00000000" w14:paraId="00000689">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68A">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68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8C">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8D">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8E">
            <w:pPr>
              <w:rPr>
                <w:i w:val="0"/>
                <w:iCs w:val="0"/>
                <w:vertAlign w:val="baseline"/>
              </w:rPr>
            </w:pPr>
            <w:r w:rsidDel="00000000" w:rsidR="00000000" w:rsidRPr="00000000">
              <w:rPr>
                <w:i w:val="1"/>
                <w:iCs w:val="1"/>
                <w:vertAlign w:val="baseline"/>
                <w:rtl w:val="0"/>
              </w:rPr>
              <w:t xml:space="preserve">interfacePrecision</w:t>
            </w:r>
            <w:r w:rsidDel="00000000" w:rsidR="00000000" w:rsidRPr="00000000">
              <w:rPr>
                <w:rtl w:val="0"/>
              </w:rPr>
            </w:r>
          </w:p>
        </w:tc>
        <w:tc>
          <w:tcPr>
            <w:vAlign w:val="top"/>
          </w:tcPr>
          <w:p w:rsidR="00000000" w:rsidDel="00000000" w:rsidP="00000000" w:rsidRDefault="00000000" w:rsidRPr="00000000" w14:paraId="0000068F">
            <w:pPr>
              <w:rPr>
                <w:i w:val="0"/>
                <w:iCs w:val="0"/>
                <w:vertAlign w:val="baseline"/>
              </w:rPr>
            </w:pPr>
            <w:r w:rsidDel="00000000" w:rsidR="00000000" w:rsidRPr="00000000">
              <w:rPr>
                <w:i w:val="1"/>
                <w:iCs w:val="1"/>
                <w:vertAlign w:val="baseline"/>
                <w:rtl w:val="0"/>
              </w:rPr>
              <w:t xml:space="preserve">interfacePrecisionType</w:t>
            </w:r>
            <w:r w:rsidDel="00000000" w:rsidR="00000000" w:rsidRPr="00000000">
              <w:rPr>
                <w:rtl w:val="0"/>
              </w:rPr>
            </w:r>
          </w:p>
        </w:tc>
        <w:tc>
          <w:tcPr>
            <w:vAlign w:val="top"/>
          </w:tcPr>
          <w:p w:rsidR="00000000" w:rsidDel="00000000" w:rsidP="00000000" w:rsidRDefault="00000000" w:rsidRPr="00000000" w14:paraId="0000069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9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9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9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94">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95">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96">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9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98">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99">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69A">
      <w:pPr>
        <w:rPr>
          <w:vertAlign w:val="baseline"/>
        </w:rPr>
      </w:pPr>
      <w:r w:rsidDel="00000000" w:rsidR="00000000" w:rsidRPr="00000000">
        <w:rPr>
          <w:rtl w:val="0"/>
        </w:rPr>
      </w:r>
    </w:p>
    <w:p w:rsidR="00000000" w:rsidDel="00000000" w:rsidP="00000000" w:rsidRDefault="00000000" w:rsidRPr="00000000" w14:paraId="0000069B">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parametricParameterType</w:t>
      </w:r>
      <w:r w:rsidDel="00000000" w:rsidR="00000000" w:rsidRPr="00000000">
        <w:rPr>
          <w:vertAlign w:val="baseline"/>
          <w:rtl w:val="0"/>
        </w:rPr>
        <w:t xml:space="preserve"> is a sub-class of the abstract </w:t>
      </w:r>
      <w:r w:rsidDel="00000000" w:rsidR="00000000" w:rsidRPr="00000000">
        <w:rPr>
          <w:rFonts w:ascii="Courier New" w:cs="Courier New" w:eastAsia="Courier New" w:hAnsi="Courier New"/>
          <w:vertAlign w:val="baseline"/>
          <w:rtl w:val="0"/>
        </w:rPr>
        <w:t xml:space="preserve">parameterType</w:t>
      </w:r>
      <w:r w:rsidDel="00000000" w:rsidR="00000000" w:rsidRPr="00000000">
        <w:rPr>
          <w:vertAlign w:val="baseline"/>
          <w:rtl w:val="0"/>
        </w:rPr>
        <w:t xml:space="preserve"> data type.</w:t>
      </w:r>
    </w:p>
    <w:p w:rsidR="00000000" w:rsidDel="00000000" w:rsidP="00000000" w:rsidRDefault="00000000" w:rsidRPr="00000000" w14:paraId="0000069C">
      <w:pPr>
        <w:rPr>
          <w:vertAlign w:val="baseline"/>
        </w:rPr>
      </w:pPr>
      <w:bookmarkStart w:colFirst="0" w:colLast="0" w:name="_u09h2s8ub8qt" w:id="122"/>
      <w:bookmarkEnd w:id="122"/>
      <w:r w:rsidDel="00000000" w:rsidR="00000000" w:rsidRPr="00000000">
        <w:rPr>
          <w:rtl w:val="0"/>
        </w:rPr>
      </w:r>
    </w:p>
    <w:p w:rsidR="00000000" w:rsidDel="00000000" w:rsidP="00000000" w:rsidRDefault="00000000" w:rsidRPr="00000000" w14:paraId="0000069D">
      <w:pPr>
        <w:pStyle w:val="Heading3"/>
        <w:rPr>
          <w:vertAlign w:val="baseline"/>
        </w:rPr>
      </w:pPr>
      <w:r w:rsidDel="00000000" w:rsidR="00000000" w:rsidRPr="00000000">
        <w:rPr>
          <w:b w:val="1"/>
          <w:bCs w:val="1"/>
          <w:vertAlign w:val="baseline"/>
          <w:rtl w:val="0"/>
        </w:rPr>
        <w:t xml:space="preserve">4.4.1.3.1.9.1.1.1.7.1.5.1.1 timestamp</w:t>
      </w:r>
      <w:r w:rsidDel="00000000" w:rsidR="00000000" w:rsidRPr="00000000">
        <w:rPr>
          <w:rtl w:val="0"/>
        </w:rPr>
      </w:r>
    </w:p>
    <w:p w:rsidR="00000000" w:rsidDel="00000000" w:rsidP="00000000" w:rsidRDefault="00000000" w:rsidRPr="00000000" w14:paraId="0000069E">
      <w:pPr>
        <w:rPr>
          <w:vertAlign w:val="baseline"/>
        </w:rPr>
      </w:pPr>
      <w:bookmarkStart w:colFirst="0" w:colLast="0" w:name="_aubyxsqzlffu" w:id="123"/>
      <w:bookmarkEnd w:id="12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timestamp</w:t>
      </w:r>
      <w:r w:rsidDel="00000000" w:rsidR="00000000" w:rsidRPr="00000000">
        <w:rPr>
          <w:vertAlign w:val="baseline"/>
          <w:rtl w:val="0"/>
        </w:rPr>
        <w:t xml:space="preserve"> element shall be used to indicate at what time-code location on the process event's timeline, as determined by the masterMediaRef (see xxx), the value of the parameter is set with the indicated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Note, that this means that it is possible to have multiple parametricParameter elements for the same parameter on a given device, each with the same </w:t>
      </w:r>
      <w:r w:rsidDel="00000000" w:rsidR="00000000" w:rsidRPr="00000000">
        <w:rPr>
          <w:rFonts w:ascii="Courier New" w:cs="Courier New" w:eastAsia="Courier New" w:hAnsi="Courier New"/>
          <w:vertAlign w:val="baseline"/>
          <w:rtl w:val="0"/>
        </w:rPr>
        <w:t xml:space="preserve">name</w:t>
      </w:r>
      <w:r w:rsidDel="00000000" w:rsidR="00000000" w:rsidRPr="00000000">
        <w:rPr>
          <w:vertAlign w:val="baseline"/>
          <w:rtl w:val="0"/>
        </w:rPr>
        <w:t xml:space="preserve"> attribute but a different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set at a different location on the process event time-line.</w:t>
      </w:r>
    </w:p>
    <w:p w:rsidR="00000000" w:rsidDel="00000000" w:rsidP="00000000" w:rsidRDefault="00000000" w:rsidRPr="00000000" w14:paraId="0000069F">
      <w:pPr>
        <w:pStyle w:val="Heading3"/>
        <w:rPr>
          <w:vertAlign w:val="baseline"/>
        </w:rPr>
      </w:pPr>
      <w:r w:rsidDel="00000000" w:rsidR="00000000" w:rsidRPr="00000000">
        <w:rPr>
          <w:b w:val="1"/>
          <w:bCs w:val="1"/>
          <w:vertAlign w:val="baseline"/>
          <w:rtl w:val="0"/>
        </w:rPr>
        <w:t xml:space="preserve">4.4.1.3.1.9.1.1.1.7.1.5.1.2 transition</w:t>
      </w:r>
      <w:r w:rsidDel="00000000" w:rsidR="00000000" w:rsidRPr="00000000">
        <w:rPr>
          <w:rtl w:val="0"/>
        </w:rPr>
      </w:r>
    </w:p>
    <w:p w:rsidR="00000000" w:rsidDel="00000000" w:rsidP="00000000" w:rsidRDefault="00000000" w:rsidRPr="00000000" w14:paraId="000006A0">
      <w:pPr>
        <w:rPr>
          <w:vertAlign w:val="baseline"/>
        </w:rPr>
      </w:pPr>
      <w:bookmarkStart w:colFirst="0" w:colLast="0" w:name="_w4mwfgxyhlzw" w:id="124"/>
      <w:bookmarkEnd w:id="12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transition</w:t>
      </w:r>
      <w:r w:rsidDel="00000000" w:rsidR="00000000" w:rsidRPr="00000000">
        <w:rPr>
          <w:vertAlign w:val="baseline"/>
          <w:rtl w:val="0"/>
        </w:rPr>
        <w:t xml:space="preserve"> attribute shall be used to indicate how a parameter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is changed from the previous value to the current value of the enclosing </w:t>
      </w:r>
      <w:r w:rsidDel="00000000" w:rsidR="00000000" w:rsidRPr="00000000">
        <w:rPr>
          <w:rFonts w:ascii="Courier New" w:cs="Courier New" w:eastAsia="Courier New" w:hAnsi="Courier New"/>
          <w:vertAlign w:val="baseline"/>
          <w:rtl w:val="0"/>
        </w:rPr>
        <w:t xml:space="preserve">parametricParameter</w:t>
      </w:r>
      <w:r w:rsidDel="00000000" w:rsidR="00000000" w:rsidRPr="00000000">
        <w:rPr>
          <w:vertAlign w:val="baseline"/>
          <w:rtl w:val="0"/>
        </w:rPr>
        <w:t xml:space="preserve"> element. The change may be either an </w:t>
      </w:r>
      <w:r w:rsidDel="00000000" w:rsidR="00000000" w:rsidRPr="00000000">
        <w:rPr>
          <w:rFonts w:ascii="Courier New" w:cs="Courier New" w:eastAsia="Courier New" w:hAnsi="Courier New"/>
          <w:vertAlign w:val="baseline"/>
          <w:rtl w:val="0"/>
        </w:rPr>
        <w:t xml:space="preserve">INSTANTANEOUS</w:t>
      </w:r>
      <w:r w:rsidDel="00000000" w:rsidR="00000000" w:rsidRPr="00000000">
        <w:rPr>
          <w:vertAlign w:val="baseline"/>
          <w:rtl w:val="0"/>
        </w:rPr>
        <w:t xml:space="preserve"> change at the indicated timestamp location, or it may occur as a </w:t>
      </w:r>
      <w:r w:rsidDel="00000000" w:rsidR="00000000" w:rsidRPr="00000000">
        <w:rPr>
          <w:rFonts w:ascii="Courier New" w:cs="Courier New" w:eastAsia="Courier New" w:hAnsi="Courier New"/>
          <w:vertAlign w:val="baseline"/>
          <w:rtl w:val="0"/>
        </w:rPr>
        <w:t xml:space="preserve">LINEAR</w:t>
      </w:r>
      <w:r w:rsidDel="00000000" w:rsidR="00000000" w:rsidRPr="00000000">
        <w:rPr>
          <w:vertAlign w:val="baseline"/>
          <w:rtl w:val="0"/>
        </w:rPr>
        <w:t xml:space="preserve">_</w:t>
      </w:r>
      <w:r w:rsidDel="00000000" w:rsidR="00000000" w:rsidRPr="00000000">
        <w:rPr>
          <w:rFonts w:ascii="Courier New" w:cs="Courier New" w:eastAsia="Courier New" w:hAnsi="Courier New"/>
          <w:vertAlign w:val="baseline"/>
          <w:rtl w:val="0"/>
        </w:rPr>
        <w:t xml:space="preserve">RAMP</w:t>
      </w:r>
      <w:r w:rsidDel="00000000" w:rsidR="00000000" w:rsidRPr="00000000">
        <w:rPr>
          <w:vertAlign w:val="baseline"/>
          <w:rtl w:val="0"/>
        </w:rPr>
        <w:t xml:space="preserve"> beginning at the </w:t>
      </w:r>
      <w:r w:rsidDel="00000000" w:rsidR="00000000" w:rsidRPr="00000000">
        <w:rPr>
          <w:rFonts w:ascii="Courier New" w:cs="Courier New" w:eastAsia="Courier New" w:hAnsi="Courier New"/>
          <w:vertAlign w:val="baseline"/>
          <w:rtl w:val="0"/>
        </w:rPr>
        <w:t xml:space="preserve">timestamp</w:t>
      </w:r>
      <w:r w:rsidDel="00000000" w:rsidR="00000000" w:rsidRPr="00000000">
        <w:rPr>
          <w:vertAlign w:val="baseline"/>
          <w:rtl w:val="0"/>
        </w:rPr>
        <w:t xml:space="preserve"> of the previous </w:t>
      </w:r>
      <w:r w:rsidDel="00000000" w:rsidR="00000000" w:rsidRPr="00000000">
        <w:rPr>
          <w:rFonts w:ascii="Courier New" w:cs="Courier New" w:eastAsia="Courier New" w:hAnsi="Courier New"/>
          <w:vertAlign w:val="baseline"/>
          <w:rtl w:val="0"/>
        </w:rPr>
        <w:t xml:space="preserve">parametricParameter</w:t>
      </w:r>
      <w:r w:rsidDel="00000000" w:rsidR="00000000" w:rsidRPr="00000000">
        <w:rPr>
          <w:vertAlign w:val="baseline"/>
          <w:rtl w:val="0"/>
        </w:rPr>
        <w:t xml:space="preserve"> in the process event time-line that shares the same </w:t>
      </w:r>
      <w:r w:rsidDel="00000000" w:rsidR="00000000" w:rsidRPr="00000000">
        <w:rPr>
          <w:rFonts w:ascii="Courier New" w:cs="Courier New" w:eastAsia="Courier New" w:hAnsi="Courier New"/>
          <w:vertAlign w:val="baseline"/>
          <w:rtl w:val="0"/>
        </w:rPr>
        <w:t xml:space="preserve">name</w:t>
      </w:r>
      <w:r w:rsidDel="00000000" w:rsidR="00000000" w:rsidRPr="00000000">
        <w:rPr>
          <w:vertAlign w:val="baseline"/>
          <w:rtl w:val="0"/>
        </w:rPr>
        <w:t xml:space="preserve"> as the current enclosing </w:t>
      </w:r>
      <w:r w:rsidDel="00000000" w:rsidR="00000000" w:rsidRPr="00000000">
        <w:rPr>
          <w:rFonts w:ascii="Courier New" w:cs="Courier New" w:eastAsia="Courier New" w:hAnsi="Courier New"/>
          <w:vertAlign w:val="baseline"/>
          <w:rtl w:val="0"/>
        </w:rPr>
        <w:t xml:space="preserve">parametricParameter</w:t>
      </w:r>
      <w:r w:rsidDel="00000000" w:rsidR="00000000" w:rsidRPr="00000000">
        <w:rPr>
          <w:vertAlign w:val="baseline"/>
          <w:rtl w:val="0"/>
        </w:rPr>
        <w:t xml:space="preserve">, and ending at the </w:t>
      </w:r>
      <w:r w:rsidDel="00000000" w:rsidR="00000000" w:rsidRPr="00000000">
        <w:rPr>
          <w:rFonts w:ascii="Courier New" w:cs="Courier New" w:eastAsia="Courier New" w:hAnsi="Courier New"/>
          <w:vertAlign w:val="baseline"/>
          <w:rtl w:val="0"/>
        </w:rPr>
        <w:t xml:space="preserve">timestamp</w:t>
      </w:r>
      <w:r w:rsidDel="00000000" w:rsidR="00000000" w:rsidRPr="00000000">
        <w:rPr>
          <w:vertAlign w:val="baseline"/>
          <w:rtl w:val="0"/>
        </w:rPr>
        <w:t xml:space="preserve"> of the current enclosing </w:t>
      </w:r>
      <w:r w:rsidDel="00000000" w:rsidR="00000000" w:rsidRPr="00000000">
        <w:rPr>
          <w:rFonts w:ascii="Courier New" w:cs="Courier New" w:eastAsia="Courier New" w:hAnsi="Courier New"/>
          <w:vertAlign w:val="baseline"/>
          <w:rtl w:val="0"/>
        </w:rPr>
        <w:t xml:space="preserve">parametericParameter</w:t>
      </w:r>
      <w:r w:rsidDel="00000000" w:rsidR="00000000" w:rsidRPr="00000000">
        <w:rPr>
          <w:vertAlign w:val="baseline"/>
          <w:rtl w:val="0"/>
        </w:rPr>
        <w:t xml:space="preserve"> element.</w:t>
      </w:r>
    </w:p>
    <w:p w:rsidR="00000000" w:rsidDel="00000000" w:rsidP="00000000" w:rsidRDefault="00000000" w:rsidRPr="00000000" w14:paraId="000006A1">
      <w:pPr>
        <w:pStyle w:val="Heading3"/>
        <w:rPr>
          <w:vertAlign w:val="baseline"/>
        </w:rPr>
      </w:pPr>
      <w:r w:rsidDel="00000000" w:rsidR="00000000" w:rsidRPr="00000000">
        <w:rPr>
          <w:b w:val="1"/>
          <w:bCs w:val="1"/>
          <w:vertAlign w:val="baseline"/>
          <w:rtl w:val="0"/>
        </w:rPr>
        <w:t xml:space="preserve">4.4.1.3.1.9.1.1.1.7.1.5.1.2.1 transitionType</w:t>
      </w:r>
      <w:r w:rsidDel="00000000" w:rsidR="00000000" w:rsidRPr="00000000">
        <w:rPr>
          <w:rtl w:val="0"/>
        </w:rPr>
      </w:r>
    </w:p>
    <w:p w:rsidR="00000000" w:rsidDel="00000000" w:rsidP="00000000" w:rsidRDefault="00000000" w:rsidRPr="00000000" w14:paraId="000006A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transitionType</w:t>
      </w:r>
      <w:r w:rsidDel="00000000" w:rsidR="00000000" w:rsidRPr="00000000">
        <w:rPr>
          <w:vertAlign w:val="baseline"/>
          <w:rtl w:val="0"/>
        </w:rPr>
        <w:t xml:space="preserve"> is a list of </w:t>
      </w:r>
      <w:commentRangeStart w:id="4"/>
      <w:r w:rsidDel="00000000" w:rsidR="00000000" w:rsidRPr="00000000">
        <w:rPr>
          <w:vertAlign w:val="baseline"/>
          <w:rtl w:val="0"/>
        </w:rPr>
        <w:t xml:space="preserve">restricted</w:t>
      </w:r>
      <w:commentRangeEnd w:id="4"/>
      <w:r w:rsidDel="00000000" w:rsidR="00000000" w:rsidRPr="00000000">
        <w:commentReference w:id="4"/>
      </w:r>
      <w:r w:rsidDel="00000000" w:rsidR="00000000" w:rsidRPr="00000000">
        <w:rPr>
          <w:vertAlign w:val="baseline"/>
          <w:rtl w:val="0"/>
        </w:rPr>
        <w:t xml:space="preserve"> string values. The possible values are:</w:t>
      </w:r>
    </w:p>
    <w:p w:rsidR="00000000" w:rsidDel="00000000" w:rsidP="00000000" w:rsidRDefault="00000000" w:rsidRPr="00000000" w14:paraId="000006A3">
      <w:pPr>
        <w:rPr>
          <w:vertAlign w:val="baseline"/>
        </w:rPr>
      </w:pPr>
      <w:r w:rsidDel="00000000" w:rsidR="00000000" w:rsidRPr="00000000">
        <w:rPr>
          <w:rtl w:val="0"/>
        </w:rPr>
      </w:r>
    </w:p>
    <w:tbl>
      <w:tblPr>
        <w:tblStyle w:val="Table31"/>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6A4">
            <w:pPr>
              <w:rPr>
                <w:vertAlign w:val="baseline"/>
              </w:rPr>
            </w:pPr>
            <w:r w:rsidDel="00000000" w:rsidR="00000000" w:rsidRPr="00000000">
              <w:rPr>
                <w:vertAlign w:val="baseline"/>
                <w:rtl w:val="0"/>
              </w:rPr>
              <w:t xml:space="preserve">INSTANTANEOUS</w:t>
            </w:r>
          </w:p>
        </w:tc>
      </w:tr>
      <w:tr>
        <w:trPr>
          <w:cantSplit w:val="0"/>
          <w:tblHeader w:val="0"/>
        </w:trPr>
        <w:tc>
          <w:tcPr>
            <w:vAlign w:val="top"/>
          </w:tcPr>
          <w:p w:rsidR="00000000" w:rsidDel="00000000" w:rsidP="00000000" w:rsidRDefault="00000000" w:rsidRPr="00000000" w14:paraId="000006A5">
            <w:pPr>
              <w:rPr>
                <w:vertAlign w:val="baseline"/>
              </w:rPr>
            </w:pPr>
            <w:r w:rsidDel="00000000" w:rsidR="00000000" w:rsidRPr="00000000">
              <w:rPr>
                <w:vertAlign w:val="baseline"/>
                <w:rtl w:val="0"/>
              </w:rPr>
              <w:t xml:space="preserve">LINEAR_RAMP</w:t>
            </w:r>
          </w:p>
        </w:tc>
      </w:tr>
    </w:tbl>
    <w:p w:rsidR="00000000" w:rsidDel="00000000" w:rsidP="00000000" w:rsidRDefault="00000000" w:rsidRPr="00000000" w14:paraId="000006A6">
      <w:pPr>
        <w:pStyle w:val="Heading3"/>
        <w:rPr>
          <w:vertAlign w:val="baseline"/>
        </w:rPr>
      </w:pPr>
      <w:bookmarkStart w:colFirst="0" w:colLast="0" w:name="_plq8mx84hty" w:id="125"/>
      <w:bookmarkEnd w:id="125"/>
      <w:r w:rsidDel="00000000" w:rsidR="00000000" w:rsidRPr="00000000">
        <w:rPr>
          <w:b w:val="1"/>
          <w:bCs w:val="1"/>
          <w:vertAlign w:val="baseline"/>
          <w:rtl w:val="0"/>
        </w:rPr>
        <w:t xml:space="preserve">4.4.1.3.1.9.1.1.1.7.1.6 softwareVersion</w:t>
      </w:r>
      <w:r w:rsidDel="00000000" w:rsidR="00000000" w:rsidRPr="00000000">
        <w:rPr>
          <w:rtl w:val="0"/>
        </w:rPr>
      </w:r>
    </w:p>
    <w:p w:rsidR="00000000" w:rsidDel="00000000" w:rsidP="00000000" w:rsidRDefault="00000000" w:rsidRPr="00000000" w14:paraId="000006A7">
      <w:pPr>
        <w:rPr>
          <w:vertAlign w:val="baseline"/>
        </w:rPr>
      </w:pPr>
      <w:bookmarkStart w:colFirst="0" w:colLast="0" w:name="_dhucd2l1fy0z" w:id="126"/>
      <w:bookmarkEnd w:id="12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softwareVersion</w:t>
      </w:r>
      <w:r w:rsidDel="00000000" w:rsidR="00000000" w:rsidRPr="00000000">
        <w:rPr>
          <w:vertAlign w:val="baseline"/>
          <w:rtl w:val="0"/>
        </w:rPr>
        <w:t xml:space="preserve"> element shall be used to indicate the version string for the software running on the enclosing device. When not applicable, the element shall be omitted. </w:t>
      </w:r>
    </w:p>
    <w:p w:rsidR="00000000" w:rsidDel="00000000" w:rsidP="00000000" w:rsidRDefault="00000000" w:rsidRPr="00000000" w14:paraId="000006A8">
      <w:pPr>
        <w:pStyle w:val="Heading3"/>
        <w:rPr>
          <w:vertAlign w:val="baseline"/>
        </w:rPr>
      </w:pPr>
      <w:r w:rsidDel="00000000" w:rsidR="00000000" w:rsidRPr="00000000">
        <w:rPr>
          <w:b w:val="1"/>
          <w:bCs w:val="1"/>
          <w:vertAlign w:val="baseline"/>
          <w:rtl w:val="0"/>
        </w:rPr>
        <w:t xml:space="preserve">4.4.1.3.1.9.1.1.1.7.1.7 auxFile</w:t>
      </w:r>
      <w:r w:rsidDel="00000000" w:rsidR="00000000" w:rsidRPr="00000000">
        <w:rPr>
          <w:rtl w:val="0"/>
        </w:rPr>
      </w:r>
    </w:p>
    <w:p w:rsidR="00000000" w:rsidDel="00000000" w:rsidP="00000000" w:rsidRDefault="00000000" w:rsidRPr="00000000" w14:paraId="000006A9">
      <w:pPr>
        <w:rPr>
          <w:vertAlign w:val="baseline"/>
        </w:rPr>
      </w:pPr>
      <w:bookmarkStart w:colFirst="0" w:colLast="0" w:name="_79qbbvw57712" w:id="127"/>
      <w:bookmarkEnd w:id="127"/>
      <w:r w:rsidDel="00000000" w:rsidR="00000000" w:rsidRPr="00000000">
        <w:rPr>
          <w:vertAlign w:val="baseline"/>
          <w:rtl w:val="0"/>
        </w:rPr>
        <w:t xml:space="preserve">The auxFile element shall be used to provide a reference to an external file containing the saved state of the enclosing device. The format of the external file is device dependent and outside the scope of this standard.</w:t>
      </w:r>
    </w:p>
    <w:p w:rsidR="00000000" w:rsidDel="00000000" w:rsidP="00000000" w:rsidRDefault="00000000" w:rsidRPr="00000000" w14:paraId="000006AA">
      <w:pPr>
        <w:pStyle w:val="Heading3"/>
        <w:rPr>
          <w:vertAlign w:val="baseline"/>
        </w:rPr>
      </w:pPr>
      <w:r w:rsidDel="00000000" w:rsidR="00000000" w:rsidRPr="00000000">
        <w:rPr>
          <w:b w:val="1"/>
          <w:bCs w:val="1"/>
          <w:vertAlign w:val="baseline"/>
          <w:rtl w:val="0"/>
        </w:rPr>
        <w:t xml:space="preserve">4.4.1.3.1.9.1.1.1.8 module</w:t>
      </w:r>
      <w:r w:rsidDel="00000000" w:rsidR="00000000" w:rsidRPr="00000000">
        <w:rPr>
          <w:rtl w:val="0"/>
        </w:rPr>
      </w:r>
    </w:p>
    <w:p w:rsidR="00000000" w:rsidDel="00000000" w:rsidP="00000000" w:rsidRDefault="00000000" w:rsidRPr="00000000" w14:paraId="000006AB">
      <w:pPr>
        <w:rPr>
          <w:vertAlign w:val="baseline"/>
        </w:rPr>
      </w:pPr>
      <w:bookmarkStart w:colFirst="0" w:colLast="0" w:name="_vzh0bn3db22x" w:id="128"/>
      <w:bookmarkEnd w:id="12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w:t>
      </w:r>
      <w:r w:rsidDel="00000000" w:rsidR="00000000" w:rsidRPr="00000000">
        <w:rPr>
          <w:vertAlign w:val="baseline"/>
          <w:rtl w:val="0"/>
        </w:rPr>
        <w:t xml:space="preserve"> element shall be used to document a device's sub-processor. A typical example would be a plug-in within a digital audio workstation, or a sub-processor in a multi-effect hardware device.</w:t>
      </w:r>
    </w:p>
    <w:p w:rsidR="00000000" w:rsidDel="00000000" w:rsidP="00000000" w:rsidRDefault="00000000" w:rsidRPr="00000000" w14:paraId="000006AC">
      <w:pPr>
        <w:pStyle w:val="Heading3"/>
        <w:rPr>
          <w:vertAlign w:val="baseline"/>
        </w:rPr>
      </w:pPr>
      <w:r w:rsidDel="00000000" w:rsidR="00000000" w:rsidRPr="00000000">
        <w:rPr>
          <w:b w:val="1"/>
          <w:bCs w:val="1"/>
          <w:vertAlign w:val="baseline"/>
          <w:rtl w:val="0"/>
        </w:rPr>
        <w:t xml:space="preserve">4.4.1.3.1.9.1.1.1.8.1 moduleType</w:t>
      </w:r>
      <w:r w:rsidDel="00000000" w:rsidR="00000000" w:rsidRPr="00000000">
        <w:rPr>
          <w:rtl w:val="0"/>
        </w:rPr>
      </w:r>
    </w:p>
    <w:p w:rsidR="00000000" w:rsidDel="00000000" w:rsidP="00000000" w:rsidRDefault="00000000" w:rsidRPr="00000000" w14:paraId="000006A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6AE">
      <w:pPr>
        <w:rPr>
          <w:vertAlign w:val="baseline"/>
        </w:rPr>
      </w:pPr>
      <w:r w:rsidDel="00000000" w:rsidR="00000000" w:rsidRPr="00000000">
        <w:rPr>
          <w:rtl w:val="0"/>
        </w:rPr>
      </w:r>
    </w:p>
    <w:tbl>
      <w:tblPr>
        <w:tblStyle w:val="Table32"/>
        <w:tblW w:w="1062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060"/>
        <w:gridCol w:w="810"/>
        <w:gridCol w:w="1350"/>
        <w:gridCol w:w="1710"/>
        <w:gridCol w:w="1350"/>
        <w:tblGridChange w:id="0">
          <w:tblGrid>
            <w:gridCol w:w="2340"/>
            <w:gridCol w:w="3060"/>
            <w:gridCol w:w="810"/>
            <w:gridCol w:w="1350"/>
            <w:gridCol w:w="1710"/>
            <w:gridCol w:w="1350"/>
          </w:tblGrid>
        </w:tblGridChange>
      </w:tblGrid>
      <w:tr>
        <w:trPr>
          <w:cantSplit w:val="1"/>
          <w:trHeight w:val="151" w:hRule="atLeast"/>
          <w:tblHeader w:val="0"/>
        </w:trPr>
        <w:tc>
          <w:tcPr>
            <w:vMerge w:val="restart"/>
            <w:vAlign w:val="top"/>
          </w:tcPr>
          <w:p w:rsidR="00000000" w:rsidDel="00000000" w:rsidP="00000000" w:rsidRDefault="00000000" w:rsidRPr="00000000" w14:paraId="000006A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6B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6B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6B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6B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6B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6B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BB">
            <w:pPr>
              <w:rPr>
                <w:vertAlign w:val="baseline"/>
              </w:rPr>
            </w:pPr>
            <w:r w:rsidDel="00000000" w:rsidR="00000000" w:rsidRPr="00000000">
              <w:rPr>
                <w:vertAlign w:val="baseline"/>
                <w:rtl w:val="0"/>
              </w:rPr>
              <w:t xml:space="preserve">descriptor</w:t>
            </w:r>
          </w:p>
        </w:tc>
        <w:tc>
          <w:tcPr>
            <w:vAlign w:val="top"/>
          </w:tcPr>
          <w:p w:rsidR="00000000" w:rsidDel="00000000" w:rsidP="00000000" w:rsidRDefault="00000000" w:rsidRPr="00000000" w14:paraId="000006BC">
            <w:pPr>
              <w:rPr>
                <w:vertAlign w:val="baseline"/>
              </w:rPr>
            </w:pPr>
            <w:r w:rsidDel="00000000" w:rsidR="00000000" w:rsidRPr="00000000">
              <w:rPr>
                <w:vertAlign w:val="baseline"/>
                <w:rtl w:val="0"/>
              </w:rPr>
              <w:t xml:space="preserve">moduleDescriptorType</w:t>
            </w:r>
          </w:p>
        </w:tc>
        <w:tc>
          <w:tcPr>
            <w:vAlign w:val="top"/>
          </w:tcPr>
          <w:p w:rsidR="00000000" w:rsidDel="00000000" w:rsidP="00000000" w:rsidRDefault="00000000" w:rsidRPr="00000000" w14:paraId="000006B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B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BF">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C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C1">
            <w:pPr>
              <w:rPr>
                <w:vertAlign w:val="baseline"/>
              </w:rPr>
            </w:pPr>
            <w:r w:rsidDel="00000000" w:rsidR="00000000" w:rsidRPr="00000000">
              <w:rPr>
                <w:vertAlign w:val="baseline"/>
                <w:rtl w:val="0"/>
              </w:rPr>
              <w:t xml:space="preserve">inputChannel</w:t>
            </w:r>
          </w:p>
        </w:tc>
        <w:tc>
          <w:tcPr>
            <w:vAlign w:val="top"/>
          </w:tcPr>
          <w:p w:rsidR="00000000" w:rsidDel="00000000" w:rsidP="00000000" w:rsidRDefault="00000000" w:rsidRPr="00000000" w14:paraId="000006C2">
            <w:pPr>
              <w:rPr>
                <w:vertAlign w:val="baseline"/>
              </w:rPr>
            </w:pPr>
            <w:r w:rsidDel="00000000" w:rsidR="00000000" w:rsidRPr="00000000">
              <w:rPr>
                <w:vertAlign w:val="baseline"/>
                <w:rtl w:val="0"/>
              </w:rPr>
              <w:t xml:space="preserve">moduleInputChannelType</w:t>
            </w:r>
          </w:p>
        </w:tc>
        <w:tc>
          <w:tcPr>
            <w:vAlign w:val="top"/>
          </w:tcPr>
          <w:p w:rsidR="00000000" w:rsidDel="00000000" w:rsidP="00000000" w:rsidRDefault="00000000" w:rsidRPr="00000000" w14:paraId="000006C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C4">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6C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C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C7">
            <w:pPr>
              <w:rPr>
                <w:vertAlign w:val="baseline"/>
              </w:rPr>
            </w:pPr>
            <w:r w:rsidDel="00000000" w:rsidR="00000000" w:rsidRPr="00000000">
              <w:rPr>
                <w:vertAlign w:val="baseline"/>
                <w:rtl w:val="0"/>
              </w:rPr>
              <w:t xml:space="preserve">outputChannel</w:t>
            </w:r>
          </w:p>
        </w:tc>
        <w:tc>
          <w:tcPr>
            <w:vAlign w:val="top"/>
          </w:tcPr>
          <w:p w:rsidR="00000000" w:rsidDel="00000000" w:rsidP="00000000" w:rsidRDefault="00000000" w:rsidRPr="00000000" w14:paraId="000006C8">
            <w:pPr>
              <w:rPr>
                <w:vertAlign w:val="baseline"/>
              </w:rPr>
            </w:pPr>
            <w:r w:rsidDel="00000000" w:rsidR="00000000" w:rsidRPr="00000000">
              <w:rPr>
                <w:vertAlign w:val="baseline"/>
                <w:rtl w:val="0"/>
              </w:rPr>
              <w:t xml:space="preserve">moduleOutputChannelType</w:t>
            </w:r>
          </w:p>
        </w:tc>
        <w:tc>
          <w:tcPr>
            <w:vAlign w:val="top"/>
          </w:tcPr>
          <w:p w:rsidR="00000000" w:rsidDel="00000000" w:rsidP="00000000" w:rsidRDefault="00000000" w:rsidRPr="00000000" w14:paraId="000006C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C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6C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C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CD">
            <w:pPr>
              <w:rPr>
                <w:vertAlign w:val="baseline"/>
              </w:rPr>
            </w:pPr>
            <w:r w:rsidDel="00000000" w:rsidR="00000000" w:rsidRPr="00000000">
              <w:rPr>
                <w:vertAlign w:val="baseline"/>
                <w:rtl w:val="0"/>
              </w:rPr>
              <w:t xml:space="preserve">settings</w:t>
            </w:r>
          </w:p>
        </w:tc>
        <w:tc>
          <w:tcPr>
            <w:vAlign w:val="top"/>
          </w:tcPr>
          <w:p w:rsidR="00000000" w:rsidDel="00000000" w:rsidP="00000000" w:rsidRDefault="00000000" w:rsidRPr="00000000" w14:paraId="000006CE">
            <w:pPr>
              <w:rPr>
                <w:vertAlign w:val="baseline"/>
              </w:rPr>
            </w:pPr>
            <w:r w:rsidDel="00000000" w:rsidR="00000000" w:rsidRPr="00000000">
              <w:rPr>
                <w:vertAlign w:val="baseline"/>
                <w:rtl w:val="0"/>
              </w:rPr>
              <w:t xml:space="preserve">settingsType</w:t>
            </w:r>
          </w:p>
        </w:tc>
        <w:tc>
          <w:tcPr>
            <w:vAlign w:val="top"/>
          </w:tcPr>
          <w:p w:rsidR="00000000" w:rsidDel="00000000" w:rsidP="00000000" w:rsidRDefault="00000000" w:rsidRPr="00000000" w14:paraId="000006C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D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D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D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D3">
            <w:pPr>
              <w:rPr>
                <w:vertAlign w:val="baseline"/>
              </w:rPr>
            </w:pPr>
            <w:r w:rsidDel="00000000" w:rsidR="00000000" w:rsidRPr="00000000">
              <w:rPr>
                <w:vertAlign w:val="baseline"/>
                <w:rtl w:val="0"/>
              </w:rPr>
              <w:t xml:space="preserve">deviceRef</w:t>
            </w:r>
          </w:p>
        </w:tc>
        <w:tc>
          <w:tcPr>
            <w:vAlign w:val="top"/>
          </w:tcPr>
          <w:p w:rsidR="00000000" w:rsidDel="00000000" w:rsidP="00000000" w:rsidRDefault="00000000" w:rsidRPr="00000000" w14:paraId="000006D4">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6D5">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6D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D7">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D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D9">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DA">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D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D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DD">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DE">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6DF">
      <w:pPr>
        <w:rPr>
          <w:vertAlign w:val="baseline"/>
        </w:rPr>
      </w:pPr>
      <w:bookmarkStart w:colFirst="0" w:colLast="0" w:name="_621f7gv5ge7z" w:id="129"/>
      <w:bookmarkEnd w:id="129"/>
      <w:r w:rsidDel="00000000" w:rsidR="00000000" w:rsidRPr="00000000">
        <w:rPr>
          <w:rtl w:val="0"/>
        </w:rPr>
      </w:r>
    </w:p>
    <w:p w:rsidR="00000000" w:rsidDel="00000000" w:rsidP="00000000" w:rsidRDefault="00000000" w:rsidRPr="00000000" w14:paraId="000006E0">
      <w:pPr>
        <w:pStyle w:val="Heading3"/>
        <w:rPr>
          <w:vertAlign w:val="baseline"/>
        </w:rPr>
      </w:pPr>
      <w:r w:rsidDel="00000000" w:rsidR="00000000" w:rsidRPr="00000000">
        <w:rPr>
          <w:b w:val="1"/>
          <w:bCs w:val="1"/>
          <w:vertAlign w:val="baseline"/>
          <w:rtl w:val="0"/>
        </w:rPr>
        <w:t xml:space="preserve">4.4.1.3.1.9.1.1.1.8.1.1 descriptor</w:t>
      </w:r>
      <w:r w:rsidDel="00000000" w:rsidR="00000000" w:rsidRPr="00000000">
        <w:rPr>
          <w:rtl w:val="0"/>
        </w:rPr>
      </w:r>
    </w:p>
    <w:p w:rsidR="00000000" w:rsidDel="00000000" w:rsidP="00000000" w:rsidRDefault="00000000" w:rsidRPr="00000000" w14:paraId="000006E1">
      <w:pPr>
        <w:rPr>
          <w:vertAlign w:val="baseline"/>
        </w:rPr>
      </w:pPr>
      <w:bookmarkStart w:colFirst="0" w:colLast="0" w:name="_mnkz3t4s96h8" w:id="130"/>
      <w:bookmarkEnd w:id="13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descriptor</w:t>
      </w:r>
      <w:r w:rsidDel="00000000" w:rsidR="00000000" w:rsidRPr="00000000">
        <w:rPr>
          <w:vertAlign w:val="baseline"/>
          <w:rtl w:val="0"/>
        </w:rPr>
        <w:t xml:space="preserve"> element shall be used to capture identifying information about the module itself. </w:t>
      </w:r>
    </w:p>
    <w:p w:rsidR="00000000" w:rsidDel="00000000" w:rsidP="00000000" w:rsidRDefault="00000000" w:rsidRPr="00000000" w14:paraId="000006E2">
      <w:pPr>
        <w:pStyle w:val="Heading3"/>
        <w:rPr>
          <w:vertAlign w:val="baseline"/>
        </w:rPr>
      </w:pPr>
      <w:r w:rsidDel="00000000" w:rsidR="00000000" w:rsidRPr="00000000">
        <w:rPr>
          <w:b w:val="1"/>
          <w:bCs w:val="1"/>
          <w:vertAlign w:val="baseline"/>
          <w:rtl w:val="0"/>
        </w:rPr>
        <w:t xml:space="preserve">4.4.1.3.1.9.1.1.1.8.1.1.1  moduleDescriptorType</w:t>
      </w:r>
      <w:r w:rsidDel="00000000" w:rsidR="00000000" w:rsidRPr="00000000">
        <w:rPr>
          <w:rtl w:val="0"/>
        </w:rPr>
      </w:r>
    </w:p>
    <w:p w:rsidR="00000000" w:rsidDel="00000000" w:rsidP="00000000" w:rsidRDefault="00000000" w:rsidRPr="00000000" w14:paraId="000006E3">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moduleDescriptorType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6E4">
      <w:pPr>
        <w:rPr>
          <w:vertAlign w:val="baseline"/>
        </w:rPr>
      </w:pPr>
      <w:r w:rsidDel="00000000" w:rsidR="00000000" w:rsidRPr="00000000">
        <w:rPr>
          <w:rtl w:val="0"/>
        </w:rPr>
      </w:r>
    </w:p>
    <w:tbl>
      <w:tblPr>
        <w:tblStyle w:val="Table33"/>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880"/>
        <w:gridCol w:w="810"/>
        <w:gridCol w:w="1350"/>
        <w:gridCol w:w="1710"/>
        <w:gridCol w:w="1350"/>
        <w:tblGridChange w:id="0">
          <w:tblGrid>
            <w:gridCol w:w="2448"/>
            <w:gridCol w:w="2880"/>
            <w:gridCol w:w="810"/>
            <w:gridCol w:w="1350"/>
            <w:gridCol w:w="1710"/>
            <w:gridCol w:w="1350"/>
          </w:tblGrid>
        </w:tblGridChange>
      </w:tblGrid>
      <w:tr>
        <w:trPr>
          <w:cantSplit w:val="1"/>
          <w:trHeight w:val="151" w:hRule="atLeast"/>
          <w:tblHeader w:val="0"/>
        </w:trPr>
        <w:tc>
          <w:tcPr>
            <w:vMerge w:val="restart"/>
            <w:vAlign w:val="top"/>
          </w:tcPr>
          <w:p w:rsidR="00000000" w:rsidDel="00000000" w:rsidP="00000000" w:rsidRDefault="00000000" w:rsidRPr="00000000" w14:paraId="000006E5">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6E6">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6E7">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6E9">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6EA">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6ED">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6EE">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F1">
            <w:pPr>
              <w:rPr>
                <w:vertAlign w:val="baseline"/>
              </w:rPr>
            </w:pPr>
            <w:r w:rsidDel="00000000" w:rsidR="00000000" w:rsidRPr="00000000">
              <w:rPr>
                <w:vertAlign w:val="baseline"/>
                <w:rtl w:val="0"/>
              </w:rPr>
              <w:t xml:space="preserve">manufacturer</w:t>
            </w:r>
          </w:p>
        </w:tc>
        <w:tc>
          <w:tcPr>
            <w:vAlign w:val="top"/>
          </w:tcPr>
          <w:p w:rsidR="00000000" w:rsidDel="00000000" w:rsidP="00000000" w:rsidRDefault="00000000" w:rsidRPr="00000000" w14:paraId="000006F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F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F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F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F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F7">
            <w:pPr>
              <w:rPr>
                <w:vertAlign w:val="baseline"/>
              </w:rPr>
            </w:pPr>
            <w:r w:rsidDel="00000000" w:rsidR="00000000" w:rsidRPr="00000000">
              <w:rPr>
                <w:vertAlign w:val="baseline"/>
                <w:rtl w:val="0"/>
              </w:rPr>
              <w:t xml:space="preserve">modelName</w:t>
            </w:r>
          </w:p>
        </w:tc>
        <w:tc>
          <w:tcPr>
            <w:vAlign w:val="top"/>
          </w:tcPr>
          <w:p w:rsidR="00000000" w:rsidDel="00000000" w:rsidP="00000000" w:rsidRDefault="00000000" w:rsidRPr="00000000" w14:paraId="000006F8">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F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F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F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F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FD">
            <w:pPr>
              <w:rPr>
                <w:vertAlign w:val="baseline"/>
              </w:rPr>
            </w:pPr>
            <w:r w:rsidDel="00000000" w:rsidR="00000000" w:rsidRPr="00000000">
              <w:rPr>
                <w:vertAlign w:val="baseline"/>
                <w:rtl w:val="0"/>
              </w:rPr>
              <w:t xml:space="preserve">functionalRole</w:t>
            </w:r>
          </w:p>
        </w:tc>
        <w:tc>
          <w:tcPr>
            <w:vAlign w:val="top"/>
          </w:tcPr>
          <w:p w:rsidR="00000000" w:rsidDel="00000000" w:rsidP="00000000" w:rsidRDefault="00000000" w:rsidRPr="00000000" w14:paraId="000006FE">
            <w:pPr>
              <w:rPr>
                <w:vertAlign w:val="baseline"/>
              </w:rPr>
            </w:pPr>
            <w:r w:rsidDel="00000000" w:rsidR="00000000" w:rsidRPr="00000000">
              <w:rPr>
                <w:vertAlign w:val="baseline"/>
                <w:rtl w:val="0"/>
              </w:rPr>
              <w:t xml:space="preserve">functionalRoleType</w:t>
            </w:r>
          </w:p>
        </w:tc>
        <w:tc>
          <w:tcPr>
            <w:vAlign w:val="top"/>
          </w:tcPr>
          <w:p w:rsidR="00000000" w:rsidDel="00000000" w:rsidP="00000000" w:rsidRDefault="00000000" w:rsidRPr="00000000" w14:paraId="000006F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0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01">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02">
            <w:pPr>
              <w:rPr>
                <w:vertAlign w:val="baseline"/>
              </w:rPr>
            </w:pPr>
            <w:r w:rsidDel="00000000" w:rsidR="00000000" w:rsidRPr="00000000">
              <w:rPr>
                <w:vertAlign w:val="baseline"/>
                <w:rtl w:val="0"/>
              </w:rPr>
              <w:t xml:space="preserve">NONE</w:t>
            </w:r>
          </w:p>
        </w:tc>
      </w:tr>
    </w:tbl>
    <w:p w:rsidR="00000000" w:rsidDel="00000000" w:rsidP="00000000" w:rsidRDefault="00000000" w:rsidRPr="00000000" w14:paraId="00000703">
      <w:pPr>
        <w:rPr>
          <w:vertAlign w:val="baseline"/>
        </w:rPr>
      </w:pPr>
      <w:bookmarkStart w:colFirst="0" w:colLast="0" w:name="_nep67pxpfo84" w:id="131"/>
      <w:bookmarkEnd w:id="131"/>
      <w:r w:rsidDel="00000000" w:rsidR="00000000" w:rsidRPr="00000000">
        <w:rPr>
          <w:rtl w:val="0"/>
        </w:rPr>
      </w:r>
    </w:p>
    <w:p w:rsidR="00000000" w:rsidDel="00000000" w:rsidP="00000000" w:rsidRDefault="00000000" w:rsidRPr="00000000" w14:paraId="00000704">
      <w:pPr>
        <w:pStyle w:val="Heading3"/>
        <w:rPr>
          <w:vertAlign w:val="baseline"/>
        </w:rPr>
      </w:pPr>
      <w:r w:rsidDel="00000000" w:rsidR="00000000" w:rsidRPr="00000000">
        <w:rPr>
          <w:b w:val="1"/>
          <w:bCs w:val="1"/>
          <w:vertAlign w:val="baseline"/>
          <w:rtl w:val="0"/>
        </w:rPr>
        <w:t xml:space="preserve">4.4.1.3.1.9.1.1.1.8.1.1.1.1  manufacturer</w:t>
      </w:r>
      <w:r w:rsidDel="00000000" w:rsidR="00000000" w:rsidRPr="00000000">
        <w:rPr>
          <w:rtl w:val="0"/>
        </w:rPr>
      </w:r>
    </w:p>
    <w:p w:rsidR="00000000" w:rsidDel="00000000" w:rsidP="00000000" w:rsidRDefault="00000000" w:rsidRPr="00000000" w14:paraId="00000705">
      <w:pPr>
        <w:rPr>
          <w:vertAlign w:val="baseline"/>
        </w:rPr>
      </w:pPr>
      <w:bookmarkStart w:colFirst="0" w:colLast="0" w:name="_6o2mv3ueuh88" w:id="132"/>
      <w:bookmarkEnd w:id="13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manufacturer</w:t>
      </w:r>
      <w:r w:rsidDel="00000000" w:rsidR="00000000" w:rsidRPr="00000000">
        <w:rPr>
          <w:vertAlign w:val="baseline"/>
          <w:rtl w:val="0"/>
        </w:rPr>
        <w:t xml:space="preserve"> element shall be used to convey the name of the manufacturer of the module.</w:t>
      </w:r>
    </w:p>
    <w:p w:rsidR="00000000" w:rsidDel="00000000" w:rsidP="00000000" w:rsidRDefault="00000000" w:rsidRPr="00000000" w14:paraId="00000706">
      <w:pPr>
        <w:pStyle w:val="Heading3"/>
        <w:rPr>
          <w:vertAlign w:val="baseline"/>
        </w:rPr>
      </w:pPr>
      <w:r w:rsidDel="00000000" w:rsidR="00000000" w:rsidRPr="00000000">
        <w:rPr>
          <w:b w:val="1"/>
          <w:bCs w:val="1"/>
          <w:vertAlign w:val="baseline"/>
          <w:rtl w:val="0"/>
        </w:rPr>
        <w:t xml:space="preserve">4.4.1.3.1.9.1.1.1.8.1.1.1.2   modelName</w:t>
      </w:r>
      <w:r w:rsidDel="00000000" w:rsidR="00000000" w:rsidRPr="00000000">
        <w:rPr>
          <w:rtl w:val="0"/>
        </w:rPr>
      </w:r>
    </w:p>
    <w:p w:rsidR="00000000" w:rsidDel="00000000" w:rsidP="00000000" w:rsidRDefault="00000000" w:rsidRPr="00000000" w14:paraId="00000707">
      <w:pPr>
        <w:rPr>
          <w:vertAlign w:val="baseline"/>
        </w:rPr>
      </w:pPr>
      <w:bookmarkStart w:colFirst="0" w:colLast="0" w:name="_rd19i2x3kuko" w:id="133"/>
      <w:bookmarkEnd w:id="13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modelName</w:t>
      </w:r>
      <w:r w:rsidDel="00000000" w:rsidR="00000000" w:rsidRPr="00000000">
        <w:rPr>
          <w:vertAlign w:val="baseline"/>
          <w:rtl w:val="0"/>
        </w:rPr>
        <w:t xml:space="preserve"> element shall be used to indicate the manufacturer assigned model/product designation for the module.</w:t>
      </w:r>
    </w:p>
    <w:p w:rsidR="00000000" w:rsidDel="00000000" w:rsidP="00000000" w:rsidRDefault="00000000" w:rsidRPr="00000000" w14:paraId="00000708">
      <w:pPr>
        <w:pStyle w:val="Heading3"/>
        <w:rPr>
          <w:vertAlign w:val="baseline"/>
        </w:rPr>
      </w:pPr>
      <w:r w:rsidDel="00000000" w:rsidR="00000000" w:rsidRPr="00000000">
        <w:rPr>
          <w:b w:val="1"/>
          <w:bCs w:val="1"/>
          <w:vertAlign w:val="baseline"/>
          <w:rtl w:val="0"/>
        </w:rPr>
        <w:t xml:space="preserve">4.4.1.3.1.9.1.1.1.8.1.1.1.3   functionalRole</w:t>
      </w:r>
      <w:r w:rsidDel="00000000" w:rsidR="00000000" w:rsidRPr="00000000">
        <w:rPr>
          <w:rtl w:val="0"/>
        </w:rPr>
      </w:r>
    </w:p>
    <w:p w:rsidR="00000000" w:rsidDel="00000000" w:rsidP="00000000" w:rsidRDefault="00000000" w:rsidRPr="00000000" w14:paraId="00000709">
      <w:pPr>
        <w:rPr>
          <w:vertAlign w:val="baseline"/>
        </w:rPr>
      </w:pPr>
      <w:bookmarkStart w:colFirst="0" w:colLast="0" w:name="_sk3j50d3mpkd" w:id="134"/>
      <w:bookmarkEnd w:id="13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functionalRole</w:t>
      </w:r>
      <w:r w:rsidDel="00000000" w:rsidR="00000000" w:rsidRPr="00000000">
        <w:rPr>
          <w:vertAlign w:val="baseline"/>
          <w:rtl w:val="0"/>
        </w:rPr>
        <w:t xml:space="preserve"> attribute shall be used to indicate the functional role of the module. See 4.4.1.3.1.9.1.1.1.1.1.4.1 for a description of the </w:t>
      </w:r>
      <w:r w:rsidDel="00000000" w:rsidR="00000000" w:rsidRPr="00000000">
        <w:rPr>
          <w:rFonts w:ascii="Courier New" w:cs="Courier New" w:eastAsia="Courier New" w:hAnsi="Courier New"/>
          <w:vertAlign w:val="baseline"/>
          <w:rtl w:val="0"/>
        </w:rPr>
        <w:t xml:space="preserve">functionalRoleType</w:t>
      </w:r>
      <w:r w:rsidDel="00000000" w:rsidR="00000000" w:rsidRPr="00000000">
        <w:rPr>
          <w:vertAlign w:val="baseline"/>
          <w:rtl w:val="0"/>
        </w:rPr>
        <w:t xml:space="preserve">.</w:t>
      </w:r>
    </w:p>
    <w:p w:rsidR="00000000" w:rsidDel="00000000" w:rsidP="00000000" w:rsidRDefault="00000000" w:rsidRPr="00000000" w14:paraId="0000070A">
      <w:pPr>
        <w:pStyle w:val="Heading3"/>
        <w:rPr>
          <w:vertAlign w:val="baseline"/>
        </w:rPr>
      </w:pPr>
      <w:r w:rsidDel="00000000" w:rsidR="00000000" w:rsidRPr="00000000">
        <w:rPr>
          <w:b w:val="1"/>
          <w:bCs w:val="1"/>
          <w:vertAlign w:val="baseline"/>
          <w:rtl w:val="0"/>
        </w:rPr>
        <w:t xml:space="preserve">4.4.1.3.1.9.1.1.1.8.1.2 inputChannel</w:t>
      </w:r>
      <w:r w:rsidDel="00000000" w:rsidR="00000000" w:rsidRPr="00000000">
        <w:rPr>
          <w:rtl w:val="0"/>
        </w:rPr>
      </w:r>
    </w:p>
    <w:p w:rsidR="00000000" w:rsidDel="00000000" w:rsidP="00000000" w:rsidRDefault="00000000" w:rsidRPr="00000000" w14:paraId="0000070B">
      <w:pPr>
        <w:rPr>
          <w:vertAlign w:val="baseline"/>
        </w:rPr>
      </w:pPr>
      <w:bookmarkStart w:colFirst="0" w:colLast="0" w:name="_ibtonmdte82r" w:id="135"/>
      <w:bookmarkEnd w:id="13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element shall be used to represent a single input connection on the module with regard to the internal signal path of the enclosing device. One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element shall be present for each audio stream passing through the module.</w:t>
      </w:r>
    </w:p>
    <w:p w:rsidR="00000000" w:rsidDel="00000000" w:rsidP="00000000" w:rsidRDefault="00000000" w:rsidRPr="00000000" w14:paraId="0000070C">
      <w:pPr>
        <w:pStyle w:val="Heading3"/>
        <w:rPr>
          <w:vertAlign w:val="baseline"/>
        </w:rPr>
      </w:pPr>
      <w:r w:rsidDel="00000000" w:rsidR="00000000" w:rsidRPr="00000000">
        <w:rPr>
          <w:b w:val="1"/>
          <w:bCs w:val="1"/>
          <w:vertAlign w:val="baseline"/>
          <w:rtl w:val="0"/>
        </w:rPr>
        <w:t xml:space="preserve">4.4.1.3.1.9.1.1.1.8.1.2.1 moduleInputChannelType</w:t>
      </w:r>
      <w:r w:rsidDel="00000000" w:rsidR="00000000" w:rsidRPr="00000000">
        <w:rPr>
          <w:rtl w:val="0"/>
        </w:rPr>
      </w:r>
    </w:p>
    <w:p w:rsidR="00000000" w:rsidDel="00000000" w:rsidP="00000000" w:rsidRDefault="00000000" w:rsidRPr="00000000" w14:paraId="0000070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moduleInputChannelType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70E">
      <w:pPr>
        <w:rPr>
          <w:vertAlign w:val="baseline"/>
        </w:rPr>
      </w:pPr>
      <w:r w:rsidDel="00000000" w:rsidR="00000000" w:rsidRPr="00000000">
        <w:rPr>
          <w:rtl w:val="0"/>
        </w:rPr>
      </w:r>
    </w:p>
    <w:tbl>
      <w:tblPr>
        <w:tblStyle w:val="Table34"/>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0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1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1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1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1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1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1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1B">
            <w:pPr>
              <w:rPr>
                <w:vertAlign w:val="baseline"/>
              </w:rPr>
            </w:pPr>
            <w:r w:rsidDel="00000000" w:rsidR="00000000" w:rsidRPr="00000000">
              <w:rPr>
                <w:vertAlign w:val="baseline"/>
                <w:rtl w:val="0"/>
              </w:rPr>
              <w:t xml:space="preserve">routing</w:t>
            </w:r>
          </w:p>
        </w:tc>
        <w:tc>
          <w:tcPr>
            <w:vAlign w:val="top"/>
          </w:tcPr>
          <w:p w:rsidR="00000000" w:rsidDel="00000000" w:rsidP="00000000" w:rsidRDefault="00000000" w:rsidRPr="00000000" w14:paraId="0000071C">
            <w:pPr>
              <w:rPr>
                <w:vertAlign w:val="baseline"/>
              </w:rPr>
            </w:pPr>
            <w:r w:rsidDel="00000000" w:rsidR="00000000" w:rsidRPr="00000000">
              <w:rPr>
                <w:vertAlign w:val="baseline"/>
                <w:rtl w:val="0"/>
              </w:rPr>
              <w:t xml:space="preserve">inputRoutingType</w:t>
            </w:r>
          </w:p>
        </w:tc>
        <w:tc>
          <w:tcPr>
            <w:vAlign w:val="top"/>
          </w:tcPr>
          <w:p w:rsidR="00000000" w:rsidDel="00000000" w:rsidP="00000000" w:rsidRDefault="00000000" w:rsidRPr="00000000" w14:paraId="0000071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1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1F">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2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21">
            <w:pPr>
              <w:rPr>
                <w:i w:val="0"/>
                <w:iCs w:val="0"/>
                <w:vertAlign w:val="baseline"/>
              </w:rPr>
            </w:pPr>
            <w:r w:rsidDel="00000000" w:rsidR="00000000" w:rsidRPr="00000000">
              <w:rPr>
                <w:i w:val="1"/>
                <w:iCs w:val="1"/>
                <w:vertAlign w:val="baseline"/>
                <w:rtl w:val="0"/>
              </w:rPr>
              <w:t xml:space="preserve">moduleRef</w:t>
            </w:r>
            <w:r w:rsidDel="00000000" w:rsidR="00000000" w:rsidRPr="00000000">
              <w:rPr>
                <w:rtl w:val="0"/>
              </w:rPr>
            </w:r>
          </w:p>
        </w:tc>
        <w:tc>
          <w:tcPr>
            <w:vAlign w:val="top"/>
          </w:tcPr>
          <w:p w:rsidR="00000000" w:rsidDel="00000000" w:rsidP="00000000" w:rsidRDefault="00000000" w:rsidRPr="00000000" w14:paraId="00000722">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2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2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2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2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27">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728">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29">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72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2B">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2C">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2D">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72E">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72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3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3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3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33">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34">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3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36">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37">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38">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39">
      <w:pPr>
        <w:rPr>
          <w:vertAlign w:val="baseline"/>
        </w:rPr>
      </w:pPr>
      <w:r w:rsidDel="00000000" w:rsidR="00000000" w:rsidRPr="00000000">
        <w:rPr>
          <w:rtl w:val="0"/>
        </w:rPr>
      </w:r>
    </w:p>
    <w:p w:rsidR="00000000" w:rsidDel="00000000" w:rsidP="00000000" w:rsidRDefault="00000000" w:rsidRPr="00000000" w14:paraId="0000073A">
      <w:pPr>
        <w:rPr>
          <w:vertAlign w:val="baseline"/>
        </w:rPr>
      </w:pPr>
      <w:bookmarkStart w:colFirst="0" w:colLast="0" w:name="_2l7g6oqievp" w:id="136"/>
      <w:bookmarkEnd w:id="136"/>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moduleInputChannelType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which itself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each super-class data type.</w:t>
      </w:r>
    </w:p>
    <w:p w:rsidR="00000000" w:rsidDel="00000000" w:rsidP="00000000" w:rsidRDefault="00000000" w:rsidRPr="00000000" w14:paraId="0000073B">
      <w:pPr>
        <w:pStyle w:val="Heading3"/>
        <w:rPr>
          <w:vertAlign w:val="baseline"/>
        </w:rPr>
      </w:pPr>
      <w:r w:rsidDel="00000000" w:rsidR="00000000" w:rsidRPr="00000000">
        <w:rPr>
          <w:b w:val="1"/>
          <w:bCs w:val="1"/>
          <w:vertAlign w:val="baseline"/>
          <w:rtl w:val="0"/>
        </w:rPr>
        <w:t xml:space="preserve">4.4.1.3.1.9.1.1.1.8.1.2.1.1 routing</w:t>
      </w:r>
      <w:r w:rsidDel="00000000" w:rsidR="00000000" w:rsidRPr="00000000">
        <w:rPr>
          <w:rtl w:val="0"/>
        </w:rPr>
      </w:r>
    </w:p>
    <w:p w:rsidR="00000000" w:rsidDel="00000000" w:rsidP="00000000" w:rsidRDefault="00000000" w:rsidRPr="00000000" w14:paraId="0000073C">
      <w:pPr>
        <w:rPr>
          <w:vertAlign w:val="baseline"/>
        </w:rPr>
      </w:pPr>
      <w:bookmarkStart w:colFirst="0" w:colLast="0" w:name="_9hum1iyeuba3" w:id="137"/>
      <w:bookmarkEnd w:id="13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input channel. See 4.4.1.3.1.9.1.1.1.3.1.1.1 for a description of inputRoutingType.</w:t>
      </w:r>
    </w:p>
    <w:p w:rsidR="00000000" w:rsidDel="00000000" w:rsidP="00000000" w:rsidRDefault="00000000" w:rsidRPr="00000000" w14:paraId="0000073D">
      <w:pPr>
        <w:pStyle w:val="Heading3"/>
        <w:rPr>
          <w:vertAlign w:val="baseline"/>
        </w:rPr>
      </w:pPr>
      <w:r w:rsidDel="00000000" w:rsidR="00000000" w:rsidRPr="00000000">
        <w:rPr>
          <w:b w:val="1"/>
          <w:bCs w:val="1"/>
          <w:vertAlign w:val="baseline"/>
          <w:rtl w:val="0"/>
        </w:rPr>
        <w:t xml:space="preserve">4.4.1.3.1.9.1.1.1.8.1.2.2 moduleChannelType</w:t>
      </w:r>
      <w:r w:rsidDel="00000000" w:rsidR="00000000" w:rsidRPr="00000000">
        <w:rPr>
          <w:rtl w:val="0"/>
        </w:rPr>
      </w:r>
    </w:p>
    <w:p w:rsidR="00000000" w:rsidDel="00000000" w:rsidP="00000000" w:rsidRDefault="00000000" w:rsidRPr="00000000" w14:paraId="0000073E">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73F">
      <w:pPr>
        <w:rPr>
          <w:vertAlign w:val="baseline"/>
        </w:rPr>
      </w:pPr>
      <w:r w:rsidDel="00000000" w:rsidR="00000000" w:rsidRPr="00000000">
        <w:rPr>
          <w:rtl w:val="0"/>
        </w:rPr>
      </w:r>
    </w:p>
    <w:tbl>
      <w:tblPr>
        <w:tblStyle w:val="Table35"/>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40">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41">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42">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44">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45">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48">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49">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4C">
            <w:pPr>
              <w:rPr>
                <w:vertAlign w:val="baseline"/>
              </w:rPr>
            </w:pPr>
            <w:r w:rsidDel="00000000" w:rsidR="00000000" w:rsidRPr="00000000">
              <w:rPr>
                <w:vertAlign w:val="baseline"/>
                <w:rtl w:val="0"/>
              </w:rPr>
              <w:t xml:space="preserve">moduleRef</w:t>
            </w:r>
          </w:p>
        </w:tc>
        <w:tc>
          <w:tcPr>
            <w:vAlign w:val="top"/>
          </w:tcPr>
          <w:p w:rsidR="00000000" w:rsidDel="00000000" w:rsidP="00000000" w:rsidRDefault="00000000" w:rsidRPr="00000000" w14:paraId="0000074D">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74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4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50">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51">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52">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753">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54">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75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56">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57">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58">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759">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75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5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5C">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5D">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5E">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5F">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6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6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6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6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64">
      <w:pPr>
        <w:rPr>
          <w:vertAlign w:val="baseline"/>
        </w:rPr>
      </w:pPr>
      <w:r w:rsidDel="00000000" w:rsidR="00000000" w:rsidRPr="00000000">
        <w:rPr>
          <w:rtl w:val="0"/>
        </w:rPr>
      </w:r>
    </w:p>
    <w:p w:rsidR="00000000" w:rsidDel="00000000" w:rsidP="00000000" w:rsidRDefault="00000000" w:rsidRPr="00000000" w14:paraId="00000765">
      <w:pPr>
        <w:rPr>
          <w:vertAlign w:val="baseline"/>
        </w:rPr>
      </w:pPr>
      <w:bookmarkStart w:colFirst="0" w:colLast="0" w:name="_8cjra8xvtj5f" w:id="138"/>
      <w:bookmarkEnd w:id="138"/>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each super-class data type.</w:t>
      </w:r>
    </w:p>
    <w:p w:rsidR="00000000" w:rsidDel="00000000" w:rsidP="00000000" w:rsidRDefault="00000000" w:rsidRPr="00000000" w14:paraId="00000766">
      <w:pPr>
        <w:pStyle w:val="Heading3"/>
        <w:rPr>
          <w:vertAlign w:val="baseline"/>
        </w:rPr>
      </w:pPr>
      <w:r w:rsidDel="00000000" w:rsidR="00000000" w:rsidRPr="00000000">
        <w:rPr>
          <w:b w:val="1"/>
          <w:bCs w:val="1"/>
          <w:vertAlign w:val="baseline"/>
          <w:rtl w:val="0"/>
        </w:rPr>
        <w:t xml:space="preserve">4.4.1.3.1.9.1.1.1.8.1.2.2.1 moduleRef</w:t>
      </w:r>
      <w:r w:rsidDel="00000000" w:rsidR="00000000" w:rsidRPr="00000000">
        <w:rPr>
          <w:rtl w:val="0"/>
        </w:rPr>
      </w:r>
    </w:p>
    <w:p w:rsidR="00000000" w:rsidDel="00000000" w:rsidP="00000000" w:rsidRDefault="00000000" w:rsidRPr="00000000" w14:paraId="00000767">
      <w:pPr>
        <w:rPr>
          <w:vertAlign w:val="baseline"/>
        </w:rPr>
      </w:pPr>
      <w:bookmarkStart w:colFirst="0" w:colLast="0" w:name="_4j8z7w241uei" w:id="139"/>
      <w:bookmarkEnd w:id="13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module</w:t>
      </w:r>
      <w:r w:rsidDel="00000000" w:rsidR="00000000" w:rsidRPr="00000000">
        <w:rPr>
          <w:vertAlign w:val="baseline"/>
          <w:rtl w:val="0"/>
        </w:rPr>
        <w:t xml:space="preserve"> that contains the channel.</w:t>
      </w:r>
    </w:p>
    <w:p w:rsidR="00000000" w:rsidDel="00000000" w:rsidP="00000000" w:rsidRDefault="00000000" w:rsidRPr="00000000" w14:paraId="00000768">
      <w:pPr>
        <w:pStyle w:val="Heading3"/>
        <w:rPr>
          <w:vertAlign w:val="baseline"/>
        </w:rPr>
      </w:pPr>
      <w:r w:rsidDel="00000000" w:rsidR="00000000" w:rsidRPr="00000000">
        <w:rPr>
          <w:b w:val="1"/>
          <w:bCs w:val="1"/>
          <w:vertAlign w:val="baseline"/>
          <w:rtl w:val="0"/>
        </w:rPr>
        <w:t xml:space="preserve">4.4.1.3.1.9.1.1.1.8.1.3 outputChannel</w:t>
      </w:r>
      <w:r w:rsidDel="00000000" w:rsidR="00000000" w:rsidRPr="00000000">
        <w:rPr>
          <w:rtl w:val="0"/>
        </w:rPr>
      </w:r>
    </w:p>
    <w:p w:rsidR="00000000" w:rsidDel="00000000" w:rsidP="00000000" w:rsidRDefault="00000000" w:rsidRPr="00000000" w14:paraId="00000769">
      <w:pPr>
        <w:rPr>
          <w:vertAlign w:val="baseline"/>
        </w:rPr>
      </w:pPr>
      <w:bookmarkStart w:colFirst="0" w:colLast="0" w:name="_jr1hveumfmu" w:id="140"/>
      <w:bookmarkEnd w:id="14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element shall be used to represent a single output connection on the module with regard to the internal signal path of the enclosing device. One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element shall be present for each audio stream passing out of the module.</w:t>
      </w:r>
    </w:p>
    <w:p w:rsidR="00000000" w:rsidDel="00000000" w:rsidP="00000000" w:rsidRDefault="00000000" w:rsidRPr="00000000" w14:paraId="0000076A">
      <w:pPr>
        <w:pStyle w:val="Heading3"/>
        <w:rPr>
          <w:vertAlign w:val="baseline"/>
        </w:rPr>
      </w:pPr>
      <w:r w:rsidDel="00000000" w:rsidR="00000000" w:rsidRPr="00000000">
        <w:rPr>
          <w:b w:val="1"/>
          <w:bCs w:val="1"/>
          <w:vertAlign w:val="baseline"/>
          <w:rtl w:val="0"/>
        </w:rPr>
        <w:t xml:space="preserve">4.4.1.3.1.9.1.1.1.8.1.3.1 moduleOutputChannelType</w:t>
      </w:r>
      <w:r w:rsidDel="00000000" w:rsidR="00000000" w:rsidRPr="00000000">
        <w:rPr>
          <w:rtl w:val="0"/>
        </w:rPr>
      </w:r>
    </w:p>
    <w:p w:rsidR="00000000" w:rsidDel="00000000" w:rsidP="00000000" w:rsidRDefault="00000000" w:rsidRPr="00000000" w14:paraId="0000076B">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moduleOutputChannelType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76C">
      <w:pPr>
        <w:rPr>
          <w:vertAlign w:val="baseline"/>
        </w:rPr>
      </w:pPr>
      <w:r w:rsidDel="00000000" w:rsidR="00000000" w:rsidRPr="00000000">
        <w:rPr>
          <w:rtl w:val="0"/>
        </w:rPr>
      </w:r>
    </w:p>
    <w:tbl>
      <w:tblPr>
        <w:tblStyle w:val="Table36"/>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6D">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6E">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6F">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71">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72">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75">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76">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79">
            <w:pPr>
              <w:rPr>
                <w:vertAlign w:val="baseline"/>
              </w:rPr>
            </w:pPr>
            <w:r w:rsidDel="00000000" w:rsidR="00000000" w:rsidRPr="00000000">
              <w:rPr>
                <w:vertAlign w:val="baseline"/>
                <w:rtl w:val="0"/>
              </w:rPr>
              <w:t xml:space="preserve">routing</w:t>
            </w:r>
          </w:p>
        </w:tc>
        <w:tc>
          <w:tcPr>
            <w:vAlign w:val="top"/>
          </w:tcPr>
          <w:p w:rsidR="00000000" w:rsidDel="00000000" w:rsidP="00000000" w:rsidRDefault="00000000" w:rsidRPr="00000000" w14:paraId="0000077A">
            <w:pPr>
              <w:rPr>
                <w:vertAlign w:val="baseline"/>
              </w:rPr>
            </w:pPr>
            <w:r w:rsidDel="00000000" w:rsidR="00000000" w:rsidRPr="00000000">
              <w:rPr>
                <w:vertAlign w:val="baseline"/>
                <w:rtl w:val="0"/>
              </w:rPr>
              <w:t xml:space="preserve">outputRoutingType</w:t>
            </w:r>
          </w:p>
        </w:tc>
        <w:tc>
          <w:tcPr>
            <w:vAlign w:val="top"/>
          </w:tcPr>
          <w:p w:rsidR="00000000" w:rsidDel="00000000" w:rsidP="00000000" w:rsidRDefault="00000000" w:rsidRPr="00000000" w14:paraId="0000077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7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7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7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7F">
            <w:pPr>
              <w:rPr>
                <w:i w:val="0"/>
                <w:iCs w:val="0"/>
                <w:vertAlign w:val="baseline"/>
              </w:rPr>
            </w:pPr>
            <w:r w:rsidDel="00000000" w:rsidR="00000000" w:rsidRPr="00000000">
              <w:rPr>
                <w:i w:val="1"/>
                <w:iCs w:val="1"/>
                <w:vertAlign w:val="baseline"/>
                <w:rtl w:val="0"/>
              </w:rPr>
              <w:t xml:space="preserve">moduleRef</w:t>
            </w:r>
            <w:r w:rsidDel="00000000" w:rsidR="00000000" w:rsidRPr="00000000">
              <w:rPr>
                <w:rtl w:val="0"/>
              </w:rPr>
            </w:r>
          </w:p>
        </w:tc>
        <w:tc>
          <w:tcPr>
            <w:vAlign w:val="top"/>
          </w:tcPr>
          <w:p w:rsidR="00000000" w:rsidDel="00000000" w:rsidP="00000000" w:rsidRDefault="00000000" w:rsidRPr="00000000" w14:paraId="00000780">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8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2">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3">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84">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85">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786">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87">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78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9">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8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8B">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78C">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78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F">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90">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91">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92">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9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9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9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9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97">
      <w:pPr>
        <w:rPr>
          <w:vertAlign w:val="baseline"/>
        </w:rPr>
      </w:pPr>
      <w:r w:rsidDel="00000000" w:rsidR="00000000" w:rsidRPr="00000000">
        <w:rPr>
          <w:rtl w:val="0"/>
        </w:rPr>
      </w:r>
    </w:p>
    <w:p w:rsidR="00000000" w:rsidDel="00000000" w:rsidP="00000000" w:rsidRDefault="00000000" w:rsidRPr="00000000" w14:paraId="00000798">
      <w:pPr>
        <w:rPr>
          <w:vertAlign w:val="baseline"/>
        </w:rPr>
      </w:pPr>
      <w:bookmarkStart w:colFirst="0" w:colLast="0" w:name="_1on2m635n4q3" w:id="141"/>
      <w:bookmarkEnd w:id="141"/>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moduleOutputChannelType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which itself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each super-class data type.</w:t>
      </w:r>
    </w:p>
    <w:p w:rsidR="00000000" w:rsidDel="00000000" w:rsidP="00000000" w:rsidRDefault="00000000" w:rsidRPr="00000000" w14:paraId="00000799">
      <w:pPr>
        <w:pStyle w:val="Heading3"/>
        <w:rPr>
          <w:vertAlign w:val="baseline"/>
        </w:rPr>
      </w:pPr>
      <w:r w:rsidDel="00000000" w:rsidR="00000000" w:rsidRPr="00000000">
        <w:rPr>
          <w:b w:val="1"/>
          <w:bCs w:val="1"/>
          <w:vertAlign w:val="baseline"/>
          <w:rtl w:val="0"/>
        </w:rPr>
        <w:t xml:space="preserve">4.4.1.3.1.9.1.1.1.8.1.3.1.1 routing</w:t>
      </w:r>
      <w:r w:rsidDel="00000000" w:rsidR="00000000" w:rsidRPr="00000000">
        <w:rPr>
          <w:rtl w:val="0"/>
        </w:rPr>
      </w:r>
    </w:p>
    <w:p w:rsidR="00000000" w:rsidDel="00000000" w:rsidP="00000000" w:rsidRDefault="00000000" w:rsidRPr="00000000" w14:paraId="0000079A">
      <w:pPr>
        <w:rPr>
          <w:vertAlign w:val="baseline"/>
        </w:rPr>
      </w:pPr>
      <w:bookmarkStart w:colFirst="0" w:colLast="0" w:name="_zdga74u0k257" w:id="142"/>
      <w:bookmarkEnd w:id="14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output channel. See 4.4.1.3.1.9.1.1.1.4.1.1.1 for a description of outputRoutingType.</w:t>
      </w:r>
    </w:p>
    <w:p w:rsidR="00000000" w:rsidDel="00000000" w:rsidP="00000000" w:rsidRDefault="00000000" w:rsidRPr="00000000" w14:paraId="0000079B">
      <w:pPr>
        <w:pStyle w:val="Heading3"/>
        <w:rPr>
          <w:vertAlign w:val="baseline"/>
        </w:rPr>
      </w:pPr>
      <w:r w:rsidDel="00000000" w:rsidR="00000000" w:rsidRPr="00000000">
        <w:rPr>
          <w:b w:val="1"/>
          <w:bCs w:val="1"/>
          <w:vertAlign w:val="baseline"/>
          <w:rtl w:val="0"/>
        </w:rPr>
        <w:t xml:space="preserve">4.4.1.3.1.9.1.1.1.8.1.4 settings</w:t>
      </w:r>
      <w:r w:rsidDel="00000000" w:rsidR="00000000" w:rsidRPr="00000000">
        <w:rPr>
          <w:rtl w:val="0"/>
        </w:rPr>
      </w:r>
    </w:p>
    <w:p w:rsidR="00000000" w:rsidDel="00000000" w:rsidP="00000000" w:rsidRDefault="00000000" w:rsidRPr="00000000" w14:paraId="0000079C">
      <w:pPr>
        <w:rPr>
          <w:vertAlign w:val="baseline"/>
        </w:rPr>
      </w:pPr>
      <w:bookmarkStart w:colFirst="0" w:colLast="0" w:name="_bfyr8tg7158f" w:id="143"/>
      <w:bookmarkEnd w:id="14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settings</w:t>
      </w:r>
      <w:r w:rsidDel="00000000" w:rsidR="00000000" w:rsidRPr="00000000">
        <w:rPr>
          <w:vertAlign w:val="baseline"/>
          <w:rtl w:val="0"/>
        </w:rPr>
        <w:t xml:space="preserve"> element may be used to capture the state of the module setup with regard to its presets and parameters. See 4.4.1.3.1.9.1.1.1.7.1 for a description of the </w:t>
      </w:r>
      <w:r w:rsidDel="00000000" w:rsidR="00000000" w:rsidRPr="00000000">
        <w:rPr>
          <w:rFonts w:ascii="Courier New" w:cs="Courier New" w:eastAsia="Courier New" w:hAnsi="Courier New"/>
          <w:vertAlign w:val="baseline"/>
          <w:rtl w:val="0"/>
        </w:rPr>
        <w:t xml:space="preserve">settingsType</w:t>
      </w:r>
      <w:r w:rsidDel="00000000" w:rsidR="00000000" w:rsidRPr="00000000">
        <w:rPr>
          <w:vertAlign w:val="baseline"/>
          <w:rtl w:val="0"/>
        </w:rPr>
        <w:t xml:space="preserve">.</w:t>
      </w:r>
    </w:p>
    <w:p w:rsidR="00000000" w:rsidDel="00000000" w:rsidP="00000000" w:rsidRDefault="00000000" w:rsidRPr="00000000" w14:paraId="0000079D">
      <w:pPr>
        <w:pStyle w:val="Heading3"/>
        <w:rPr>
          <w:vertAlign w:val="baseline"/>
        </w:rPr>
      </w:pPr>
      <w:r w:rsidDel="00000000" w:rsidR="00000000" w:rsidRPr="00000000">
        <w:rPr>
          <w:b w:val="1"/>
          <w:bCs w:val="1"/>
          <w:vertAlign w:val="baseline"/>
          <w:rtl w:val="0"/>
        </w:rPr>
        <w:t xml:space="preserve">4.4.1.3.1.9.1.1.1.8.1.5 deviceRef</w:t>
      </w:r>
      <w:r w:rsidDel="00000000" w:rsidR="00000000" w:rsidRPr="00000000">
        <w:rPr>
          <w:rtl w:val="0"/>
        </w:rPr>
      </w:r>
    </w:p>
    <w:p w:rsidR="00000000" w:rsidDel="00000000" w:rsidP="00000000" w:rsidRDefault="00000000" w:rsidRPr="00000000" w14:paraId="0000079E">
      <w:pPr>
        <w:rPr>
          <w:vertAlign w:val="baseline"/>
        </w:rPr>
      </w:pPr>
      <w:bookmarkStart w:colFirst="0" w:colLast="0" w:name="_a2b8gkny3st0" w:id="144"/>
      <w:bookmarkEnd w:id="14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enclosing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element.</w:t>
      </w:r>
    </w:p>
    <w:p w:rsidR="00000000" w:rsidDel="00000000" w:rsidP="00000000" w:rsidRDefault="00000000" w:rsidRPr="00000000" w14:paraId="0000079F">
      <w:pPr>
        <w:pStyle w:val="Heading3"/>
        <w:rPr>
          <w:vertAlign w:val="baseline"/>
        </w:rPr>
      </w:pPr>
      <w:r w:rsidDel="00000000" w:rsidR="00000000" w:rsidRPr="00000000">
        <w:rPr>
          <w:b w:val="1"/>
          <w:bCs w:val="1"/>
          <w:vertAlign w:val="baseline"/>
          <w:rtl w:val="0"/>
        </w:rPr>
        <w:t xml:space="preserve">4.4.1.3.1.9.1.1.1.9 patchList</w:t>
      </w:r>
      <w:r w:rsidDel="00000000" w:rsidR="00000000" w:rsidRPr="00000000">
        <w:rPr>
          <w:rtl w:val="0"/>
        </w:rPr>
      </w:r>
    </w:p>
    <w:p w:rsidR="00000000" w:rsidDel="00000000" w:rsidP="00000000" w:rsidRDefault="00000000" w:rsidRPr="00000000" w14:paraId="000007A0">
      <w:pPr>
        <w:rPr>
          <w:vertAlign w:val="baseline"/>
        </w:rPr>
      </w:pPr>
      <w:bookmarkStart w:colFirst="0" w:colLast="0" w:name="_ybvkjc56h7ii" w:id="145"/>
      <w:bookmarkEnd w:id="14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patchList</w:t>
      </w:r>
      <w:r w:rsidDel="00000000" w:rsidR="00000000" w:rsidRPr="00000000">
        <w:rPr>
          <w:vertAlign w:val="baseline"/>
          <w:rtl w:val="0"/>
        </w:rPr>
        <w:t xml:space="preserve"> element shall be used to aggregate all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elements that contain routing information for the signal graph within the enclosing device. </w:t>
      </w:r>
    </w:p>
    <w:p w:rsidR="00000000" w:rsidDel="00000000" w:rsidP="00000000" w:rsidRDefault="00000000" w:rsidRPr="00000000" w14:paraId="000007A1">
      <w:pPr>
        <w:pStyle w:val="Heading3"/>
        <w:rPr>
          <w:vertAlign w:val="baseline"/>
        </w:rPr>
      </w:pPr>
      <w:r w:rsidDel="00000000" w:rsidR="00000000" w:rsidRPr="00000000">
        <w:rPr>
          <w:b w:val="1"/>
          <w:bCs w:val="1"/>
          <w:vertAlign w:val="baseline"/>
          <w:rtl w:val="0"/>
        </w:rPr>
        <w:t xml:space="preserve">4.4.1.3.1.9.1.1.1.9.1 patchListType</w:t>
      </w:r>
      <w:r w:rsidDel="00000000" w:rsidR="00000000" w:rsidRPr="00000000">
        <w:rPr>
          <w:rtl w:val="0"/>
        </w:rPr>
      </w:r>
    </w:p>
    <w:p w:rsidR="00000000" w:rsidDel="00000000" w:rsidP="00000000" w:rsidRDefault="00000000" w:rsidRPr="00000000" w14:paraId="000007A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patchListType</w:t>
      </w:r>
      <w:r w:rsidDel="00000000" w:rsidR="00000000" w:rsidRPr="00000000">
        <w:rPr>
          <w:vertAlign w:val="baseline"/>
          <w:rtl w:val="0"/>
        </w:rPr>
        <w:t xml:space="preserve"> shall contain the following sub-elements and attributes:</w:t>
      </w:r>
    </w:p>
    <w:p w:rsidR="00000000" w:rsidDel="00000000" w:rsidP="00000000" w:rsidRDefault="00000000" w:rsidRPr="00000000" w14:paraId="000007A3">
      <w:pPr>
        <w:rPr>
          <w:vertAlign w:val="baseline"/>
        </w:rPr>
      </w:pPr>
      <w:r w:rsidDel="00000000" w:rsidR="00000000" w:rsidRPr="00000000">
        <w:rPr>
          <w:rtl w:val="0"/>
        </w:rPr>
      </w:r>
    </w:p>
    <w:tbl>
      <w:tblPr>
        <w:tblStyle w:val="Table37"/>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A4">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A5">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A6">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A8">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A9">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AC">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AD">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B0">
            <w:pPr>
              <w:rPr>
                <w:vertAlign w:val="baseline"/>
              </w:rPr>
            </w:pPr>
            <w:r w:rsidDel="00000000" w:rsidR="00000000" w:rsidRPr="00000000">
              <w:rPr>
                <w:vertAlign w:val="baseline"/>
                <w:rtl w:val="0"/>
              </w:rPr>
              <w:t xml:space="preserve">patch</w:t>
            </w:r>
          </w:p>
        </w:tc>
        <w:tc>
          <w:tcPr>
            <w:vAlign w:val="top"/>
          </w:tcPr>
          <w:p w:rsidR="00000000" w:rsidDel="00000000" w:rsidP="00000000" w:rsidRDefault="00000000" w:rsidRPr="00000000" w14:paraId="000007B1">
            <w:pPr>
              <w:rPr>
                <w:vertAlign w:val="baseline"/>
              </w:rPr>
            </w:pPr>
            <w:r w:rsidDel="00000000" w:rsidR="00000000" w:rsidRPr="00000000">
              <w:rPr>
                <w:vertAlign w:val="baseline"/>
                <w:rtl w:val="0"/>
              </w:rPr>
              <w:t xml:space="preserve">patchType</w:t>
            </w:r>
          </w:p>
        </w:tc>
        <w:tc>
          <w:tcPr>
            <w:vAlign w:val="top"/>
          </w:tcPr>
          <w:p w:rsidR="00000000" w:rsidDel="00000000" w:rsidP="00000000" w:rsidRDefault="00000000" w:rsidRPr="00000000" w14:paraId="000007B2">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7B3">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7B4">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7B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B6">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B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B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B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BA">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BB">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BC">
      <w:pPr>
        <w:rPr>
          <w:vertAlign w:val="baseline"/>
        </w:rPr>
      </w:pPr>
      <w:bookmarkStart w:colFirst="0" w:colLast="0" w:name="_gh1kwvynsvty" w:id="146"/>
      <w:bookmarkEnd w:id="146"/>
      <w:r w:rsidDel="00000000" w:rsidR="00000000" w:rsidRPr="00000000">
        <w:rPr>
          <w:rtl w:val="0"/>
        </w:rPr>
      </w:r>
    </w:p>
    <w:p w:rsidR="00000000" w:rsidDel="00000000" w:rsidP="00000000" w:rsidRDefault="00000000" w:rsidRPr="00000000" w14:paraId="000007BD">
      <w:pPr>
        <w:pStyle w:val="Heading3"/>
        <w:rPr>
          <w:vertAlign w:val="baseline"/>
        </w:rPr>
      </w:pPr>
      <w:r w:rsidDel="00000000" w:rsidR="00000000" w:rsidRPr="00000000">
        <w:rPr>
          <w:b w:val="1"/>
          <w:bCs w:val="1"/>
          <w:vertAlign w:val="baseline"/>
          <w:rtl w:val="0"/>
        </w:rPr>
        <w:t xml:space="preserve">4.4.1.3.1.9.1.1.1.9.1.1 patch</w:t>
      </w:r>
      <w:r w:rsidDel="00000000" w:rsidR="00000000" w:rsidRPr="00000000">
        <w:rPr>
          <w:rtl w:val="0"/>
        </w:rPr>
      </w:r>
    </w:p>
    <w:p w:rsidR="00000000" w:rsidDel="00000000" w:rsidP="00000000" w:rsidRDefault="00000000" w:rsidRPr="00000000" w14:paraId="000007BE">
      <w:pPr>
        <w:rPr>
          <w:vertAlign w:val="baseline"/>
        </w:rPr>
      </w:pPr>
      <w:bookmarkStart w:colFirst="0" w:colLast="0" w:name="_c3218v1h996m" w:id="147"/>
      <w:bookmarkEnd w:id="14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 shall be used to indicate a connection between two or more channels in a signal graph. </w:t>
      </w:r>
    </w:p>
    <w:p w:rsidR="00000000" w:rsidDel="00000000" w:rsidP="00000000" w:rsidRDefault="00000000" w:rsidRPr="00000000" w14:paraId="000007BF">
      <w:pPr>
        <w:pStyle w:val="Heading3"/>
        <w:rPr>
          <w:vertAlign w:val="baseline"/>
        </w:rPr>
      </w:pPr>
      <w:r w:rsidDel="00000000" w:rsidR="00000000" w:rsidRPr="00000000">
        <w:rPr>
          <w:b w:val="1"/>
          <w:bCs w:val="1"/>
          <w:vertAlign w:val="baseline"/>
          <w:rtl w:val="0"/>
        </w:rPr>
        <w:t xml:space="preserve">4.4.1.3.1.9.1.1.1.9.1.1.1 patchType</w:t>
      </w:r>
      <w:r w:rsidDel="00000000" w:rsidR="00000000" w:rsidRPr="00000000">
        <w:rPr>
          <w:rtl w:val="0"/>
        </w:rPr>
      </w:r>
    </w:p>
    <w:p w:rsidR="00000000" w:rsidDel="00000000" w:rsidP="00000000" w:rsidRDefault="00000000" w:rsidRPr="00000000" w14:paraId="000007C0">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patchType</w:t>
      </w:r>
      <w:r w:rsidDel="00000000" w:rsidR="00000000" w:rsidRPr="00000000">
        <w:rPr>
          <w:vertAlign w:val="baseline"/>
          <w:rtl w:val="0"/>
        </w:rPr>
        <w:t xml:space="preserve"> shall contain the following attributes:</w:t>
      </w:r>
    </w:p>
    <w:p w:rsidR="00000000" w:rsidDel="00000000" w:rsidP="00000000" w:rsidRDefault="00000000" w:rsidRPr="00000000" w14:paraId="000007C1">
      <w:pPr>
        <w:rPr>
          <w:vertAlign w:val="baseline"/>
        </w:rPr>
      </w:pPr>
      <w:r w:rsidDel="00000000" w:rsidR="00000000" w:rsidRPr="00000000">
        <w:rPr>
          <w:rtl w:val="0"/>
        </w:rPr>
      </w:r>
    </w:p>
    <w:tbl>
      <w:tblPr>
        <w:tblStyle w:val="Table38"/>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C2">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C3">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C4">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C6">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C7">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CA">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CB">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CE">
            <w:pPr>
              <w:rPr>
                <w:vertAlign w:val="baseline"/>
              </w:rPr>
            </w:pPr>
            <w:r w:rsidDel="00000000" w:rsidR="00000000" w:rsidRPr="00000000">
              <w:rPr>
                <w:vertAlign w:val="baseline"/>
                <w:rtl w:val="0"/>
              </w:rPr>
              <w:t xml:space="preserve">sourceRef</w:t>
            </w:r>
          </w:p>
        </w:tc>
        <w:tc>
          <w:tcPr>
            <w:vAlign w:val="top"/>
          </w:tcPr>
          <w:p w:rsidR="00000000" w:rsidDel="00000000" w:rsidP="00000000" w:rsidRDefault="00000000" w:rsidRPr="00000000" w14:paraId="000007CF">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7D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D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D2">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D3">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D4">
            <w:pPr>
              <w:rPr>
                <w:vertAlign w:val="baseline"/>
              </w:rPr>
            </w:pPr>
            <w:r w:rsidDel="00000000" w:rsidR="00000000" w:rsidRPr="00000000">
              <w:rPr>
                <w:vertAlign w:val="baseline"/>
                <w:rtl w:val="0"/>
              </w:rPr>
              <w:t xml:space="preserve">destinationRefs</w:t>
            </w:r>
          </w:p>
        </w:tc>
        <w:tc>
          <w:tcPr>
            <w:vAlign w:val="top"/>
          </w:tcPr>
          <w:p w:rsidR="00000000" w:rsidDel="00000000" w:rsidP="00000000" w:rsidRDefault="00000000" w:rsidRPr="00000000" w14:paraId="000007D5">
            <w:pPr>
              <w:rPr>
                <w:vertAlign w:val="baseline"/>
              </w:rPr>
            </w:pPr>
            <w:r w:rsidDel="00000000" w:rsidR="00000000" w:rsidRPr="00000000">
              <w:rPr>
                <w:vertAlign w:val="baseline"/>
                <w:rtl w:val="0"/>
              </w:rPr>
              <w:t xml:space="preserve">xsd:IDREFS</w:t>
            </w:r>
          </w:p>
        </w:tc>
        <w:tc>
          <w:tcPr>
            <w:vAlign w:val="top"/>
          </w:tcPr>
          <w:p w:rsidR="00000000" w:rsidDel="00000000" w:rsidP="00000000" w:rsidRDefault="00000000" w:rsidRPr="00000000" w14:paraId="000007D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D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D8">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D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DA">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DB">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D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D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DE">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DF">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E0">
      <w:pPr>
        <w:rPr>
          <w:vertAlign w:val="baseline"/>
        </w:rPr>
      </w:pPr>
      <w:bookmarkStart w:colFirst="0" w:colLast="0" w:name="_lsbe5po4jzd0" w:id="148"/>
      <w:bookmarkEnd w:id="148"/>
      <w:r w:rsidDel="00000000" w:rsidR="00000000" w:rsidRPr="00000000">
        <w:rPr>
          <w:rtl w:val="0"/>
        </w:rPr>
      </w:r>
    </w:p>
    <w:p w:rsidR="00000000" w:rsidDel="00000000" w:rsidP="00000000" w:rsidRDefault="00000000" w:rsidRPr="00000000" w14:paraId="000007E1">
      <w:pPr>
        <w:pStyle w:val="Heading3"/>
        <w:rPr>
          <w:vertAlign w:val="baseline"/>
        </w:rPr>
      </w:pPr>
      <w:r w:rsidDel="00000000" w:rsidR="00000000" w:rsidRPr="00000000">
        <w:rPr>
          <w:b w:val="1"/>
          <w:bCs w:val="1"/>
          <w:vertAlign w:val="baseline"/>
          <w:rtl w:val="0"/>
        </w:rPr>
        <w:t xml:space="preserve">4.4.1.3.1.9.1.1.1.9.1.1.1.1 sourceRef</w:t>
      </w:r>
      <w:r w:rsidDel="00000000" w:rsidR="00000000" w:rsidRPr="00000000">
        <w:rPr>
          <w:rtl w:val="0"/>
        </w:rPr>
      </w:r>
    </w:p>
    <w:p w:rsidR="00000000" w:rsidDel="00000000" w:rsidP="00000000" w:rsidRDefault="00000000" w:rsidRPr="00000000" w14:paraId="000007E2">
      <w:pPr>
        <w:rPr>
          <w:vertAlign w:val="baseline"/>
        </w:rPr>
      </w:pPr>
      <w:bookmarkStart w:colFirst="0" w:colLast="0" w:name="_ba34gzs6j9cl" w:id="149"/>
      <w:bookmarkEnd w:id="14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sourceRef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channel that is the source of the audio signal in this patch connection. There can be only one source of an audio signal in a patch. </w:t>
      </w:r>
    </w:p>
    <w:p w:rsidR="00000000" w:rsidDel="00000000" w:rsidP="00000000" w:rsidRDefault="00000000" w:rsidRPr="00000000" w14:paraId="000007E3">
      <w:pPr>
        <w:pStyle w:val="Heading3"/>
        <w:rPr>
          <w:vertAlign w:val="baseline"/>
        </w:rPr>
      </w:pPr>
      <w:r w:rsidDel="00000000" w:rsidR="00000000" w:rsidRPr="00000000">
        <w:rPr>
          <w:b w:val="1"/>
          <w:bCs w:val="1"/>
          <w:vertAlign w:val="baseline"/>
          <w:rtl w:val="0"/>
        </w:rPr>
        <w:t xml:space="preserve">4.4.1.3.1.9.1.1.1.9.1.1.1.2 destinationRefs</w:t>
      </w:r>
      <w:r w:rsidDel="00000000" w:rsidR="00000000" w:rsidRPr="00000000">
        <w:rPr>
          <w:rtl w:val="0"/>
        </w:rPr>
      </w:r>
    </w:p>
    <w:p w:rsidR="00000000" w:rsidDel="00000000" w:rsidP="00000000" w:rsidRDefault="00000000" w:rsidRPr="00000000" w14:paraId="000007E4">
      <w:pPr>
        <w:rPr>
          <w:vertAlign w:val="baseline"/>
        </w:rPr>
      </w:pPr>
      <w:bookmarkStart w:colFirst="0" w:colLast="0" w:name="_fi0cysxes9yo" w:id="150"/>
      <w:bookmarkEnd w:id="15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destinationRefs</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attribute(s) of the channel(s) that are the destination of the audio signal in this patch connection. There may be multiple destinations for a single patch, which in effect documents a "mult" connection.</w:t>
      </w:r>
    </w:p>
    <w:p w:rsidR="00000000" w:rsidDel="00000000" w:rsidP="00000000" w:rsidRDefault="00000000" w:rsidRPr="00000000" w14:paraId="000007E5">
      <w:pPr>
        <w:pStyle w:val="Heading3"/>
        <w:rPr>
          <w:vertAlign w:val="baseline"/>
        </w:rPr>
      </w:pPr>
      <w:r w:rsidDel="00000000" w:rsidR="00000000" w:rsidRPr="00000000">
        <w:rPr>
          <w:b w:val="1"/>
          <w:bCs w:val="1"/>
          <w:vertAlign w:val="baseline"/>
          <w:rtl w:val="0"/>
        </w:rPr>
        <w:t xml:space="preserve">4.4.1.3.1.9.1.1.1.10 syncSourceRef</w:t>
      </w:r>
      <w:r w:rsidDel="00000000" w:rsidR="00000000" w:rsidRPr="00000000">
        <w:rPr>
          <w:rtl w:val="0"/>
        </w:rPr>
      </w:r>
    </w:p>
    <w:p w:rsidR="00000000" w:rsidDel="00000000" w:rsidP="00000000" w:rsidRDefault="00000000" w:rsidRPr="00000000" w14:paraId="000007E6">
      <w:pPr>
        <w:rPr>
          <w:vertAlign w:val="baseline"/>
        </w:rPr>
      </w:pPr>
      <w:bookmarkStart w:colFirst="0" w:colLast="0" w:name="_8hxy41l02gxu" w:id="151"/>
      <w:bookmarkEnd w:id="15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syncSourceRef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device input channel that receives sync when the device is slaved to an incoming external clock. In cases where external sync is not applicable, the </w:t>
      </w:r>
      <w:r w:rsidDel="00000000" w:rsidR="00000000" w:rsidRPr="00000000">
        <w:rPr>
          <w:rFonts w:ascii="Courier New" w:cs="Courier New" w:eastAsia="Courier New" w:hAnsi="Courier New"/>
          <w:vertAlign w:val="baseline"/>
          <w:rtl w:val="0"/>
        </w:rPr>
        <w:t xml:space="preserve">syncSourceRef</w:t>
      </w:r>
      <w:r w:rsidDel="00000000" w:rsidR="00000000" w:rsidRPr="00000000">
        <w:rPr>
          <w:vertAlign w:val="baseline"/>
          <w:rtl w:val="0"/>
        </w:rPr>
        <w:t xml:space="preserve"> attribute shall be omitted</w:t>
      </w:r>
      <w:del w:author=" wnyc" w:id="39" w:date="2011-12-05T13:37:00Z">
        <w:r w:rsidDel="00000000" w:rsidR="00000000" w:rsidRPr="00000000">
          <w:rPr>
            <w:vertAlign w:val="baseline"/>
            <w:rtl w:val="0"/>
          </w:rPr>
          <w:delText xml:space="preserve">, </w:delText>
        </w:r>
      </w:del>
      <w:ins w:author=" wnyc" w:id="39" w:date="2011-12-05T13:37:00Z">
        <w:r w:rsidDel="00000000" w:rsidR="00000000" w:rsidRPr="00000000">
          <w:rPr>
            <w:vertAlign w:val="baseline"/>
            <w:rtl w:val="0"/>
          </w:rPr>
          <w:t xml:space="preserve">. </w:t>
        </w:r>
      </w:ins>
      <w:r w:rsidDel="00000000" w:rsidR="00000000" w:rsidRPr="00000000">
        <w:rPr>
          <w:rtl w:val="0"/>
        </w:rPr>
      </w:r>
    </w:p>
    <w:p w:rsidR="00000000" w:rsidDel="00000000" w:rsidP="00000000" w:rsidRDefault="00000000" w:rsidRPr="00000000" w14:paraId="000007E7">
      <w:pPr>
        <w:pStyle w:val="Heading3"/>
        <w:rPr>
          <w:vertAlign w:val="baseline"/>
        </w:rPr>
      </w:pPr>
      <w:r w:rsidDel="00000000" w:rsidR="00000000" w:rsidRPr="00000000">
        <w:rPr>
          <w:b w:val="1"/>
          <w:bCs w:val="1"/>
          <w:vertAlign w:val="baseline"/>
          <w:rtl w:val="0"/>
        </w:rPr>
        <w:t xml:space="preserve">4.4.1.3.1.9.1.1.1.11 deviceChainRef</w:t>
      </w:r>
      <w:r w:rsidDel="00000000" w:rsidR="00000000" w:rsidRPr="00000000">
        <w:rPr>
          <w:rtl w:val="0"/>
        </w:rPr>
      </w:r>
    </w:p>
    <w:p w:rsidR="00000000" w:rsidDel="00000000" w:rsidP="00000000" w:rsidRDefault="00000000" w:rsidRPr="00000000" w14:paraId="000007E8">
      <w:pPr>
        <w:rPr>
          <w:vertAlign w:val="baseline"/>
        </w:rPr>
      </w:pPr>
      <w:bookmarkStart w:colFirst="0" w:colLast="0" w:name="_fpjduftekvte" w:id="152"/>
      <w:bookmarkEnd w:id="15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deviceChainRef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of the enclosing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w:t>
      </w:r>
    </w:p>
    <w:p w:rsidR="00000000" w:rsidDel="00000000" w:rsidP="00000000" w:rsidRDefault="00000000" w:rsidRPr="00000000" w14:paraId="000007E9">
      <w:pPr>
        <w:pStyle w:val="Heading3"/>
        <w:rPr>
          <w:vertAlign w:val="baseline"/>
        </w:rPr>
      </w:pPr>
      <w:r w:rsidDel="00000000" w:rsidR="00000000" w:rsidRPr="00000000">
        <w:rPr>
          <w:b w:val="1"/>
          <w:bCs w:val="1"/>
          <w:vertAlign w:val="baseline"/>
          <w:rtl w:val="0"/>
        </w:rPr>
        <w:t xml:space="preserve">4.4.1.3.1.9.1.2 devicePatchList</w:t>
      </w:r>
      <w:r w:rsidDel="00000000" w:rsidR="00000000" w:rsidRPr="00000000">
        <w:rPr>
          <w:rtl w:val="0"/>
        </w:rPr>
      </w:r>
    </w:p>
    <w:p w:rsidR="00000000" w:rsidDel="00000000" w:rsidP="00000000" w:rsidRDefault="00000000" w:rsidRPr="00000000" w14:paraId="000007EA">
      <w:pPr>
        <w:rPr>
          <w:vertAlign w:val="baseline"/>
        </w:rPr>
      </w:pPr>
      <w:bookmarkStart w:colFirst="0" w:colLast="0" w:name="_uk4xc9hnjlz" w:id="153"/>
      <w:bookmarkEnd w:id="153"/>
      <w:r w:rsidDel="00000000" w:rsidR="00000000" w:rsidRPr="00000000">
        <w:rPr>
          <w:vertAlign w:val="baseline"/>
          <w:rtl w:val="0"/>
        </w:rPr>
        <w:t xml:space="preserve">The </w:t>
      </w:r>
      <w:del w:author=" wnyc" w:id="40" w:date="2011-12-05T13:38:00Z">
        <w:r w:rsidDel="00000000" w:rsidR="00000000" w:rsidRPr="00000000">
          <w:rPr>
            <w:rFonts w:ascii="Courier New" w:cs="Courier New" w:eastAsia="Courier New" w:hAnsi="Courier New"/>
            <w:vertAlign w:val="baseline"/>
            <w:rtl w:val="0"/>
          </w:rPr>
          <w:delText xml:space="preserve">devicepatchList</w:delText>
        </w:r>
        <w:r w:rsidDel="00000000" w:rsidR="00000000" w:rsidRPr="00000000">
          <w:rPr>
            <w:vertAlign w:val="baseline"/>
            <w:rtl w:val="0"/>
          </w:rPr>
          <w:delText xml:space="preserve"> </w:delText>
        </w:r>
      </w:del>
      <w:ins w:author=" wnyc" w:id="40" w:date="2011-12-05T13:38:00Z">
        <w:r w:rsidDel="00000000" w:rsidR="00000000" w:rsidRPr="00000000">
          <w:rPr>
            <w:rFonts w:ascii="Courier New" w:cs="Courier New" w:eastAsia="Courier New" w:hAnsi="Courier New"/>
            <w:vertAlign w:val="baseline"/>
            <w:rtl w:val="0"/>
          </w:rPr>
          <w:t xml:space="preserve">devicePatchList</w:t>
        </w:r>
        <w:r w:rsidDel="00000000" w:rsidR="00000000" w:rsidRPr="00000000">
          <w:rPr>
            <w:vertAlign w:val="baseline"/>
            <w:rtl w:val="0"/>
          </w:rPr>
          <w:t xml:space="preserve"> </w:t>
        </w:r>
      </w:ins>
      <w:r w:rsidDel="00000000" w:rsidR="00000000" w:rsidRPr="00000000">
        <w:rPr>
          <w:vertAlign w:val="baseline"/>
          <w:rtl w:val="0"/>
        </w:rPr>
        <w:t xml:space="preserve">element shall be used to aggregate all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elements that contain routing information for the signal graph between</w:t>
      </w:r>
      <w:ins w:author=" wnyc" w:id="41" w:date="2011-12-05T13:38:00Z">
        <w:r w:rsidDel="00000000" w:rsidR="00000000" w:rsidRPr="00000000">
          <w:rPr>
            <w:vertAlign w:val="baseline"/>
            <w:rtl w:val="0"/>
          </w:rPr>
          <w:t xml:space="preserve">/among</w:t>
        </w:r>
      </w:ins>
      <w:r w:rsidDel="00000000" w:rsidR="00000000" w:rsidRPr="00000000">
        <w:rPr>
          <w:vertAlign w:val="baseline"/>
          <w:rtl w:val="0"/>
        </w:rPr>
        <w:t xml:space="preserve"> devices enclosed in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See 4.4.1.3.1.9.1.1.1.9.1 for a description of the patchListType.</w:t>
      </w:r>
    </w:p>
    <w:p w:rsidR="00000000" w:rsidDel="00000000" w:rsidP="00000000" w:rsidRDefault="00000000" w:rsidRPr="00000000" w14:paraId="000007EB">
      <w:pPr>
        <w:pStyle w:val="Heading3"/>
        <w:rPr>
          <w:vertAlign w:val="baseline"/>
        </w:rPr>
      </w:pPr>
      <w:r w:rsidDel="00000000" w:rsidR="00000000" w:rsidRPr="00000000">
        <w:rPr>
          <w:b w:val="1"/>
          <w:bCs w:val="1"/>
          <w:vertAlign w:val="baseline"/>
          <w:rtl w:val="0"/>
        </w:rPr>
        <w:t xml:space="preserve">4.4.1.3.1.9.1.3 label</w:t>
      </w:r>
      <w:r w:rsidDel="00000000" w:rsidR="00000000" w:rsidRPr="00000000">
        <w:rPr>
          <w:rtl w:val="0"/>
        </w:rPr>
      </w:r>
    </w:p>
    <w:p w:rsidR="00000000" w:rsidDel="00000000" w:rsidP="00000000" w:rsidRDefault="00000000" w:rsidRPr="00000000" w14:paraId="000007EC">
      <w:pPr>
        <w:rPr>
          <w:vertAlign w:val="baseline"/>
        </w:rPr>
      </w:pPr>
      <w:bookmarkStart w:colFirst="0" w:colLast="0" w:name="_fm8jxtnc25rr" w:id="154"/>
      <w:bookmarkEnd w:id="15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label</w:t>
      </w:r>
      <w:r w:rsidDel="00000000" w:rsidR="00000000" w:rsidRPr="00000000">
        <w:rPr>
          <w:vertAlign w:val="baseline"/>
          <w:rtl w:val="0"/>
        </w:rPr>
        <w:t xml:space="preserve"> attribute may be used to give a descriptive name to the signal graph represented by 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w:t>
      </w:r>
    </w:p>
    <w:p w:rsidR="00000000" w:rsidDel="00000000" w:rsidP="00000000" w:rsidRDefault="00000000" w:rsidRPr="00000000" w14:paraId="000007ED">
      <w:pPr>
        <w:pStyle w:val="Heading3"/>
        <w:rPr>
          <w:vertAlign w:val="baseline"/>
        </w:rPr>
      </w:pPr>
      <w:r w:rsidDel="00000000" w:rsidR="00000000" w:rsidRPr="00000000">
        <w:rPr>
          <w:b w:val="1"/>
          <w:bCs w:val="1"/>
          <w:vertAlign w:val="baseline"/>
          <w:rtl w:val="0"/>
        </w:rPr>
        <w:t xml:space="preserve">4.4.1.3.1.9.1.4 masterSyncDeviceRef</w:t>
      </w:r>
      <w:r w:rsidDel="00000000" w:rsidR="00000000" w:rsidRPr="00000000">
        <w:rPr>
          <w:rtl w:val="0"/>
        </w:rPr>
      </w:r>
    </w:p>
    <w:p w:rsidR="00000000" w:rsidDel="00000000" w:rsidP="00000000" w:rsidRDefault="00000000" w:rsidRPr="00000000" w14:paraId="000007EE">
      <w:pPr>
        <w:rPr>
          <w:vertAlign w:val="baseline"/>
        </w:rPr>
      </w:pPr>
      <w:bookmarkStart w:colFirst="0" w:colLast="0" w:name="_ih38s6vsvnet" w:id="155"/>
      <w:bookmarkEnd w:id="15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masterSyncDeviceRef</w:t>
      </w:r>
      <w:r w:rsidDel="00000000" w:rsidR="00000000" w:rsidRPr="00000000">
        <w:rPr>
          <w:vertAlign w:val="baseline"/>
          <w:rtl w:val="0"/>
        </w:rPr>
        <w:t xml:space="preserv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in 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 that acts as the master sync clock. In cases where there is no such device, this </w:t>
      </w:r>
      <w:r w:rsidDel="00000000" w:rsidR="00000000" w:rsidRPr="00000000">
        <w:rPr>
          <w:rFonts w:ascii="Courier New" w:cs="Courier New" w:eastAsia="Courier New" w:hAnsi="Courier New"/>
          <w:vertAlign w:val="baseline"/>
          <w:rtl w:val="0"/>
        </w:rPr>
        <w:t xml:space="preserve">masterSyncDeviceRef</w:t>
      </w:r>
      <w:r w:rsidDel="00000000" w:rsidR="00000000" w:rsidRPr="00000000">
        <w:rPr>
          <w:vertAlign w:val="baseline"/>
          <w:rtl w:val="0"/>
        </w:rPr>
        <w:t xml:space="preserve"> attribute shall be omitted.</w:t>
      </w:r>
    </w:p>
    <w:p w:rsidR="00000000" w:rsidDel="00000000" w:rsidP="00000000" w:rsidRDefault="00000000" w:rsidRPr="00000000" w14:paraId="000007EF">
      <w:pPr>
        <w:pStyle w:val="Heading3"/>
        <w:rPr>
          <w:vertAlign w:val="baseline"/>
        </w:rPr>
      </w:pPr>
      <w:r w:rsidDel="00000000" w:rsidR="00000000" w:rsidRPr="00000000">
        <w:rPr>
          <w:b w:val="1"/>
          <w:bCs w:val="1"/>
          <w:vertAlign w:val="baseline"/>
          <w:rtl w:val="0"/>
        </w:rPr>
        <w:t xml:space="preserve">4.4.1.3.1.10 processHistoryRef</w:t>
      </w:r>
      <w:r w:rsidDel="00000000" w:rsidR="00000000" w:rsidRPr="00000000">
        <w:rPr>
          <w:rtl w:val="0"/>
        </w:rPr>
      </w:r>
    </w:p>
    <w:p w:rsidR="00000000" w:rsidDel="00000000" w:rsidP="00000000" w:rsidRDefault="00000000" w:rsidRPr="00000000" w14:paraId="000007F0">
      <w:pPr>
        <w:rPr>
          <w:vertAlign w:val="baseline"/>
        </w:rPr>
      </w:pPr>
      <w:bookmarkStart w:colFirst="0" w:colLast="0" w:name="_inbrgvdeksxv" w:id="156"/>
      <w:bookmarkEnd w:id="15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processHistoryRef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processHistory</w:t>
      </w:r>
      <w:r w:rsidDel="00000000" w:rsidR="00000000" w:rsidRPr="00000000">
        <w:rPr>
          <w:vertAlign w:val="baseline"/>
          <w:rtl w:val="0"/>
        </w:rPr>
        <w:t xml:space="preserve"> element of which this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 is a child.</w:t>
      </w:r>
    </w:p>
    <w:p w:rsidR="00000000" w:rsidDel="00000000" w:rsidP="00000000" w:rsidRDefault="00000000" w:rsidRPr="00000000" w14:paraId="000007F1">
      <w:pPr>
        <w:pStyle w:val="Heading2"/>
        <w:rPr>
          <w:vertAlign w:val="baseline"/>
        </w:rPr>
      </w:pPr>
      <w:r w:rsidDel="00000000" w:rsidR="00000000" w:rsidRPr="00000000">
        <w:rPr>
          <w:b w:val="1"/>
          <w:bCs w:val="1"/>
          <w:vertAlign w:val="baseline"/>
          <w:rtl w:val="0"/>
        </w:rPr>
        <w:t xml:space="preserve">4.4.1.4 schemaVersion</w:t>
      </w:r>
      <w:r w:rsidDel="00000000" w:rsidR="00000000" w:rsidRPr="00000000">
        <w:rPr>
          <w:rtl w:val="0"/>
        </w:rPr>
      </w:r>
    </w:p>
    <w:p w:rsidR="00000000" w:rsidDel="00000000" w:rsidP="00000000" w:rsidRDefault="00000000" w:rsidRPr="00000000" w14:paraId="000007F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schemaVersion</w:t>
      </w:r>
      <w:r w:rsidDel="00000000" w:rsidR="00000000" w:rsidRPr="00000000">
        <w:rPr>
          <w:vertAlign w:val="baseline"/>
          <w:rtl w:val="0"/>
        </w:rPr>
        <w:t xml:space="preserve"> attribute gives the fixed version number for this standard. At the time of this writing that version number is "1.0.0".</w:t>
      </w:r>
    </w:p>
    <w:p w:rsidR="00000000" w:rsidDel="00000000" w:rsidP="00000000" w:rsidRDefault="00000000" w:rsidRPr="00000000" w14:paraId="000007F3">
      <w:pPr>
        <w:rPr>
          <w:vertAlign w:val="baseline"/>
        </w:rPr>
      </w:pPr>
      <w:r w:rsidDel="00000000" w:rsidR="00000000" w:rsidRPr="00000000">
        <w:rPr>
          <w:rtl w:val="0"/>
        </w:rPr>
      </w:r>
    </w:p>
    <w:p w:rsidR="00000000" w:rsidDel="00000000" w:rsidP="00000000" w:rsidRDefault="00000000" w:rsidRPr="00000000" w14:paraId="000007F4">
      <w:pPr>
        <w:rPr>
          <w:vertAlign w:val="baseline"/>
        </w:rPr>
      </w:pPr>
      <w:bookmarkStart w:colFirst="0" w:colLast="0" w:name="_s9z6tnniueg4" w:id="157"/>
      <w:bookmarkEnd w:id="157"/>
      <w:r w:rsidDel="00000000" w:rsidR="00000000" w:rsidRPr="00000000">
        <w:rPr>
          <w:rtl w:val="0"/>
        </w:rPr>
      </w:r>
    </w:p>
    <w:p w:rsidR="00000000" w:rsidDel="00000000" w:rsidP="00000000" w:rsidRDefault="00000000" w:rsidRPr="00000000" w14:paraId="000007F5">
      <w:pPr>
        <w:pStyle w:val="Heading1"/>
        <w:jc w:val="center"/>
        <w:rPr>
          <w:vertAlign w:val="baseline"/>
        </w:rPr>
      </w:pPr>
      <w:r w:rsidDel="00000000" w:rsidR="00000000" w:rsidRPr="00000000">
        <w:rPr>
          <w:b w:val="1"/>
          <w:bCs w:val="1"/>
          <w:vertAlign w:val="baseline"/>
          <w:rtl w:val="0"/>
          <w:rPrChange w:author=" wnyc" w:id="42" w:date="2011-12-05T12:22:00Z">
            <w:rPr>
              <w:vertAlign w:val="baseline"/>
            </w:rPr>
          </w:rPrChange>
        </w:rPr>
        <w:t xml:space="preserve">Annex A: schema</w:t>
      </w:r>
      <w:r w:rsidDel="00000000" w:rsidR="00000000" w:rsidRPr="00000000">
        <w:rPr>
          <w:rtl w:val="0"/>
        </w:rPr>
      </w:r>
    </w:p>
    <w:p w:rsidR="00000000" w:rsidDel="00000000" w:rsidP="00000000" w:rsidRDefault="00000000" w:rsidRPr="00000000" w14:paraId="000007F6">
      <w:pPr>
        <w:jc w:val="center"/>
        <w:rPr>
          <w:vertAlign w:val="baseline"/>
        </w:rPr>
      </w:pPr>
      <w:r w:rsidDel="00000000" w:rsidR="00000000" w:rsidRPr="00000000">
        <w:rPr>
          <w:vertAlign w:val="baseline"/>
          <w:rtl w:val="0"/>
        </w:rPr>
        <w:t xml:space="preserve">(Informative)</w:t>
      </w:r>
    </w:p>
    <w:p w:rsidR="00000000" w:rsidDel="00000000" w:rsidP="00000000" w:rsidRDefault="00000000" w:rsidRPr="00000000" w14:paraId="000007F7">
      <w:pPr>
        <w:jc w:val="center"/>
        <w:rPr>
          <w:vertAlign w:val="baseline"/>
        </w:rPr>
      </w:pPr>
      <w:r w:rsidDel="00000000" w:rsidR="00000000" w:rsidRPr="00000000">
        <w:rPr>
          <w:rtl w:val="0"/>
        </w:rPr>
      </w:r>
    </w:p>
    <w:p w:rsidR="00000000" w:rsidDel="00000000" w:rsidP="00000000" w:rsidRDefault="00000000" w:rsidRPr="00000000" w14:paraId="000007F8">
      <w:pPr>
        <w:pStyle w:val="Heading1"/>
        <w:jc w:val="left"/>
        <w:rPr>
          <w:rFonts w:ascii="Courier New" w:cs="Courier New" w:eastAsia="Courier New" w:hAnsi="Courier New"/>
          <w:b w:val="0"/>
          <w:bCs w:val="0"/>
          <w:vertAlign w:val="baseline"/>
          <w:rPrChange w:author=" wnyc" w:id="44" w:date="2011-12-05T12:22:00Z">
            <w:rPr>
              <w:b w:val="0"/>
              <w:bCs w:val="0"/>
              <w:vertAlign w:val="baseline"/>
            </w:rPr>
          </w:rPrChange>
        </w:rPr>
      </w:pPr>
      <w:r w:rsidDel="00000000" w:rsidR="00000000" w:rsidRPr="00000000">
        <w:rPr>
          <w:rFonts w:ascii="Courier New" w:cs="Courier New" w:eastAsia="Courier New" w:hAnsi="Courier New"/>
          <w:b w:val="1"/>
          <w:bCs w:val="1"/>
          <w:sz w:val="20"/>
          <w:szCs w:val="20"/>
          <w:vertAlign w:val="baseline"/>
          <w:rtl w:val="0"/>
          <w:rPrChange w:author=" wnyc" w:id="43" w:date="2011-12-05T12:22:00Z">
            <w:rPr>
              <w:sz w:val="20"/>
              <w:szCs w:val="20"/>
              <w:vertAlign w:val="baseline"/>
            </w:rPr>
          </w:rPrChange>
        </w:rPr>
        <w:t xml:space="preserve">&lt;?xml version="1.0"?&gt;</w:t>
      </w:r>
      <w:r w:rsidDel="00000000" w:rsidR="00000000" w:rsidRPr="00000000">
        <w:rPr>
          <w:rtl w:val="0"/>
        </w:rPr>
      </w:r>
    </w:p>
    <w:p w:rsidR="00000000" w:rsidDel="00000000" w:rsidP="00000000" w:rsidRDefault="00000000" w:rsidRPr="00000000" w14:paraId="000007F9">
      <w:pPr>
        <w:pStyle w:val="Heading1"/>
        <w:jc w:val="left"/>
        <w:rPr>
          <w:rFonts w:ascii="Courier New" w:cs="Courier New" w:eastAsia="Courier New" w:hAnsi="Courier New"/>
          <w:vertAlign w:val="baseline"/>
          <w:rPrChange w:author=" wnyc" w:id="44" w:date="2011-12-05T12:22:00Z">
            <w:rPr>
              <w:vertAlign w:val="baseline"/>
            </w:rPr>
          </w:rPrChange>
        </w:rPr>
      </w:pPr>
      <w:r w:rsidDel="00000000" w:rsidR="00000000" w:rsidRPr="00000000">
        <w:rPr>
          <w:rtl w:val="0"/>
        </w:rPr>
      </w:r>
    </w:p>
    <w:p w:rsidR="00000000" w:rsidDel="00000000" w:rsidP="00000000" w:rsidRDefault="00000000" w:rsidRPr="00000000" w14:paraId="000007F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&lt;xsd:schema targetNamespace="http://www.aes.org/processhistory"</w:t>
      </w:r>
      <w:r w:rsidDel="00000000" w:rsidR="00000000" w:rsidRPr="00000000">
        <w:rPr>
          <w:rtl w:val="0"/>
        </w:rPr>
      </w:r>
    </w:p>
    <w:p w:rsidR="00000000" w:rsidDel="00000000" w:rsidP="00000000" w:rsidRDefault="00000000" w:rsidRPr="00000000" w14:paraId="000007F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xmlns="http://www.aes.org/processhistory"</w:t>
      </w:r>
      <w:r w:rsidDel="00000000" w:rsidR="00000000" w:rsidRPr="00000000">
        <w:rPr>
          <w:rtl w:val="0"/>
        </w:rPr>
      </w:r>
    </w:p>
    <w:p w:rsidR="00000000" w:rsidDel="00000000" w:rsidP="00000000" w:rsidRDefault="00000000" w:rsidRPr="00000000" w14:paraId="000007F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xmlns:xsd="http://www.w3.org/2001/XMLSchema"</w:t>
      </w:r>
      <w:r w:rsidDel="00000000" w:rsidR="00000000" w:rsidRPr="00000000">
        <w:rPr>
          <w:rtl w:val="0"/>
        </w:rPr>
      </w:r>
    </w:p>
    <w:p w:rsidR="00000000" w:rsidDel="00000000" w:rsidP="00000000" w:rsidRDefault="00000000" w:rsidRPr="00000000" w14:paraId="000007F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xmlns:xlink="http://www.w3.org/1999/xlink"</w:t>
      </w:r>
      <w:r w:rsidDel="00000000" w:rsidR="00000000" w:rsidRPr="00000000">
        <w:rPr>
          <w:rtl w:val="0"/>
        </w:rPr>
      </w:r>
    </w:p>
    <w:p w:rsidR="00000000" w:rsidDel="00000000" w:rsidP="00000000" w:rsidRDefault="00000000" w:rsidRPr="00000000" w14:paraId="000007F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xmlns:ao="http://www.aes.org/audioObject"</w:t>
      </w:r>
      <w:r w:rsidDel="00000000" w:rsidR="00000000" w:rsidRPr="00000000">
        <w:rPr>
          <w:rtl w:val="0"/>
        </w:rPr>
      </w:r>
    </w:p>
    <w:p w:rsidR="00000000" w:rsidDel="00000000" w:rsidP="00000000" w:rsidRDefault="00000000" w:rsidRPr="00000000" w14:paraId="000007F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xmlns:adl="http://www.aes.org/aes31"</w:t>
      </w:r>
      <w:r w:rsidDel="00000000" w:rsidR="00000000" w:rsidRPr="00000000">
        <w:rPr>
          <w:rtl w:val="0"/>
        </w:rPr>
      </w:r>
    </w:p>
    <w:p w:rsidR="00000000" w:rsidDel="00000000" w:rsidP="00000000" w:rsidRDefault="00000000" w:rsidRPr="00000000" w14:paraId="0000080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xmlns:tcf="http://www.aes.org/tcf"</w:t>
      </w:r>
      <w:r w:rsidDel="00000000" w:rsidR="00000000" w:rsidRPr="00000000">
        <w:rPr>
          <w:rtl w:val="0"/>
        </w:rPr>
      </w:r>
    </w:p>
    <w:p w:rsidR="00000000" w:rsidDel="00000000" w:rsidP="00000000" w:rsidRDefault="00000000" w:rsidRPr="00000000" w14:paraId="0000080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elementFormDefault="qualified" </w:t>
      </w:r>
      <w:r w:rsidDel="00000000" w:rsidR="00000000" w:rsidRPr="00000000">
        <w:rPr>
          <w:rtl w:val="0"/>
        </w:rPr>
      </w:r>
    </w:p>
    <w:p w:rsidR="00000000" w:rsidDel="00000000" w:rsidP="00000000" w:rsidRDefault="00000000" w:rsidRPr="00000000" w14:paraId="0000080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attributeFormDefault="unqualified"&gt;</w:t>
      </w:r>
      <w:r w:rsidDel="00000000" w:rsidR="00000000" w:rsidRPr="00000000">
        <w:rPr>
          <w:rtl w:val="0"/>
        </w:rPr>
      </w:r>
    </w:p>
    <w:p w:rsidR="00000000" w:rsidDel="00000000" w:rsidP="00000000" w:rsidRDefault="00000000" w:rsidRPr="00000000" w14:paraId="0000080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80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&lt;xsd:import namespace="http://www.w3.org/1999/xlink" schemaLocation="xlink.xsd" /&gt;</w:t>
      </w:r>
      <w:r w:rsidDel="00000000" w:rsidR="00000000" w:rsidRPr="00000000">
        <w:rPr>
          <w:rtl w:val="0"/>
        </w:rPr>
      </w:r>
    </w:p>
    <w:p w:rsidR="00000000" w:rsidDel="00000000" w:rsidP="00000000" w:rsidRDefault="00000000" w:rsidRPr="00000000" w14:paraId="0000080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&lt;xsd:import namespace="http://www.aes.org/tcf" schemaLocation="tcf.xsd" /&gt;</w:t>
      </w:r>
      <w:r w:rsidDel="00000000" w:rsidR="00000000" w:rsidRPr="00000000">
        <w:rPr>
          <w:rtl w:val="0"/>
        </w:rPr>
      </w:r>
    </w:p>
    <w:p w:rsidR="00000000" w:rsidDel="00000000" w:rsidP="00000000" w:rsidRDefault="00000000" w:rsidRPr="00000000" w14:paraId="0000080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80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&lt;xsd:element name="processHistory" type="processHistoryType"/&gt;</w:t>
      </w:r>
      <w:r w:rsidDel="00000000" w:rsidR="00000000" w:rsidRPr="00000000">
        <w:rPr>
          <w:rtl w:val="0"/>
        </w:rPr>
      </w:r>
    </w:p>
    <w:p w:rsidR="00000000" w:rsidDel="00000000" w:rsidP="00000000" w:rsidRDefault="00000000" w:rsidRPr="00000000" w14:paraId="0000080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0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name="objectType" abstract="true"&gt;</w:t>
      </w:r>
      <w:r w:rsidDel="00000000" w:rsidR="00000000" w:rsidRPr="00000000">
        <w:rPr>
          <w:rtl w:val="0"/>
        </w:rPr>
      </w:r>
    </w:p>
    <w:p w:rsidR="00000000" w:rsidDel="00000000" w:rsidP="00000000" w:rsidRDefault="00000000" w:rsidRPr="00000000" w14:paraId="0000080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name="ID" type="xsd:ID" use="required" /&gt;</w:t>
      </w:r>
      <w:r w:rsidDel="00000000" w:rsidR="00000000" w:rsidRPr="00000000">
        <w:rPr>
          <w:rtl w:val="0"/>
        </w:rPr>
      </w:r>
    </w:p>
    <w:p w:rsidR="00000000" w:rsidDel="00000000" w:rsidP="00000000" w:rsidRDefault="00000000" w:rsidRPr="00000000" w14:paraId="0000080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0C">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0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name="processHistoryType"&gt;</w:t>
      </w:r>
      <w:r w:rsidDel="00000000" w:rsidR="00000000" w:rsidRPr="00000000">
        <w:rPr>
          <w:rtl w:val="0"/>
        </w:rPr>
      </w:r>
    </w:p>
    <w:p w:rsidR="00000000" w:rsidDel="00000000" w:rsidP="00000000" w:rsidRDefault="00000000" w:rsidRPr="00000000" w14:paraId="0000080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0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1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81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name="mediaPool" type="mediaPoolType" minOccurs="1" maxOccurs="1"/&gt; </w:t>
      </w:r>
      <w:r w:rsidDel="00000000" w:rsidR="00000000" w:rsidRPr="00000000">
        <w:rPr>
          <w:rtl w:val="0"/>
        </w:rPr>
      </w:r>
    </w:p>
    <w:p w:rsidR="00000000" w:rsidDel="00000000" w:rsidP="00000000" w:rsidRDefault="00000000" w:rsidRPr="00000000" w14:paraId="0000081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name="workerList" type="workerListType" minOccurs="1" maxOccurs="1"/&gt; </w:t>
      </w:r>
      <w:r w:rsidDel="00000000" w:rsidR="00000000" w:rsidRPr="00000000">
        <w:rPr>
          <w:rtl w:val="0"/>
        </w:rPr>
      </w:r>
    </w:p>
    <w:p w:rsidR="00000000" w:rsidDel="00000000" w:rsidP="00000000" w:rsidRDefault="00000000" w:rsidRPr="00000000" w14:paraId="0000081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name="processEvent" type="processEventType" minOccurs="1" maxOccurs="unbounded" /&gt;</w:t>
      </w:r>
      <w:r w:rsidDel="00000000" w:rsidR="00000000" w:rsidRPr="00000000">
        <w:rPr>
          <w:rtl w:val="0"/>
        </w:rPr>
      </w:r>
    </w:p>
    <w:p w:rsidR="00000000" w:rsidDel="00000000" w:rsidP="00000000" w:rsidRDefault="00000000" w:rsidRPr="00000000" w14:paraId="0000081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81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name="schemaVersion" type="xsd:string" use="required" fixed="1.0.0"/&gt;</w:t>
      </w:r>
      <w:r w:rsidDel="00000000" w:rsidR="00000000" w:rsidRPr="00000000">
        <w:rPr>
          <w:rtl w:val="0"/>
        </w:rPr>
      </w:r>
    </w:p>
    <w:p w:rsidR="00000000" w:rsidDel="00000000" w:rsidP="00000000" w:rsidRDefault="00000000" w:rsidRPr="00000000" w14:paraId="0000081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1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1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19">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1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name="workerListType"&gt;</w:t>
      </w:r>
      <w:r w:rsidDel="00000000" w:rsidR="00000000" w:rsidRPr="00000000">
        <w:rPr>
          <w:rtl w:val="0"/>
        </w:rPr>
      </w:r>
    </w:p>
    <w:p w:rsidR="00000000" w:rsidDel="00000000" w:rsidP="00000000" w:rsidRDefault="00000000" w:rsidRPr="00000000" w14:paraId="0000081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1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1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1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name="worker" type="workerType" minOccurs="1" maxOccurs="unbounded"/&gt;</w:t>
      </w:r>
      <w:r w:rsidDel="00000000" w:rsidR="00000000" w:rsidRPr="00000000">
        <w:rPr>
          <w:rtl w:val="0"/>
        </w:rPr>
      </w:r>
    </w:p>
    <w:p w:rsidR="00000000" w:rsidDel="00000000" w:rsidP="00000000" w:rsidRDefault="00000000" w:rsidRPr="00000000" w14:paraId="0000081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2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2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&lt;/xsd:complexContent&gt;</w:t>
      </w:r>
      <w:r w:rsidDel="00000000" w:rsidR="00000000" w:rsidRPr="00000000">
        <w:rPr>
          <w:rtl w:val="0"/>
        </w:rPr>
      </w:r>
    </w:p>
    <w:p w:rsidR="00000000" w:rsidDel="00000000" w:rsidP="00000000" w:rsidRDefault="00000000" w:rsidRPr="00000000" w14:paraId="0000082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23">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2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name="processEventType"&gt;</w:t>
      </w:r>
      <w:r w:rsidDel="00000000" w:rsidR="00000000" w:rsidRPr="00000000">
        <w:rPr>
          <w:rtl w:val="0"/>
        </w:rPr>
      </w:r>
    </w:p>
    <w:p w:rsidR="00000000" w:rsidDel="00000000" w:rsidP="00000000" w:rsidRDefault="00000000" w:rsidRPr="00000000" w14:paraId="0000082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2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2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2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name="reformattingGuideline" type="reformattingGuidelineType" minOccurs="0" maxOccurs="1"/&gt;</w:t>
      </w:r>
      <w:r w:rsidDel="00000000" w:rsidR="00000000" w:rsidRPr="00000000">
        <w:rPr>
          <w:rtl w:val="0"/>
        </w:rPr>
      </w:r>
    </w:p>
    <w:p w:rsidR="00000000" w:rsidDel="00000000" w:rsidP="00000000" w:rsidRDefault="00000000" w:rsidRPr="00000000" w14:paraId="0000082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name="creationDate" type="xsd:dateTime" minOccurs="1" maxOccurs="1"/&gt;</w:t>
      </w:r>
      <w:r w:rsidDel="00000000" w:rsidR="00000000" w:rsidRPr="00000000">
        <w:rPr>
          <w:rtl w:val="0"/>
        </w:rPr>
      </w:r>
    </w:p>
    <w:p w:rsidR="00000000" w:rsidDel="00000000" w:rsidP="00000000" w:rsidRDefault="00000000" w:rsidRPr="00000000" w14:paraId="0000082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name="treatment" type="xsd:string" minOccurs="0" maxOccurs="unbounded"/&gt;</w:t>
      </w:r>
      <w:r w:rsidDel="00000000" w:rsidR="00000000" w:rsidRPr="00000000">
        <w:rPr>
          <w:rtl w:val="0"/>
        </w:rPr>
      </w:r>
    </w:p>
    <w:p w:rsidR="00000000" w:rsidDel="00000000" w:rsidP="00000000" w:rsidRDefault="00000000" w:rsidRPr="00000000" w14:paraId="0000082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name="qualityAssurance" type="qualityAssuranceType" minOccurs="0" maxOccurs="unbounded"/&gt;</w:t>
      </w:r>
      <w:r w:rsidDel="00000000" w:rsidR="00000000" w:rsidRPr="00000000">
        <w:rPr>
          <w:rtl w:val="0"/>
        </w:rPr>
      </w:r>
    </w:p>
    <w:p w:rsidR="00000000" w:rsidDel="00000000" w:rsidP="00000000" w:rsidRDefault="00000000" w:rsidRPr="00000000" w14:paraId="0000082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name="syncGroup" type="syncGroupType" minOccurs="1" maxOccurs="unbounded" /&gt;</w:t>
      </w:r>
      <w:r w:rsidDel="00000000" w:rsidR="00000000" w:rsidRPr="00000000">
        <w:rPr>
          <w:rtl w:val="0"/>
        </w:rPr>
      </w:r>
    </w:p>
    <w:p w:rsidR="00000000" w:rsidDel="00000000" w:rsidP="00000000" w:rsidRDefault="00000000" w:rsidRPr="00000000" w14:paraId="0000082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name="deviceChain" type="deviceChainType" minOccurs="0" maxOccurs="1"/&gt;</w:t>
      </w:r>
      <w:r w:rsidDel="00000000" w:rsidR="00000000" w:rsidRPr="00000000">
        <w:rPr>
          <w:rtl w:val="0"/>
        </w:rPr>
      </w:r>
    </w:p>
    <w:p w:rsidR="00000000" w:rsidDel="00000000" w:rsidP="00000000" w:rsidRDefault="00000000" w:rsidRPr="00000000" w14:paraId="0000082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2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name="workers" type="xsd:IDREFS" use="required" /&gt;</w:t>
      </w:r>
      <w:r w:rsidDel="00000000" w:rsidR="00000000" w:rsidRPr="00000000">
        <w:rPr>
          <w:rtl w:val="0"/>
        </w:rPr>
      </w:r>
    </w:p>
    <w:p w:rsidR="00000000" w:rsidDel="00000000" w:rsidP="00000000" w:rsidRDefault="00000000" w:rsidRPr="00000000" w14:paraId="0000083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name="processHistoryRef" type="xsd:IDREF" use="optional" /&gt;</w:t>
      </w:r>
      <w:r w:rsidDel="00000000" w:rsidR="00000000" w:rsidRPr="00000000">
        <w:rPr>
          <w:rtl w:val="0"/>
        </w:rPr>
      </w:r>
    </w:p>
    <w:p w:rsidR="00000000" w:rsidDel="00000000" w:rsidP="00000000" w:rsidRDefault="00000000" w:rsidRPr="00000000" w14:paraId="0000083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name="sequenceNum" type="xsd:positiveInteger" use="required"/&gt;</w:t>
      </w:r>
      <w:r w:rsidDel="00000000" w:rsidR="00000000" w:rsidRPr="00000000">
        <w:rPr>
          <w:rtl w:val="0"/>
        </w:rPr>
      </w:r>
    </w:p>
    <w:p w:rsidR="00000000" w:rsidDel="00000000" w:rsidP="00000000" w:rsidRDefault="00000000" w:rsidRPr="00000000" w14:paraId="0000083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name="label" type="xsd:string" use="required"/&gt;</w:t>
      </w:r>
      <w:r w:rsidDel="00000000" w:rsidR="00000000" w:rsidRPr="00000000">
        <w:rPr>
          <w:rtl w:val="0"/>
        </w:rPr>
      </w:r>
    </w:p>
    <w:p w:rsidR="00000000" w:rsidDel="00000000" w:rsidP="00000000" w:rsidRDefault="00000000" w:rsidRPr="00000000" w14:paraId="0000083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3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3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36">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3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name="reformattingGuidelineType"&gt;</w:t>
      </w:r>
      <w:r w:rsidDel="00000000" w:rsidR="00000000" w:rsidRPr="00000000">
        <w:rPr>
          <w:rtl w:val="0"/>
        </w:rPr>
      </w:r>
    </w:p>
    <w:p w:rsidR="00000000" w:rsidDel="00000000" w:rsidP="00000000" w:rsidRDefault="00000000" w:rsidRPr="00000000" w14:paraId="0000083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3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3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3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name="guidelineText" type="xsd:string" minOccurs="0" maxOccurs="unbounded"/&gt;</w:t>
      </w:r>
      <w:r w:rsidDel="00000000" w:rsidR="00000000" w:rsidRPr="00000000">
        <w:rPr>
          <w:rtl w:val="0"/>
        </w:rPr>
      </w:r>
    </w:p>
    <w:p w:rsidR="00000000" w:rsidDel="00000000" w:rsidP="00000000" w:rsidRDefault="00000000" w:rsidRPr="00000000" w14:paraId="0000083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name="guidelineReference" type="locStringType" minOccurs="0" maxOccurs="unbounded"/&gt;</w:t>
      </w:r>
      <w:r w:rsidDel="00000000" w:rsidR="00000000" w:rsidRPr="00000000">
        <w:rPr>
          <w:rtl w:val="0"/>
        </w:rPr>
      </w:r>
    </w:p>
    <w:p w:rsidR="00000000" w:rsidDel="00000000" w:rsidP="00000000" w:rsidRDefault="00000000" w:rsidRPr="00000000" w14:paraId="0000083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3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3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&lt;/xsd:complexContent&gt;</w:t>
      </w:r>
      <w:r w:rsidDel="00000000" w:rsidR="00000000" w:rsidRPr="00000000">
        <w:rPr>
          <w:rtl w:val="0"/>
        </w:rPr>
      </w:r>
    </w:p>
    <w:p w:rsidR="00000000" w:rsidDel="00000000" w:rsidP="00000000" w:rsidRDefault="00000000" w:rsidRPr="00000000" w14:paraId="0000084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4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4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name="locStringType"&gt;</w:t>
      </w:r>
      <w:r w:rsidDel="00000000" w:rsidR="00000000" w:rsidRPr="00000000">
        <w:rPr>
          <w:rtl w:val="0"/>
        </w:rPr>
      </w:r>
    </w:p>
    <w:p w:rsidR="00000000" w:rsidDel="00000000" w:rsidP="00000000" w:rsidRDefault="00000000" w:rsidRPr="00000000" w14:paraId="0000084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&lt;xsd:attributeGroup ref="xlink:simpleLink" /&gt;</w:t>
      </w:r>
      <w:r w:rsidDel="00000000" w:rsidR="00000000" w:rsidRPr="00000000">
        <w:rPr>
          <w:rtl w:val="0"/>
        </w:rPr>
      </w:r>
    </w:p>
    <w:p w:rsidR="00000000" w:rsidDel="00000000" w:rsidP="00000000" w:rsidRDefault="00000000" w:rsidRPr="00000000" w14:paraId="0000084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45">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4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name="syncGroupType"&gt;</w:t>
      </w:r>
      <w:r w:rsidDel="00000000" w:rsidR="00000000" w:rsidRPr="00000000">
        <w:rPr>
          <w:rtl w:val="0"/>
        </w:rPr>
      </w:r>
    </w:p>
    <w:p w:rsidR="00000000" w:rsidDel="00000000" w:rsidP="00000000" w:rsidRDefault="00000000" w:rsidRPr="00000000" w14:paraId="0000084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&lt;xsd:complexContent&gt;</w:t>
      </w:r>
      <w:r w:rsidDel="00000000" w:rsidR="00000000" w:rsidRPr="00000000">
        <w:rPr>
          <w:rtl w:val="0"/>
        </w:rPr>
      </w:r>
    </w:p>
    <w:p w:rsidR="00000000" w:rsidDel="00000000" w:rsidP="00000000" w:rsidRDefault="00000000" w:rsidRPr="00000000" w14:paraId="0000084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4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4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name="timeRange" type="tcf:timeRangeType" minOccurs="1" maxOccurs="1" /&gt;</w:t>
      </w:r>
      <w:r w:rsidDel="00000000" w:rsidR="00000000" w:rsidRPr="00000000">
        <w:rPr>
          <w:rtl w:val="0"/>
        </w:rPr>
      </w:r>
    </w:p>
    <w:p w:rsidR="00000000" w:rsidDel="00000000" w:rsidP="00000000" w:rsidRDefault="00000000" w:rsidRPr="00000000" w14:paraId="0000084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4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name="mediaRefs" type="xsd:IDREFS" use="required" /&gt;</w:t>
      </w:r>
      <w:r w:rsidDel="00000000" w:rsidR="00000000" w:rsidRPr="00000000">
        <w:rPr>
          <w:rtl w:val="0"/>
        </w:rPr>
      </w:r>
    </w:p>
    <w:p w:rsidR="00000000" w:rsidDel="00000000" w:rsidP="00000000" w:rsidRDefault="00000000" w:rsidRPr="00000000" w14:paraId="0000084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name="masterMediaRef" type="xsd:IDREF" use="required" /&gt;</w:t>
      </w:r>
      <w:r w:rsidDel="00000000" w:rsidR="00000000" w:rsidRPr="00000000">
        <w:rPr>
          <w:rtl w:val="0"/>
        </w:rPr>
      </w:r>
    </w:p>
    <w:p w:rsidR="00000000" w:rsidDel="00000000" w:rsidP="00000000" w:rsidRDefault="00000000" w:rsidRPr="00000000" w14:paraId="0000084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name="sequenceNum" type="xsd:positiveInteger" use="required"/&gt;</w:t>
      </w:r>
      <w:r w:rsidDel="00000000" w:rsidR="00000000" w:rsidRPr="00000000">
        <w:rPr>
          <w:rtl w:val="0"/>
        </w:rPr>
      </w:r>
    </w:p>
    <w:p w:rsidR="00000000" w:rsidDel="00000000" w:rsidP="00000000" w:rsidRDefault="00000000" w:rsidRPr="00000000" w14:paraId="0000084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5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&lt;/xsd:complexContent&gt;</w:t>
      </w:r>
      <w:r w:rsidDel="00000000" w:rsidR="00000000" w:rsidRPr="00000000">
        <w:rPr>
          <w:rtl w:val="0"/>
        </w:rPr>
      </w:r>
    </w:p>
    <w:p w:rsidR="00000000" w:rsidDel="00000000" w:rsidP="00000000" w:rsidRDefault="00000000" w:rsidRPr="00000000" w14:paraId="0000085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52">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53">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5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name="mediaPoolType"&gt;</w:t>
      </w:r>
      <w:r w:rsidDel="00000000" w:rsidR="00000000" w:rsidRPr="00000000">
        <w:rPr>
          <w:rtl w:val="0"/>
        </w:rPr>
      </w:r>
    </w:p>
    <w:p w:rsidR="00000000" w:rsidDel="00000000" w:rsidP="00000000" w:rsidRDefault="00000000" w:rsidRPr="00000000" w14:paraId="0000085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5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5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85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name="adl" type="adl:adlType" minOccurs="0" maxOccurs="unbounded"/&gt;</w:t>
      </w:r>
      <w:r w:rsidDel="00000000" w:rsidR="00000000" w:rsidRPr="00000000">
        <w:rPr>
          <w:rtl w:val="0"/>
        </w:rPr>
      </w:r>
    </w:p>
    <w:p w:rsidR="00000000" w:rsidDel="00000000" w:rsidP="00000000" w:rsidRDefault="00000000" w:rsidRPr="00000000" w14:paraId="0000085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name="audioObject" type="ao:audioObjectType" minOccurs="0" maxOccurs="unbounded"/&gt;</w:t>
      </w:r>
      <w:r w:rsidDel="00000000" w:rsidR="00000000" w:rsidRPr="00000000">
        <w:rPr>
          <w:rtl w:val="0"/>
        </w:rPr>
      </w:r>
    </w:p>
    <w:p w:rsidR="00000000" w:rsidDel="00000000" w:rsidP="00000000" w:rsidRDefault="00000000" w:rsidRPr="00000000" w14:paraId="0000085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name="audioFileReference" type="audioFileReferenceType" minOccurs="0" maxOccurs="unbounded"/&gt;</w:t>
      </w:r>
      <w:r w:rsidDel="00000000" w:rsidR="00000000" w:rsidRPr="00000000">
        <w:rPr>
          <w:rtl w:val="0"/>
        </w:rPr>
      </w:r>
    </w:p>
    <w:p w:rsidR="00000000" w:rsidDel="00000000" w:rsidP="00000000" w:rsidRDefault="00000000" w:rsidRPr="00000000" w14:paraId="0000085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85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name="label" type="xsd:string" use="optional"/&gt;</w:t>
      </w:r>
      <w:r w:rsidDel="00000000" w:rsidR="00000000" w:rsidRPr="00000000">
        <w:rPr>
          <w:rtl w:val="0"/>
        </w:rPr>
      </w:r>
    </w:p>
    <w:p w:rsidR="00000000" w:rsidDel="00000000" w:rsidP="00000000" w:rsidRDefault="00000000" w:rsidRPr="00000000" w14:paraId="0000085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5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5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60">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6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name="audioFileReferenceType"&gt;</w:t>
      </w:r>
      <w:r w:rsidDel="00000000" w:rsidR="00000000" w:rsidRPr="00000000">
        <w:rPr>
          <w:rtl w:val="0"/>
        </w:rPr>
      </w:r>
    </w:p>
    <w:p w:rsidR="00000000" w:rsidDel="00000000" w:rsidP="00000000" w:rsidRDefault="00000000" w:rsidRPr="00000000" w14:paraId="0000086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6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6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6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name="mediaLocation" type="locStringType" /&gt;</w:t>
      </w:r>
      <w:r w:rsidDel="00000000" w:rsidR="00000000" w:rsidRPr="00000000">
        <w:rPr>
          <w:rtl w:val="0"/>
        </w:rPr>
      </w:r>
    </w:p>
    <w:p w:rsidR="00000000" w:rsidDel="00000000" w:rsidP="00000000" w:rsidRDefault="00000000" w:rsidRPr="00000000" w14:paraId="0000086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name="stream" type="streamType" minOccurs="1" maxOccurs="unbounded" /&gt;</w:t>
      </w:r>
      <w:r w:rsidDel="00000000" w:rsidR="00000000" w:rsidRPr="00000000">
        <w:rPr>
          <w:rtl w:val="0"/>
        </w:rPr>
      </w:r>
    </w:p>
    <w:p w:rsidR="00000000" w:rsidDel="00000000" w:rsidP="00000000" w:rsidRDefault="00000000" w:rsidRPr="00000000" w14:paraId="0000086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name="timeRange" type="tcf:timeRangeType" minOccurs="0" maxOccurs="1" /&gt;</w:t>
      </w:r>
      <w:r w:rsidDel="00000000" w:rsidR="00000000" w:rsidRPr="00000000">
        <w:rPr>
          <w:rtl w:val="0"/>
        </w:rPr>
      </w:r>
    </w:p>
    <w:p w:rsidR="00000000" w:rsidDel="00000000" w:rsidP="00000000" w:rsidRDefault="00000000" w:rsidRPr="00000000" w14:paraId="0000086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6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name="mediaPoolRef" type="xsd:IDREF" use="optional" /&gt;</w:t>
      </w:r>
      <w:r w:rsidDel="00000000" w:rsidR="00000000" w:rsidRPr="00000000">
        <w:rPr>
          <w:rtl w:val="0"/>
        </w:rPr>
      </w:r>
    </w:p>
    <w:p w:rsidR="00000000" w:rsidDel="00000000" w:rsidP="00000000" w:rsidRDefault="00000000" w:rsidRPr="00000000" w14:paraId="0000086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name="status" type="statusType" use="required" /&gt;</w:t>
      </w:r>
      <w:r w:rsidDel="00000000" w:rsidR="00000000" w:rsidRPr="00000000">
        <w:rPr>
          <w:rtl w:val="0"/>
        </w:rPr>
      </w:r>
    </w:p>
    <w:p w:rsidR="00000000" w:rsidDel="00000000" w:rsidP="00000000" w:rsidRDefault="00000000" w:rsidRPr="00000000" w14:paraId="0000086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6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6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6E">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6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name="streamType"&gt;</w:t>
      </w:r>
      <w:r w:rsidDel="00000000" w:rsidR="00000000" w:rsidRPr="00000000">
        <w:rPr>
          <w:rtl w:val="0"/>
        </w:rPr>
      </w:r>
    </w:p>
    <w:p w:rsidR="00000000" w:rsidDel="00000000" w:rsidP="00000000" w:rsidRDefault="00000000" w:rsidRPr="00000000" w14:paraId="0000087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7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7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name="label" type="xsd:string" use="required"/&gt;</w:t>
      </w:r>
      <w:r w:rsidDel="00000000" w:rsidR="00000000" w:rsidRPr="00000000">
        <w:rPr>
          <w:rtl w:val="0"/>
        </w:rPr>
      </w:r>
    </w:p>
    <w:p w:rsidR="00000000" w:rsidDel="00000000" w:rsidP="00000000" w:rsidRDefault="00000000" w:rsidRPr="00000000" w14:paraId="0000087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name="streamNum" type="xsd:nonNegativeInteger" use="required"/&gt;</w:t>
      </w:r>
      <w:r w:rsidDel="00000000" w:rsidR="00000000" w:rsidRPr="00000000">
        <w:rPr>
          <w:rtl w:val="0"/>
        </w:rPr>
      </w:r>
    </w:p>
    <w:p w:rsidR="00000000" w:rsidDel="00000000" w:rsidP="00000000" w:rsidRDefault="00000000" w:rsidRPr="00000000" w14:paraId="0000087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name="mediaRef" type="xsd:IDREF" use="required" /&gt;</w:t>
      </w:r>
      <w:r w:rsidDel="00000000" w:rsidR="00000000" w:rsidRPr="00000000">
        <w:rPr>
          <w:rtl w:val="0"/>
        </w:rPr>
      </w:r>
    </w:p>
    <w:p w:rsidR="00000000" w:rsidDel="00000000" w:rsidP="00000000" w:rsidRDefault="00000000" w:rsidRPr="00000000" w14:paraId="0000087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7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7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7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7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name="isoCountryCodeType"&gt;</w:t>
      </w:r>
      <w:r w:rsidDel="00000000" w:rsidR="00000000" w:rsidRPr="00000000">
        <w:rPr>
          <w:rtl w:val="0"/>
        </w:rPr>
      </w:r>
    </w:p>
    <w:p w:rsidR="00000000" w:rsidDel="00000000" w:rsidP="00000000" w:rsidRDefault="00000000" w:rsidRPr="00000000" w14:paraId="0000087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87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value="ad"/&gt;</w:t>
      </w:r>
      <w:r w:rsidDel="00000000" w:rsidR="00000000" w:rsidRPr="00000000">
        <w:rPr>
          <w:rtl w:val="0"/>
        </w:rPr>
      </w:r>
    </w:p>
    <w:p w:rsidR="00000000" w:rsidDel="00000000" w:rsidP="00000000" w:rsidRDefault="00000000" w:rsidRPr="00000000" w14:paraId="0000087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value="ae"/&gt;</w:t>
      </w:r>
      <w:r w:rsidDel="00000000" w:rsidR="00000000" w:rsidRPr="00000000">
        <w:rPr>
          <w:rtl w:val="0"/>
        </w:rPr>
      </w:r>
    </w:p>
    <w:p w:rsidR="00000000" w:rsidDel="00000000" w:rsidP="00000000" w:rsidRDefault="00000000" w:rsidRPr="00000000" w14:paraId="0000087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value="af"/&gt;</w:t>
      </w:r>
      <w:r w:rsidDel="00000000" w:rsidR="00000000" w:rsidRPr="00000000">
        <w:rPr>
          <w:rtl w:val="0"/>
        </w:rPr>
      </w:r>
    </w:p>
    <w:p w:rsidR="00000000" w:rsidDel="00000000" w:rsidP="00000000" w:rsidRDefault="00000000" w:rsidRPr="00000000" w14:paraId="0000087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value="ag"/&gt;</w:t>
      </w:r>
      <w:r w:rsidDel="00000000" w:rsidR="00000000" w:rsidRPr="00000000">
        <w:rPr>
          <w:rtl w:val="0"/>
        </w:rPr>
      </w:r>
    </w:p>
    <w:p w:rsidR="00000000" w:rsidDel="00000000" w:rsidP="00000000" w:rsidRDefault="00000000" w:rsidRPr="00000000" w14:paraId="0000087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value="ai"/&gt;</w:t>
      </w:r>
      <w:r w:rsidDel="00000000" w:rsidR="00000000" w:rsidRPr="00000000">
        <w:rPr>
          <w:rtl w:val="0"/>
        </w:rPr>
      </w:r>
    </w:p>
    <w:p w:rsidR="00000000" w:rsidDel="00000000" w:rsidP="00000000" w:rsidRDefault="00000000" w:rsidRPr="00000000" w14:paraId="0000088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value="al"/&gt;</w:t>
      </w:r>
      <w:r w:rsidDel="00000000" w:rsidR="00000000" w:rsidRPr="00000000">
        <w:rPr>
          <w:rtl w:val="0"/>
        </w:rPr>
      </w:r>
    </w:p>
    <w:p w:rsidR="00000000" w:rsidDel="00000000" w:rsidP="00000000" w:rsidRDefault="00000000" w:rsidRPr="00000000" w14:paraId="0000088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value="am"/&gt;</w:t>
      </w:r>
      <w:r w:rsidDel="00000000" w:rsidR="00000000" w:rsidRPr="00000000">
        <w:rPr>
          <w:rtl w:val="0"/>
        </w:rPr>
      </w:r>
    </w:p>
    <w:p w:rsidR="00000000" w:rsidDel="00000000" w:rsidP="00000000" w:rsidRDefault="00000000" w:rsidRPr="00000000" w14:paraId="0000088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value="an"/&gt;</w:t>
      </w:r>
      <w:r w:rsidDel="00000000" w:rsidR="00000000" w:rsidRPr="00000000">
        <w:rPr>
          <w:rtl w:val="0"/>
        </w:rPr>
      </w:r>
    </w:p>
    <w:p w:rsidR="00000000" w:rsidDel="00000000" w:rsidP="00000000" w:rsidRDefault="00000000" w:rsidRPr="00000000" w14:paraId="0000088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value="ao"/&gt;</w:t>
      </w:r>
      <w:r w:rsidDel="00000000" w:rsidR="00000000" w:rsidRPr="00000000">
        <w:rPr>
          <w:rtl w:val="0"/>
        </w:rPr>
      </w:r>
    </w:p>
    <w:p w:rsidR="00000000" w:rsidDel="00000000" w:rsidP="00000000" w:rsidRDefault="00000000" w:rsidRPr="00000000" w14:paraId="0000088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value="aq"/&gt;</w:t>
      </w:r>
      <w:r w:rsidDel="00000000" w:rsidR="00000000" w:rsidRPr="00000000">
        <w:rPr>
          <w:rtl w:val="0"/>
        </w:rPr>
      </w:r>
    </w:p>
    <w:p w:rsidR="00000000" w:rsidDel="00000000" w:rsidP="00000000" w:rsidRDefault="00000000" w:rsidRPr="00000000" w14:paraId="0000088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value="ar"/&gt;</w:t>
      </w:r>
      <w:r w:rsidDel="00000000" w:rsidR="00000000" w:rsidRPr="00000000">
        <w:rPr>
          <w:rtl w:val="0"/>
        </w:rPr>
      </w:r>
    </w:p>
    <w:p w:rsidR="00000000" w:rsidDel="00000000" w:rsidP="00000000" w:rsidRDefault="00000000" w:rsidRPr="00000000" w14:paraId="0000088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value="as"/&gt;</w:t>
      </w:r>
      <w:r w:rsidDel="00000000" w:rsidR="00000000" w:rsidRPr="00000000">
        <w:rPr>
          <w:rtl w:val="0"/>
        </w:rPr>
      </w:r>
    </w:p>
    <w:p w:rsidR="00000000" w:rsidDel="00000000" w:rsidP="00000000" w:rsidRDefault="00000000" w:rsidRPr="00000000" w14:paraId="0000088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value="at"/&gt;</w:t>
      </w:r>
      <w:r w:rsidDel="00000000" w:rsidR="00000000" w:rsidRPr="00000000">
        <w:rPr>
          <w:rtl w:val="0"/>
        </w:rPr>
      </w:r>
    </w:p>
    <w:p w:rsidR="00000000" w:rsidDel="00000000" w:rsidP="00000000" w:rsidRDefault="00000000" w:rsidRPr="00000000" w14:paraId="0000088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value="au"/&gt;</w:t>
      </w:r>
      <w:r w:rsidDel="00000000" w:rsidR="00000000" w:rsidRPr="00000000">
        <w:rPr>
          <w:rtl w:val="0"/>
        </w:rPr>
      </w:r>
    </w:p>
    <w:p w:rsidR="00000000" w:rsidDel="00000000" w:rsidP="00000000" w:rsidRDefault="00000000" w:rsidRPr="00000000" w14:paraId="0000088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value="aw"/&gt;</w:t>
      </w:r>
      <w:r w:rsidDel="00000000" w:rsidR="00000000" w:rsidRPr="00000000">
        <w:rPr>
          <w:rtl w:val="0"/>
        </w:rPr>
      </w:r>
    </w:p>
    <w:p w:rsidR="00000000" w:rsidDel="00000000" w:rsidP="00000000" w:rsidRDefault="00000000" w:rsidRPr="00000000" w14:paraId="0000088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value="az"/&gt;</w:t>
      </w:r>
      <w:r w:rsidDel="00000000" w:rsidR="00000000" w:rsidRPr="00000000">
        <w:rPr>
          <w:rtl w:val="0"/>
        </w:rPr>
      </w:r>
    </w:p>
    <w:p w:rsidR="00000000" w:rsidDel="00000000" w:rsidP="00000000" w:rsidRDefault="00000000" w:rsidRPr="00000000" w14:paraId="0000088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value="ba"/&gt;</w:t>
      </w:r>
      <w:r w:rsidDel="00000000" w:rsidR="00000000" w:rsidRPr="00000000">
        <w:rPr>
          <w:rtl w:val="0"/>
        </w:rPr>
      </w:r>
    </w:p>
    <w:p w:rsidR="00000000" w:rsidDel="00000000" w:rsidP="00000000" w:rsidRDefault="00000000" w:rsidRPr="00000000" w14:paraId="0000088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value="bb"/&gt;</w:t>
      </w:r>
      <w:r w:rsidDel="00000000" w:rsidR="00000000" w:rsidRPr="00000000">
        <w:rPr>
          <w:rtl w:val="0"/>
        </w:rPr>
      </w:r>
    </w:p>
    <w:p w:rsidR="00000000" w:rsidDel="00000000" w:rsidP="00000000" w:rsidRDefault="00000000" w:rsidRPr="00000000" w14:paraId="0000088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value="bd"/&gt;</w:t>
      </w:r>
      <w:r w:rsidDel="00000000" w:rsidR="00000000" w:rsidRPr="00000000">
        <w:rPr>
          <w:rtl w:val="0"/>
        </w:rPr>
      </w:r>
    </w:p>
    <w:p w:rsidR="00000000" w:rsidDel="00000000" w:rsidP="00000000" w:rsidRDefault="00000000" w:rsidRPr="00000000" w14:paraId="0000088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value="be"/&gt;</w:t>
      </w:r>
      <w:r w:rsidDel="00000000" w:rsidR="00000000" w:rsidRPr="00000000">
        <w:rPr>
          <w:rtl w:val="0"/>
        </w:rPr>
      </w:r>
    </w:p>
    <w:p w:rsidR="00000000" w:rsidDel="00000000" w:rsidP="00000000" w:rsidRDefault="00000000" w:rsidRPr="00000000" w14:paraId="0000088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value="bf"/&gt;</w:t>
      </w:r>
      <w:r w:rsidDel="00000000" w:rsidR="00000000" w:rsidRPr="00000000">
        <w:rPr>
          <w:rtl w:val="0"/>
        </w:rPr>
      </w:r>
    </w:p>
    <w:p w:rsidR="00000000" w:rsidDel="00000000" w:rsidP="00000000" w:rsidRDefault="00000000" w:rsidRPr="00000000" w14:paraId="0000089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value="bg"/&gt;</w:t>
      </w:r>
      <w:r w:rsidDel="00000000" w:rsidR="00000000" w:rsidRPr="00000000">
        <w:rPr>
          <w:rtl w:val="0"/>
        </w:rPr>
      </w:r>
    </w:p>
    <w:p w:rsidR="00000000" w:rsidDel="00000000" w:rsidP="00000000" w:rsidRDefault="00000000" w:rsidRPr="00000000" w14:paraId="0000089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value="bh"/&gt;</w:t>
      </w:r>
      <w:r w:rsidDel="00000000" w:rsidR="00000000" w:rsidRPr="00000000">
        <w:rPr>
          <w:rtl w:val="0"/>
        </w:rPr>
      </w:r>
    </w:p>
    <w:p w:rsidR="00000000" w:rsidDel="00000000" w:rsidP="00000000" w:rsidRDefault="00000000" w:rsidRPr="00000000" w14:paraId="0000089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value="bi"/&gt;</w:t>
      </w:r>
      <w:r w:rsidDel="00000000" w:rsidR="00000000" w:rsidRPr="00000000">
        <w:rPr>
          <w:rtl w:val="0"/>
        </w:rPr>
      </w:r>
    </w:p>
    <w:p w:rsidR="00000000" w:rsidDel="00000000" w:rsidP="00000000" w:rsidRDefault="00000000" w:rsidRPr="00000000" w14:paraId="0000089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value="bj"/&gt;</w:t>
      </w:r>
      <w:r w:rsidDel="00000000" w:rsidR="00000000" w:rsidRPr="00000000">
        <w:rPr>
          <w:rtl w:val="0"/>
        </w:rPr>
      </w:r>
    </w:p>
    <w:p w:rsidR="00000000" w:rsidDel="00000000" w:rsidP="00000000" w:rsidRDefault="00000000" w:rsidRPr="00000000" w14:paraId="0000089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value="bm"/&gt;</w:t>
      </w:r>
      <w:r w:rsidDel="00000000" w:rsidR="00000000" w:rsidRPr="00000000">
        <w:rPr>
          <w:rtl w:val="0"/>
        </w:rPr>
      </w:r>
    </w:p>
    <w:p w:rsidR="00000000" w:rsidDel="00000000" w:rsidP="00000000" w:rsidRDefault="00000000" w:rsidRPr="00000000" w14:paraId="0000089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value="bn"/&gt;</w:t>
      </w:r>
      <w:r w:rsidDel="00000000" w:rsidR="00000000" w:rsidRPr="00000000">
        <w:rPr>
          <w:rtl w:val="0"/>
        </w:rPr>
      </w:r>
    </w:p>
    <w:p w:rsidR="00000000" w:rsidDel="00000000" w:rsidP="00000000" w:rsidRDefault="00000000" w:rsidRPr="00000000" w14:paraId="0000089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value="bo"/&gt;</w:t>
      </w:r>
      <w:r w:rsidDel="00000000" w:rsidR="00000000" w:rsidRPr="00000000">
        <w:rPr>
          <w:rtl w:val="0"/>
        </w:rPr>
      </w:r>
    </w:p>
    <w:p w:rsidR="00000000" w:rsidDel="00000000" w:rsidP="00000000" w:rsidRDefault="00000000" w:rsidRPr="00000000" w14:paraId="0000089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value="br"/&gt;</w:t>
      </w:r>
      <w:r w:rsidDel="00000000" w:rsidR="00000000" w:rsidRPr="00000000">
        <w:rPr>
          <w:rtl w:val="0"/>
        </w:rPr>
      </w:r>
    </w:p>
    <w:p w:rsidR="00000000" w:rsidDel="00000000" w:rsidP="00000000" w:rsidRDefault="00000000" w:rsidRPr="00000000" w14:paraId="0000089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value="bs"/&gt;</w:t>
      </w:r>
      <w:r w:rsidDel="00000000" w:rsidR="00000000" w:rsidRPr="00000000">
        <w:rPr>
          <w:rtl w:val="0"/>
        </w:rPr>
      </w:r>
    </w:p>
    <w:p w:rsidR="00000000" w:rsidDel="00000000" w:rsidP="00000000" w:rsidRDefault="00000000" w:rsidRPr="00000000" w14:paraId="0000089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value="bt"/&gt;</w:t>
      </w:r>
      <w:r w:rsidDel="00000000" w:rsidR="00000000" w:rsidRPr="00000000">
        <w:rPr>
          <w:rtl w:val="0"/>
        </w:rPr>
      </w:r>
    </w:p>
    <w:p w:rsidR="00000000" w:rsidDel="00000000" w:rsidP="00000000" w:rsidRDefault="00000000" w:rsidRPr="00000000" w14:paraId="0000089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value="bv"/&gt;</w:t>
      </w:r>
      <w:r w:rsidDel="00000000" w:rsidR="00000000" w:rsidRPr="00000000">
        <w:rPr>
          <w:rtl w:val="0"/>
        </w:rPr>
      </w:r>
    </w:p>
    <w:p w:rsidR="00000000" w:rsidDel="00000000" w:rsidP="00000000" w:rsidRDefault="00000000" w:rsidRPr="00000000" w14:paraId="0000089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value="bw"/&gt;</w:t>
      </w:r>
      <w:r w:rsidDel="00000000" w:rsidR="00000000" w:rsidRPr="00000000">
        <w:rPr>
          <w:rtl w:val="0"/>
        </w:rPr>
      </w:r>
    </w:p>
    <w:p w:rsidR="00000000" w:rsidDel="00000000" w:rsidP="00000000" w:rsidRDefault="00000000" w:rsidRPr="00000000" w14:paraId="0000089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value="by"/&gt;</w:t>
      </w:r>
      <w:r w:rsidDel="00000000" w:rsidR="00000000" w:rsidRPr="00000000">
        <w:rPr>
          <w:rtl w:val="0"/>
        </w:rPr>
      </w:r>
    </w:p>
    <w:p w:rsidR="00000000" w:rsidDel="00000000" w:rsidP="00000000" w:rsidRDefault="00000000" w:rsidRPr="00000000" w14:paraId="0000089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value="bz"/&gt;</w:t>
      </w:r>
      <w:r w:rsidDel="00000000" w:rsidR="00000000" w:rsidRPr="00000000">
        <w:rPr>
          <w:rtl w:val="0"/>
        </w:rPr>
      </w:r>
    </w:p>
    <w:p w:rsidR="00000000" w:rsidDel="00000000" w:rsidP="00000000" w:rsidRDefault="00000000" w:rsidRPr="00000000" w14:paraId="0000089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value="ca"/&gt;</w:t>
      </w:r>
      <w:r w:rsidDel="00000000" w:rsidR="00000000" w:rsidRPr="00000000">
        <w:rPr>
          <w:rtl w:val="0"/>
        </w:rPr>
      </w:r>
    </w:p>
    <w:p w:rsidR="00000000" w:rsidDel="00000000" w:rsidP="00000000" w:rsidRDefault="00000000" w:rsidRPr="00000000" w14:paraId="0000089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value="cc"/&gt;</w:t>
      </w:r>
      <w:r w:rsidDel="00000000" w:rsidR="00000000" w:rsidRPr="00000000">
        <w:rPr>
          <w:rtl w:val="0"/>
        </w:rPr>
      </w:r>
    </w:p>
    <w:p w:rsidR="00000000" w:rsidDel="00000000" w:rsidP="00000000" w:rsidRDefault="00000000" w:rsidRPr="00000000" w14:paraId="000008A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value="cf"/&gt;</w:t>
      </w:r>
      <w:r w:rsidDel="00000000" w:rsidR="00000000" w:rsidRPr="00000000">
        <w:rPr>
          <w:rtl w:val="0"/>
        </w:rPr>
      </w:r>
    </w:p>
    <w:p w:rsidR="00000000" w:rsidDel="00000000" w:rsidP="00000000" w:rsidRDefault="00000000" w:rsidRPr="00000000" w14:paraId="000008A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value="cd"/&gt;</w:t>
      </w:r>
      <w:r w:rsidDel="00000000" w:rsidR="00000000" w:rsidRPr="00000000">
        <w:rPr>
          <w:rtl w:val="0"/>
        </w:rPr>
      </w:r>
    </w:p>
    <w:p w:rsidR="00000000" w:rsidDel="00000000" w:rsidP="00000000" w:rsidRDefault="00000000" w:rsidRPr="00000000" w14:paraId="000008A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value="cg"/&gt;</w:t>
      </w:r>
      <w:r w:rsidDel="00000000" w:rsidR="00000000" w:rsidRPr="00000000">
        <w:rPr>
          <w:rtl w:val="0"/>
        </w:rPr>
      </w:r>
    </w:p>
    <w:p w:rsidR="00000000" w:rsidDel="00000000" w:rsidP="00000000" w:rsidRDefault="00000000" w:rsidRPr="00000000" w14:paraId="000008A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value="ch"/&gt;</w:t>
      </w:r>
      <w:r w:rsidDel="00000000" w:rsidR="00000000" w:rsidRPr="00000000">
        <w:rPr>
          <w:rtl w:val="0"/>
        </w:rPr>
      </w:r>
    </w:p>
    <w:p w:rsidR="00000000" w:rsidDel="00000000" w:rsidP="00000000" w:rsidRDefault="00000000" w:rsidRPr="00000000" w14:paraId="000008A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value="ci"/&gt;</w:t>
      </w:r>
      <w:r w:rsidDel="00000000" w:rsidR="00000000" w:rsidRPr="00000000">
        <w:rPr>
          <w:rtl w:val="0"/>
        </w:rPr>
      </w:r>
    </w:p>
    <w:p w:rsidR="00000000" w:rsidDel="00000000" w:rsidP="00000000" w:rsidRDefault="00000000" w:rsidRPr="00000000" w14:paraId="000008A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value="ck"/&gt;</w:t>
      </w:r>
      <w:r w:rsidDel="00000000" w:rsidR="00000000" w:rsidRPr="00000000">
        <w:rPr>
          <w:rtl w:val="0"/>
        </w:rPr>
      </w:r>
    </w:p>
    <w:p w:rsidR="00000000" w:rsidDel="00000000" w:rsidP="00000000" w:rsidRDefault="00000000" w:rsidRPr="00000000" w14:paraId="000008A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value="cl"/&gt;</w:t>
      </w:r>
      <w:r w:rsidDel="00000000" w:rsidR="00000000" w:rsidRPr="00000000">
        <w:rPr>
          <w:rtl w:val="0"/>
        </w:rPr>
      </w:r>
    </w:p>
    <w:p w:rsidR="00000000" w:rsidDel="00000000" w:rsidP="00000000" w:rsidRDefault="00000000" w:rsidRPr="00000000" w14:paraId="000008A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value="cm"/&gt;</w:t>
      </w:r>
      <w:r w:rsidDel="00000000" w:rsidR="00000000" w:rsidRPr="00000000">
        <w:rPr>
          <w:rtl w:val="0"/>
        </w:rPr>
      </w:r>
    </w:p>
    <w:p w:rsidR="00000000" w:rsidDel="00000000" w:rsidP="00000000" w:rsidRDefault="00000000" w:rsidRPr="00000000" w14:paraId="000008A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value="cn"/&gt;</w:t>
      </w:r>
      <w:r w:rsidDel="00000000" w:rsidR="00000000" w:rsidRPr="00000000">
        <w:rPr>
          <w:rtl w:val="0"/>
        </w:rPr>
      </w:r>
    </w:p>
    <w:p w:rsidR="00000000" w:rsidDel="00000000" w:rsidP="00000000" w:rsidRDefault="00000000" w:rsidRPr="00000000" w14:paraId="000008A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value="co"/&gt;</w:t>
      </w:r>
      <w:r w:rsidDel="00000000" w:rsidR="00000000" w:rsidRPr="00000000">
        <w:rPr>
          <w:rtl w:val="0"/>
        </w:rPr>
      </w:r>
    </w:p>
    <w:p w:rsidR="00000000" w:rsidDel="00000000" w:rsidP="00000000" w:rsidRDefault="00000000" w:rsidRPr="00000000" w14:paraId="000008A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value="cr"/&gt;</w:t>
      </w:r>
      <w:r w:rsidDel="00000000" w:rsidR="00000000" w:rsidRPr="00000000">
        <w:rPr>
          <w:rtl w:val="0"/>
        </w:rPr>
      </w:r>
    </w:p>
    <w:p w:rsidR="00000000" w:rsidDel="00000000" w:rsidP="00000000" w:rsidRDefault="00000000" w:rsidRPr="00000000" w14:paraId="000008A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value="cs"/&gt;</w:t>
      </w:r>
      <w:r w:rsidDel="00000000" w:rsidR="00000000" w:rsidRPr="00000000">
        <w:rPr>
          <w:rtl w:val="0"/>
        </w:rPr>
      </w:r>
    </w:p>
    <w:p w:rsidR="00000000" w:rsidDel="00000000" w:rsidP="00000000" w:rsidRDefault="00000000" w:rsidRPr="00000000" w14:paraId="000008A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value="cu"/&gt;</w:t>
      </w:r>
      <w:r w:rsidDel="00000000" w:rsidR="00000000" w:rsidRPr="00000000">
        <w:rPr>
          <w:rtl w:val="0"/>
        </w:rPr>
      </w:r>
    </w:p>
    <w:p w:rsidR="00000000" w:rsidDel="00000000" w:rsidP="00000000" w:rsidRDefault="00000000" w:rsidRPr="00000000" w14:paraId="000008A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value="cv"/&gt;</w:t>
      </w:r>
      <w:r w:rsidDel="00000000" w:rsidR="00000000" w:rsidRPr="00000000">
        <w:rPr>
          <w:rtl w:val="0"/>
        </w:rPr>
      </w:r>
    </w:p>
    <w:p w:rsidR="00000000" w:rsidDel="00000000" w:rsidP="00000000" w:rsidRDefault="00000000" w:rsidRPr="00000000" w14:paraId="000008A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value="cx"/&gt;</w:t>
      </w:r>
      <w:r w:rsidDel="00000000" w:rsidR="00000000" w:rsidRPr="00000000">
        <w:rPr>
          <w:rtl w:val="0"/>
        </w:rPr>
      </w:r>
    </w:p>
    <w:p w:rsidR="00000000" w:rsidDel="00000000" w:rsidP="00000000" w:rsidRDefault="00000000" w:rsidRPr="00000000" w14:paraId="000008A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value="cy"/&gt;</w:t>
      </w:r>
      <w:r w:rsidDel="00000000" w:rsidR="00000000" w:rsidRPr="00000000">
        <w:rPr>
          <w:rtl w:val="0"/>
        </w:rPr>
      </w:r>
    </w:p>
    <w:p w:rsidR="00000000" w:rsidDel="00000000" w:rsidP="00000000" w:rsidRDefault="00000000" w:rsidRPr="00000000" w14:paraId="000008B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value="cz"/&gt;</w:t>
      </w:r>
      <w:r w:rsidDel="00000000" w:rsidR="00000000" w:rsidRPr="00000000">
        <w:rPr>
          <w:rtl w:val="0"/>
        </w:rPr>
      </w:r>
    </w:p>
    <w:p w:rsidR="00000000" w:rsidDel="00000000" w:rsidP="00000000" w:rsidRDefault="00000000" w:rsidRPr="00000000" w14:paraId="000008B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value="de"/&gt;</w:t>
      </w:r>
      <w:r w:rsidDel="00000000" w:rsidR="00000000" w:rsidRPr="00000000">
        <w:rPr>
          <w:rtl w:val="0"/>
        </w:rPr>
      </w:r>
    </w:p>
    <w:p w:rsidR="00000000" w:rsidDel="00000000" w:rsidP="00000000" w:rsidRDefault="00000000" w:rsidRPr="00000000" w14:paraId="000008B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value="dj"/&gt;</w:t>
      </w:r>
      <w:r w:rsidDel="00000000" w:rsidR="00000000" w:rsidRPr="00000000">
        <w:rPr>
          <w:rtl w:val="0"/>
        </w:rPr>
      </w:r>
    </w:p>
    <w:p w:rsidR="00000000" w:rsidDel="00000000" w:rsidP="00000000" w:rsidRDefault="00000000" w:rsidRPr="00000000" w14:paraId="000008B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value="dk"/&gt;</w:t>
      </w:r>
      <w:r w:rsidDel="00000000" w:rsidR="00000000" w:rsidRPr="00000000">
        <w:rPr>
          <w:rtl w:val="0"/>
        </w:rPr>
      </w:r>
    </w:p>
    <w:p w:rsidR="00000000" w:rsidDel="00000000" w:rsidP="00000000" w:rsidRDefault="00000000" w:rsidRPr="00000000" w14:paraId="000008B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value="dm"/&gt;</w:t>
      </w:r>
      <w:r w:rsidDel="00000000" w:rsidR="00000000" w:rsidRPr="00000000">
        <w:rPr>
          <w:rtl w:val="0"/>
        </w:rPr>
      </w:r>
    </w:p>
    <w:p w:rsidR="00000000" w:rsidDel="00000000" w:rsidP="00000000" w:rsidRDefault="00000000" w:rsidRPr="00000000" w14:paraId="000008B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value="do"/&gt;</w:t>
      </w:r>
      <w:r w:rsidDel="00000000" w:rsidR="00000000" w:rsidRPr="00000000">
        <w:rPr>
          <w:rtl w:val="0"/>
        </w:rPr>
      </w:r>
    </w:p>
    <w:p w:rsidR="00000000" w:rsidDel="00000000" w:rsidP="00000000" w:rsidRDefault="00000000" w:rsidRPr="00000000" w14:paraId="000008B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value="dz"/&gt;</w:t>
      </w:r>
      <w:r w:rsidDel="00000000" w:rsidR="00000000" w:rsidRPr="00000000">
        <w:rPr>
          <w:rtl w:val="0"/>
        </w:rPr>
      </w:r>
    </w:p>
    <w:p w:rsidR="00000000" w:rsidDel="00000000" w:rsidP="00000000" w:rsidRDefault="00000000" w:rsidRPr="00000000" w14:paraId="000008B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value="ec"/&gt;</w:t>
      </w:r>
      <w:r w:rsidDel="00000000" w:rsidR="00000000" w:rsidRPr="00000000">
        <w:rPr>
          <w:rtl w:val="0"/>
        </w:rPr>
      </w:r>
    </w:p>
    <w:p w:rsidR="00000000" w:rsidDel="00000000" w:rsidP="00000000" w:rsidRDefault="00000000" w:rsidRPr="00000000" w14:paraId="000008B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value="ee"/&gt;</w:t>
      </w:r>
      <w:r w:rsidDel="00000000" w:rsidR="00000000" w:rsidRPr="00000000">
        <w:rPr>
          <w:rtl w:val="0"/>
        </w:rPr>
      </w:r>
    </w:p>
    <w:p w:rsidR="00000000" w:rsidDel="00000000" w:rsidP="00000000" w:rsidRDefault="00000000" w:rsidRPr="00000000" w14:paraId="000008B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value="eg"/&gt;</w:t>
      </w:r>
      <w:r w:rsidDel="00000000" w:rsidR="00000000" w:rsidRPr="00000000">
        <w:rPr>
          <w:rtl w:val="0"/>
        </w:rPr>
      </w:r>
    </w:p>
    <w:p w:rsidR="00000000" w:rsidDel="00000000" w:rsidP="00000000" w:rsidRDefault="00000000" w:rsidRPr="00000000" w14:paraId="000008B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value="eh"/&gt;</w:t>
      </w:r>
      <w:r w:rsidDel="00000000" w:rsidR="00000000" w:rsidRPr="00000000">
        <w:rPr>
          <w:rtl w:val="0"/>
        </w:rPr>
      </w:r>
    </w:p>
    <w:p w:rsidR="00000000" w:rsidDel="00000000" w:rsidP="00000000" w:rsidRDefault="00000000" w:rsidRPr="00000000" w14:paraId="000008B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value="er"/&gt;</w:t>
      </w:r>
      <w:r w:rsidDel="00000000" w:rsidR="00000000" w:rsidRPr="00000000">
        <w:rPr>
          <w:rtl w:val="0"/>
        </w:rPr>
      </w:r>
    </w:p>
    <w:p w:rsidR="00000000" w:rsidDel="00000000" w:rsidP="00000000" w:rsidRDefault="00000000" w:rsidRPr="00000000" w14:paraId="000008B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value="es"/&gt;</w:t>
      </w:r>
      <w:r w:rsidDel="00000000" w:rsidR="00000000" w:rsidRPr="00000000">
        <w:rPr>
          <w:rtl w:val="0"/>
        </w:rPr>
      </w:r>
    </w:p>
    <w:p w:rsidR="00000000" w:rsidDel="00000000" w:rsidP="00000000" w:rsidRDefault="00000000" w:rsidRPr="00000000" w14:paraId="000008B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value="et"/&gt;</w:t>
      </w:r>
      <w:r w:rsidDel="00000000" w:rsidR="00000000" w:rsidRPr="00000000">
        <w:rPr>
          <w:rtl w:val="0"/>
        </w:rPr>
      </w:r>
    </w:p>
    <w:p w:rsidR="00000000" w:rsidDel="00000000" w:rsidP="00000000" w:rsidRDefault="00000000" w:rsidRPr="00000000" w14:paraId="000008B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value="fi"/&gt;</w:t>
      </w:r>
      <w:r w:rsidDel="00000000" w:rsidR="00000000" w:rsidRPr="00000000">
        <w:rPr>
          <w:rtl w:val="0"/>
        </w:rPr>
      </w:r>
    </w:p>
    <w:p w:rsidR="00000000" w:rsidDel="00000000" w:rsidP="00000000" w:rsidRDefault="00000000" w:rsidRPr="00000000" w14:paraId="000008B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value="fj"/&gt;</w:t>
      </w:r>
      <w:r w:rsidDel="00000000" w:rsidR="00000000" w:rsidRPr="00000000">
        <w:rPr>
          <w:rtl w:val="0"/>
        </w:rPr>
      </w:r>
    </w:p>
    <w:p w:rsidR="00000000" w:rsidDel="00000000" w:rsidP="00000000" w:rsidRDefault="00000000" w:rsidRPr="00000000" w14:paraId="000008C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value="fk"/&gt;</w:t>
      </w:r>
      <w:r w:rsidDel="00000000" w:rsidR="00000000" w:rsidRPr="00000000">
        <w:rPr>
          <w:rtl w:val="0"/>
        </w:rPr>
      </w:r>
    </w:p>
    <w:p w:rsidR="00000000" w:rsidDel="00000000" w:rsidP="00000000" w:rsidRDefault="00000000" w:rsidRPr="00000000" w14:paraId="000008C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value="fm"/&gt;</w:t>
      </w:r>
      <w:r w:rsidDel="00000000" w:rsidR="00000000" w:rsidRPr="00000000">
        <w:rPr>
          <w:rtl w:val="0"/>
        </w:rPr>
      </w:r>
    </w:p>
    <w:p w:rsidR="00000000" w:rsidDel="00000000" w:rsidP="00000000" w:rsidRDefault="00000000" w:rsidRPr="00000000" w14:paraId="000008C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value="fo"/&gt;</w:t>
      </w:r>
      <w:r w:rsidDel="00000000" w:rsidR="00000000" w:rsidRPr="00000000">
        <w:rPr>
          <w:rtl w:val="0"/>
        </w:rPr>
      </w:r>
    </w:p>
    <w:p w:rsidR="00000000" w:rsidDel="00000000" w:rsidP="00000000" w:rsidRDefault="00000000" w:rsidRPr="00000000" w14:paraId="000008C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value="fr"/&gt;</w:t>
      </w:r>
      <w:r w:rsidDel="00000000" w:rsidR="00000000" w:rsidRPr="00000000">
        <w:rPr>
          <w:rtl w:val="0"/>
        </w:rPr>
      </w:r>
    </w:p>
    <w:p w:rsidR="00000000" w:rsidDel="00000000" w:rsidP="00000000" w:rsidRDefault="00000000" w:rsidRPr="00000000" w14:paraId="000008C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value="fx"/&gt;</w:t>
      </w:r>
      <w:r w:rsidDel="00000000" w:rsidR="00000000" w:rsidRPr="00000000">
        <w:rPr>
          <w:rtl w:val="0"/>
        </w:rPr>
      </w:r>
    </w:p>
    <w:p w:rsidR="00000000" w:rsidDel="00000000" w:rsidP="00000000" w:rsidRDefault="00000000" w:rsidRPr="00000000" w14:paraId="000008C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value="ga"/&gt;</w:t>
      </w:r>
      <w:r w:rsidDel="00000000" w:rsidR="00000000" w:rsidRPr="00000000">
        <w:rPr>
          <w:rtl w:val="0"/>
        </w:rPr>
      </w:r>
    </w:p>
    <w:p w:rsidR="00000000" w:rsidDel="00000000" w:rsidP="00000000" w:rsidRDefault="00000000" w:rsidRPr="00000000" w14:paraId="000008C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value="gb"/&gt;</w:t>
      </w:r>
      <w:r w:rsidDel="00000000" w:rsidR="00000000" w:rsidRPr="00000000">
        <w:rPr>
          <w:rtl w:val="0"/>
        </w:rPr>
      </w:r>
    </w:p>
    <w:p w:rsidR="00000000" w:rsidDel="00000000" w:rsidP="00000000" w:rsidRDefault="00000000" w:rsidRPr="00000000" w14:paraId="000008C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value="gd"/&gt;</w:t>
      </w:r>
      <w:r w:rsidDel="00000000" w:rsidR="00000000" w:rsidRPr="00000000">
        <w:rPr>
          <w:rtl w:val="0"/>
        </w:rPr>
      </w:r>
    </w:p>
    <w:p w:rsidR="00000000" w:rsidDel="00000000" w:rsidP="00000000" w:rsidRDefault="00000000" w:rsidRPr="00000000" w14:paraId="000008C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value="ge"/&gt;</w:t>
      </w:r>
      <w:r w:rsidDel="00000000" w:rsidR="00000000" w:rsidRPr="00000000">
        <w:rPr>
          <w:rtl w:val="0"/>
        </w:rPr>
      </w:r>
    </w:p>
    <w:p w:rsidR="00000000" w:rsidDel="00000000" w:rsidP="00000000" w:rsidRDefault="00000000" w:rsidRPr="00000000" w14:paraId="000008C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value="gf"/&gt;</w:t>
      </w:r>
      <w:r w:rsidDel="00000000" w:rsidR="00000000" w:rsidRPr="00000000">
        <w:rPr>
          <w:rtl w:val="0"/>
        </w:rPr>
      </w:r>
    </w:p>
    <w:p w:rsidR="00000000" w:rsidDel="00000000" w:rsidP="00000000" w:rsidRDefault="00000000" w:rsidRPr="00000000" w14:paraId="000008C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value="gh"/&gt;</w:t>
      </w:r>
      <w:r w:rsidDel="00000000" w:rsidR="00000000" w:rsidRPr="00000000">
        <w:rPr>
          <w:rtl w:val="0"/>
        </w:rPr>
      </w:r>
    </w:p>
    <w:p w:rsidR="00000000" w:rsidDel="00000000" w:rsidP="00000000" w:rsidRDefault="00000000" w:rsidRPr="00000000" w14:paraId="000008C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value="gi"/&gt;</w:t>
      </w:r>
      <w:r w:rsidDel="00000000" w:rsidR="00000000" w:rsidRPr="00000000">
        <w:rPr>
          <w:rtl w:val="0"/>
        </w:rPr>
      </w:r>
    </w:p>
    <w:p w:rsidR="00000000" w:rsidDel="00000000" w:rsidP="00000000" w:rsidRDefault="00000000" w:rsidRPr="00000000" w14:paraId="000008C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value="gl"/&gt;</w:t>
      </w:r>
      <w:r w:rsidDel="00000000" w:rsidR="00000000" w:rsidRPr="00000000">
        <w:rPr>
          <w:rtl w:val="0"/>
        </w:rPr>
      </w:r>
    </w:p>
    <w:p w:rsidR="00000000" w:rsidDel="00000000" w:rsidP="00000000" w:rsidRDefault="00000000" w:rsidRPr="00000000" w14:paraId="000008C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value="gm"/&gt;</w:t>
      </w:r>
      <w:r w:rsidDel="00000000" w:rsidR="00000000" w:rsidRPr="00000000">
        <w:rPr>
          <w:rtl w:val="0"/>
        </w:rPr>
      </w:r>
    </w:p>
    <w:p w:rsidR="00000000" w:rsidDel="00000000" w:rsidP="00000000" w:rsidRDefault="00000000" w:rsidRPr="00000000" w14:paraId="000008C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value="gn"/&gt;</w:t>
      </w:r>
      <w:r w:rsidDel="00000000" w:rsidR="00000000" w:rsidRPr="00000000">
        <w:rPr>
          <w:rtl w:val="0"/>
        </w:rPr>
      </w:r>
    </w:p>
    <w:p w:rsidR="00000000" w:rsidDel="00000000" w:rsidP="00000000" w:rsidRDefault="00000000" w:rsidRPr="00000000" w14:paraId="000008C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value="gp"/&gt;</w:t>
      </w:r>
      <w:r w:rsidDel="00000000" w:rsidR="00000000" w:rsidRPr="00000000">
        <w:rPr>
          <w:rtl w:val="0"/>
        </w:rPr>
      </w:r>
    </w:p>
    <w:p w:rsidR="00000000" w:rsidDel="00000000" w:rsidP="00000000" w:rsidRDefault="00000000" w:rsidRPr="00000000" w14:paraId="000008D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value="gq"/&gt;</w:t>
      </w:r>
      <w:r w:rsidDel="00000000" w:rsidR="00000000" w:rsidRPr="00000000">
        <w:rPr>
          <w:rtl w:val="0"/>
        </w:rPr>
      </w:r>
    </w:p>
    <w:p w:rsidR="00000000" w:rsidDel="00000000" w:rsidP="00000000" w:rsidRDefault="00000000" w:rsidRPr="00000000" w14:paraId="000008D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value="gr"/&gt;</w:t>
      </w:r>
      <w:r w:rsidDel="00000000" w:rsidR="00000000" w:rsidRPr="00000000">
        <w:rPr>
          <w:rtl w:val="0"/>
        </w:rPr>
      </w:r>
    </w:p>
    <w:p w:rsidR="00000000" w:rsidDel="00000000" w:rsidP="00000000" w:rsidRDefault="00000000" w:rsidRPr="00000000" w14:paraId="000008D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value="gs"/&gt;</w:t>
      </w:r>
      <w:r w:rsidDel="00000000" w:rsidR="00000000" w:rsidRPr="00000000">
        <w:rPr>
          <w:rtl w:val="0"/>
        </w:rPr>
      </w:r>
    </w:p>
    <w:p w:rsidR="00000000" w:rsidDel="00000000" w:rsidP="00000000" w:rsidRDefault="00000000" w:rsidRPr="00000000" w14:paraId="000008D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value="gt"/&gt;</w:t>
      </w:r>
      <w:r w:rsidDel="00000000" w:rsidR="00000000" w:rsidRPr="00000000">
        <w:rPr>
          <w:rtl w:val="0"/>
        </w:rPr>
      </w:r>
    </w:p>
    <w:p w:rsidR="00000000" w:rsidDel="00000000" w:rsidP="00000000" w:rsidRDefault="00000000" w:rsidRPr="00000000" w14:paraId="000008D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value="gu"/&gt;</w:t>
      </w:r>
      <w:r w:rsidDel="00000000" w:rsidR="00000000" w:rsidRPr="00000000">
        <w:rPr>
          <w:rtl w:val="0"/>
        </w:rPr>
      </w:r>
    </w:p>
    <w:p w:rsidR="00000000" w:rsidDel="00000000" w:rsidP="00000000" w:rsidRDefault="00000000" w:rsidRPr="00000000" w14:paraId="000008D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value="gw"/&gt;</w:t>
      </w:r>
      <w:r w:rsidDel="00000000" w:rsidR="00000000" w:rsidRPr="00000000">
        <w:rPr>
          <w:rtl w:val="0"/>
        </w:rPr>
      </w:r>
    </w:p>
    <w:p w:rsidR="00000000" w:rsidDel="00000000" w:rsidP="00000000" w:rsidRDefault="00000000" w:rsidRPr="00000000" w14:paraId="000008D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value="gy"/&gt;</w:t>
      </w:r>
      <w:r w:rsidDel="00000000" w:rsidR="00000000" w:rsidRPr="00000000">
        <w:rPr>
          <w:rtl w:val="0"/>
        </w:rPr>
      </w:r>
    </w:p>
    <w:p w:rsidR="00000000" w:rsidDel="00000000" w:rsidP="00000000" w:rsidRDefault="00000000" w:rsidRPr="00000000" w14:paraId="000008D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value="hk"/&gt;</w:t>
      </w:r>
      <w:r w:rsidDel="00000000" w:rsidR="00000000" w:rsidRPr="00000000">
        <w:rPr>
          <w:rtl w:val="0"/>
        </w:rPr>
      </w:r>
    </w:p>
    <w:p w:rsidR="00000000" w:rsidDel="00000000" w:rsidP="00000000" w:rsidRDefault="00000000" w:rsidRPr="00000000" w14:paraId="000008D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value="hm"/&gt;</w:t>
      </w:r>
      <w:r w:rsidDel="00000000" w:rsidR="00000000" w:rsidRPr="00000000">
        <w:rPr>
          <w:rtl w:val="0"/>
        </w:rPr>
      </w:r>
    </w:p>
    <w:p w:rsidR="00000000" w:rsidDel="00000000" w:rsidP="00000000" w:rsidRDefault="00000000" w:rsidRPr="00000000" w14:paraId="000008D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value="hn"/&gt;</w:t>
      </w:r>
      <w:r w:rsidDel="00000000" w:rsidR="00000000" w:rsidRPr="00000000">
        <w:rPr>
          <w:rtl w:val="0"/>
        </w:rPr>
      </w:r>
    </w:p>
    <w:p w:rsidR="00000000" w:rsidDel="00000000" w:rsidP="00000000" w:rsidRDefault="00000000" w:rsidRPr="00000000" w14:paraId="000008D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value="hr"/&gt;</w:t>
      </w:r>
      <w:r w:rsidDel="00000000" w:rsidR="00000000" w:rsidRPr="00000000">
        <w:rPr>
          <w:rtl w:val="0"/>
        </w:rPr>
      </w:r>
    </w:p>
    <w:p w:rsidR="00000000" w:rsidDel="00000000" w:rsidP="00000000" w:rsidRDefault="00000000" w:rsidRPr="00000000" w14:paraId="000008D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value="ht"/&gt;</w:t>
      </w:r>
      <w:r w:rsidDel="00000000" w:rsidR="00000000" w:rsidRPr="00000000">
        <w:rPr>
          <w:rtl w:val="0"/>
        </w:rPr>
      </w:r>
    </w:p>
    <w:p w:rsidR="00000000" w:rsidDel="00000000" w:rsidP="00000000" w:rsidRDefault="00000000" w:rsidRPr="00000000" w14:paraId="000008D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value="hu"/&gt;</w:t>
      </w:r>
      <w:r w:rsidDel="00000000" w:rsidR="00000000" w:rsidRPr="00000000">
        <w:rPr>
          <w:rtl w:val="0"/>
        </w:rPr>
      </w:r>
    </w:p>
    <w:p w:rsidR="00000000" w:rsidDel="00000000" w:rsidP="00000000" w:rsidRDefault="00000000" w:rsidRPr="00000000" w14:paraId="000008D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value="id"/&gt;</w:t>
      </w:r>
      <w:r w:rsidDel="00000000" w:rsidR="00000000" w:rsidRPr="00000000">
        <w:rPr>
          <w:rtl w:val="0"/>
        </w:rPr>
      </w:r>
    </w:p>
    <w:p w:rsidR="00000000" w:rsidDel="00000000" w:rsidP="00000000" w:rsidRDefault="00000000" w:rsidRPr="00000000" w14:paraId="000008D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value="ie"/&gt;</w:t>
      </w:r>
      <w:r w:rsidDel="00000000" w:rsidR="00000000" w:rsidRPr="00000000">
        <w:rPr>
          <w:rtl w:val="0"/>
        </w:rPr>
      </w:r>
    </w:p>
    <w:p w:rsidR="00000000" w:rsidDel="00000000" w:rsidP="00000000" w:rsidRDefault="00000000" w:rsidRPr="00000000" w14:paraId="000008D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value="il"/&gt;</w:t>
      </w:r>
      <w:r w:rsidDel="00000000" w:rsidR="00000000" w:rsidRPr="00000000">
        <w:rPr>
          <w:rtl w:val="0"/>
        </w:rPr>
      </w:r>
    </w:p>
    <w:p w:rsidR="00000000" w:rsidDel="00000000" w:rsidP="00000000" w:rsidRDefault="00000000" w:rsidRPr="00000000" w14:paraId="000008E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value="in"/&gt;</w:t>
      </w:r>
      <w:r w:rsidDel="00000000" w:rsidR="00000000" w:rsidRPr="00000000">
        <w:rPr>
          <w:rtl w:val="0"/>
        </w:rPr>
      </w:r>
    </w:p>
    <w:p w:rsidR="00000000" w:rsidDel="00000000" w:rsidP="00000000" w:rsidRDefault="00000000" w:rsidRPr="00000000" w14:paraId="000008E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value="io"/&gt;</w:t>
      </w:r>
      <w:r w:rsidDel="00000000" w:rsidR="00000000" w:rsidRPr="00000000">
        <w:rPr>
          <w:rtl w:val="0"/>
        </w:rPr>
      </w:r>
    </w:p>
    <w:p w:rsidR="00000000" w:rsidDel="00000000" w:rsidP="00000000" w:rsidRDefault="00000000" w:rsidRPr="00000000" w14:paraId="000008E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value="iq"/&gt;</w:t>
      </w:r>
      <w:r w:rsidDel="00000000" w:rsidR="00000000" w:rsidRPr="00000000">
        <w:rPr>
          <w:rtl w:val="0"/>
        </w:rPr>
      </w:r>
    </w:p>
    <w:p w:rsidR="00000000" w:rsidDel="00000000" w:rsidP="00000000" w:rsidRDefault="00000000" w:rsidRPr="00000000" w14:paraId="000008E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value="ir"/&gt;</w:t>
      </w:r>
      <w:r w:rsidDel="00000000" w:rsidR="00000000" w:rsidRPr="00000000">
        <w:rPr>
          <w:rtl w:val="0"/>
        </w:rPr>
      </w:r>
    </w:p>
    <w:p w:rsidR="00000000" w:rsidDel="00000000" w:rsidP="00000000" w:rsidRDefault="00000000" w:rsidRPr="00000000" w14:paraId="000008E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value="is"/&gt;</w:t>
      </w:r>
      <w:r w:rsidDel="00000000" w:rsidR="00000000" w:rsidRPr="00000000">
        <w:rPr>
          <w:rtl w:val="0"/>
        </w:rPr>
      </w:r>
    </w:p>
    <w:p w:rsidR="00000000" w:rsidDel="00000000" w:rsidP="00000000" w:rsidRDefault="00000000" w:rsidRPr="00000000" w14:paraId="000008E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value="it"/&gt;</w:t>
      </w:r>
      <w:r w:rsidDel="00000000" w:rsidR="00000000" w:rsidRPr="00000000">
        <w:rPr>
          <w:rtl w:val="0"/>
        </w:rPr>
      </w:r>
    </w:p>
    <w:p w:rsidR="00000000" w:rsidDel="00000000" w:rsidP="00000000" w:rsidRDefault="00000000" w:rsidRPr="00000000" w14:paraId="000008E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value="jm"/&gt;</w:t>
      </w:r>
      <w:r w:rsidDel="00000000" w:rsidR="00000000" w:rsidRPr="00000000">
        <w:rPr>
          <w:rtl w:val="0"/>
        </w:rPr>
      </w:r>
    </w:p>
    <w:p w:rsidR="00000000" w:rsidDel="00000000" w:rsidP="00000000" w:rsidRDefault="00000000" w:rsidRPr="00000000" w14:paraId="000008E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value="jo"/&gt;</w:t>
      </w:r>
      <w:r w:rsidDel="00000000" w:rsidR="00000000" w:rsidRPr="00000000">
        <w:rPr>
          <w:rtl w:val="0"/>
        </w:rPr>
      </w:r>
    </w:p>
    <w:p w:rsidR="00000000" w:rsidDel="00000000" w:rsidP="00000000" w:rsidRDefault="00000000" w:rsidRPr="00000000" w14:paraId="000008E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value="jp"/&gt;</w:t>
      </w:r>
      <w:r w:rsidDel="00000000" w:rsidR="00000000" w:rsidRPr="00000000">
        <w:rPr>
          <w:rtl w:val="0"/>
        </w:rPr>
      </w:r>
    </w:p>
    <w:p w:rsidR="00000000" w:rsidDel="00000000" w:rsidP="00000000" w:rsidRDefault="00000000" w:rsidRPr="00000000" w14:paraId="000008E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value="ke"/&gt;</w:t>
      </w:r>
      <w:r w:rsidDel="00000000" w:rsidR="00000000" w:rsidRPr="00000000">
        <w:rPr>
          <w:rtl w:val="0"/>
        </w:rPr>
      </w:r>
    </w:p>
    <w:p w:rsidR="00000000" w:rsidDel="00000000" w:rsidP="00000000" w:rsidRDefault="00000000" w:rsidRPr="00000000" w14:paraId="000008E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value="kg"/&gt;</w:t>
      </w:r>
      <w:r w:rsidDel="00000000" w:rsidR="00000000" w:rsidRPr="00000000">
        <w:rPr>
          <w:rtl w:val="0"/>
        </w:rPr>
      </w:r>
    </w:p>
    <w:p w:rsidR="00000000" w:rsidDel="00000000" w:rsidP="00000000" w:rsidRDefault="00000000" w:rsidRPr="00000000" w14:paraId="000008E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value="kh"/&gt;</w:t>
      </w:r>
      <w:r w:rsidDel="00000000" w:rsidR="00000000" w:rsidRPr="00000000">
        <w:rPr>
          <w:rtl w:val="0"/>
        </w:rPr>
      </w:r>
    </w:p>
    <w:p w:rsidR="00000000" w:rsidDel="00000000" w:rsidP="00000000" w:rsidRDefault="00000000" w:rsidRPr="00000000" w14:paraId="000008E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value="ki"/&gt;</w:t>
      </w:r>
      <w:r w:rsidDel="00000000" w:rsidR="00000000" w:rsidRPr="00000000">
        <w:rPr>
          <w:rtl w:val="0"/>
        </w:rPr>
      </w:r>
    </w:p>
    <w:p w:rsidR="00000000" w:rsidDel="00000000" w:rsidP="00000000" w:rsidRDefault="00000000" w:rsidRPr="00000000" w14:paraId="000008E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value="km"/&gt;</w:t>
      </w:r>
      <w:r w:rsidDel="00000000" w:rsidR="00000000" w:rsidRPr="00000000">
        <w:rPr>
          <w:rtl w:val="0"/>
        </w:rPr>
      </w:r>
    </w:p>
    <w:p w:rsidR="00000000" w:rsidDel="00000000" w:rsidP="00000000" w:rsidRDefault="00000000" w:rsidRPr="00000000" w14:paraId="000008E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value="kn"/&gt;</w:t>
      </w:r>
      <w:r w:rsidDel="00000000" w:rsidR="00000000" w:rsidRPr="00000000">
        <w:rPr>
          <w:rtl w:val="0"/>
        </w:rPr>
      </w:r>
    </w:p>
    <w:p w:rsidR="00000000" w:rsidDel="00000000" w:rsidP="00000000" w:rsidRDefault="00000000" w:rsidRPr="00000000" w14:paraId="000008E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value="kp"/&gt;</w:t>
      </w:r>
      <w:r w:rsidDel="00000000" w:rsidR="00000000" w:rsidRPr="00000000">
        <w:rPr>
          <w:rtl w:val="0"/>
        </w:rPr>
      </w:r>
    </w:p>
    <w:p w:rsidR="00000000" w:rsidDel="00000000" w:rsidP="00000000" w:rsidRDefault="00000000" w:rsidRPr="00000000" w14:paraId="000008F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value="kr"/&gt;</w:t>
      </w:r>
      <w:r w:rsidDel="00000000" w:rsidR="00000000" w:rsidRPr="00000000">
        <w:rPr>
          <w:rtl w:val="0"/>
        </w:rPr>
      </w:r>
    </w:p>
    <w:p w:rsidR="00000000" w:rsidDel="00000000" w:rsidP="00000000" w:rsidRDefault="00000000" w:rsidRPr="00000000" w14:paraId="000008F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value="kw"/&gt;</w:t>
      </w:r>
      <w:r w:rsidDel="00000000" w:rsidR="00000000" w:rsidRPr="00000000">
        <w:rPr>
          <w:rtl w:val="0"/>
        </w:rPr>
      </w:r>
    </w:p>
    <w:p w:rsidR="00000000" w:rsidDel="00000000" w:rsidP="00000000" w:rsidRDefault="00000000" w:rsidRPr="00000000" w14:paraId="000008F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value="ky"/&gt;</w:t>
      </w:r>
      <w:r w:rsidDel="00000000" w:rsidR="00000000" w:rsidRPr="00000000">
        <w:rPr>
          <w:rtl w:val="0"/>
        </w:rPr>
      </w:r>
    </w:p>
    <w:p w:rsidR="00000000" w:rsidDel="00000000" w:rsidP="00000000" w:rsidRDefault="00000000" w:rsidRPr="00000000" w14:paraId="000008F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value="kz"/&gt;</w:t>
      </w:r>
      <w:r w:rsidDel="00000000" w:rsidR="00000000" w:rsidRPr="00000000">
        <w:rPr>
          <w:rtl w:val="0"/>
        </w:rPr>
      </w:r>
    </w:p>
    <w:p w:rsidR="00000000" w:rsidDel="00000000" w:rsidP="00000000" w:rsidRDefault="00000000" w:rsidRPr="00000000" w14:paraId="000008F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value="la"/&gt;</w:t>
      </w:r>
      <w:r w:rsidDel="00000000" w:rsidR="00000000" w:rsidRPr="00000000">
        <w:rPr>
          <w:rtl w:val="0"/>
        </w:rPr>
      </w:r>
    </w:p>
    <w:p w:rsidR="00000000" w:rsidDel="00000000" w:rsidP="00000000" w:rsidRDefault="00000000" w:rsidRPr="00000000" w14:paraId="000008F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value="lb"/&gt;</w:t>
      </w:r>
      <w:r w:rsidDel="00000000" w:rsidR="00000000" w:rsidRPr="00000000">
        <w:rPr>
          <w:rtl w:val="0"/>
        </w:rPr>
      </w:r>
    </w:p>
    <w:p w:rsidR="00000000" w:rsidDel="00000000" w:rsidP="00000000" w:rsidRDefault="00000000" w:rsidRPr="00000000" w14:paraId="000008F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value="lc"/&gt;</w:t>
      </w:r>
      <w:r w:rsidDel="00000000" w:rsidR="00000000" w:rsidRPr="00000000">
        <w:rPr>
          <w:rtl w:val="0"/>
        </w:rPr>
      </w:r>
    </w:p>
    <w:p w:rsidR="00000000" w:rsidDel="00000000" w:rsidP="00000000" w:rsidRDefault="00000000" w:rsidRPr="00000000" w14:paraId="000008F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value="li"/&gt;</w:t>
      </w:r>
      <w:r w:rsidDel="00000000" w:rsidR="00000000" w:rsidRPr="00000000">
        <w:rPr>
          <w:rtl w:val="0"/>
        </w:rPr>
      </w:r>
    </w:p>
    <w:p w:rsidR="00000000" w:rsidDel="00000000" w:rsidP="00000000" w:rsidRDefault="00000000" w:rsidRPr="00000000" w14:paraId="000008F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value="lk"/&gt;</w:t>
      </w:r>
      <w:r w:rsidDel="00000000" w:rsidR="00000000" w:rsidRPr="00000000">
        <w:rPr>
          <w:rtl w:val="0"/>
        </w:rPr>
      </w:r>
    </w:p>
    <w:p w:rsidR="00000000" w:rsidDel="00000000" w:rsidP="00000000" w:rsidRDefault="00000000" w:rsidRPr="00000000" w14:paraId="000008F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value="lr"/&gt;</w:t>
      </w:r>
      <w:r w:rsidDel="00000000" w:rsidR="00000000" w:rsidRPr="00000000">
        <w:rPr>
          <w:rtl w:val="0"/>
        </w:rPr>
      </w:r>
    </w:p>
    <w:p w:rsidR="00000000" w:rsidDel="00000000" w:rsidP="00000000" w:rsidRDefault="00000000" w:rsidRPr="00000000" w14:paraId="000008F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value="ls"/&gt;</w:t>
      </w:r>
      <w:r w:rsidDel="00000000" w:rsidR="00000000" w:rsidRPr="00000000">
        <w:rPr>
          <w:rtl w:val="0"/>
        </w:rPr>
      </w:r>
    </w:p>
    <w:p w:rsidR="00000000" w:rsidDel="00000000" w:rsidP="00000000" w:rsidRDefault="00000000" w:rsidRPr="00000000" w14:paraId="000008F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value="lt"/&gt;</w:t>
      </w:r>
      <w:r w:rsidDel="00000000" w:rsidR="00000000" w:rsidRPr="00000000">
        <w:rPr>
          <w:rtl w:val="0"/>
        </w:rPr>
      </w:r>
    </w:p>
    <w:p w:rsidR="00000000" w:rsidDel="00000000" w:rsidP="00000000" w:rsidRDefault="00000000" w:rsidRPr="00000000" w14:paraId="000008F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value="lu"/&gt;</w:t>
      </w:r>
      <w:r w:rsidDel="00000000" w:rsidR="00000000" w:rsidRPr="00000000">
        <w:rPr>
          <w:rtl w:val="0"/>
        </w:rPr>
      </w:r>
    </w:p>
    <w:p w:rsidR="00000000" w:rsidDel="00000000" w:rsidP="00000000" w:rsidRDefault="00000000" w:rsidRPr="00000000" w14:paraId="000008F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value="lv"/&gt;</w:t>
      </w:r>
      <w:r w:rsidDel="00000000" w:rsidR="00000000" w:rsidRPr="00000000">
        <w:rPr>
          <w:rtl w:val="0"/>
        </w:rPr>
      </w:r>
    </w:p>
    <w:p w:rsidR="00000000" w:rsidDel="00000000" w:rsidP="00000000" w:rsidRDefault="00000000" w:rsidRPr="00000000" w14:paraId="000008F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value="ly"/&gt;</w:t>
      </w:r>
      <w:r w:rsidDel="00000000" w:rsidR="00000000" w:rsidRPr="00000000">
        <w:rPr>
          <w:rtl w:val="0"/>
        </w:rPr>
      </w:r>
    </w:p>
    <w:p w:rsidR="00000000" w:rsidDel="00000000" w:rsidP="00000000" w:rsidRDefault="00000000" w:rsidRPr="00000000" w14:paraId="000008F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value="ma"/&gt;</w:t>
      </w:r>
      <w:r w:rsidDel="00000000" w:rsidR="00000000" w:rsidRPr="00000000">
        <w:rPr>
          <w:rtl w:val="0"/>
        </w:rPr>
      </w:r>
    </w:p>
    <w:p w:rsidR="00000000" w:rsidDel="00000000" w:rsidP="00000000" w:rsidRDefault="00000000" w:rsidRPr="00000000" w14:paraId="0000090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value="mc"/&gt;</w:t>
      </w:r>
      <w:r w:rsidDel="00000000" w:rsidR="00000000" w:rsidRPr="00000000">
        <w:rPr>
          <w:rtl w:val="0"/>
        </w:rPr>
      </w:r>
    </w:p>
    <w:p w:rsidR="00000000" w:rsidDel="00000000" w:rsidP="00000000" w:rsidRDefault="00000000" w:rsidRPr="00000000" w14:paraId="0000090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value="md"/&gt;</w:t>
      </w:r>
      <w:r w:rsidDel="00000000" w:rsidR="00000000" w:rsidRPr="00000000">
        <w:rPr>
          <w:rtl w:val="0"/>
        </w:rPr>
      </w:r>
    </w:p>
    <w:p w:rsidR="00000000" w:rsidDel="00000000" w:rsidP="00000000" w:rsidRDefault="00000000" w:rsidRPr="00000000" w14:paraId="0000090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value="mg"/&gt;</w:t>
      </w:r>
      <w:r w:rsidDel="00000000" w:rsidR="00000000" w:rsidRPr="00000000">
        <w:rPr>
          <w:rtl w:val="0"/>
        </w:rPr>
      </w:r>
    </w:p>
    <w:p w:rsidR="00000000" w:rsidDel="00000000" w:rsidP="00000000" w:rsidRDefault="00000000" w:rsidRPr="00000000" w14:paraId="0000090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value="mk"/&gt;</w:t>
      </w:r>
      <w:r w:rsidDel="00000000" w:rsidR="00000000" w:rsidRPr="00000000">
        <w:rPr>
          <w:rtl w:val="0"/>
        </w:rPr>
      </w:r>
    </w:p>
    <w:p w:rsidR="00000000" w:rsidDel="00000000" w:rsidP="00000000" w:rsidRDefault="00000000" w:rsidRPr="00000000" w14:paraId="0000090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value="ml"/&gt;</w:t>
      </w:r>
      <w:r w:rsidDel="00000000" w:rsidR="00000000" w:rsidRPr="00000000">
        <w:rPr>
          <w:rtl w:val="0"/>
        </w:rPr>
      </w:r>
    </w:p>
    <w:p w:rsidR="00000000" w:rsidDel="00000000" w:rsidP="00000000" w:rsidRDefault="00000000" w:rsidRPr="00000000" w14:paraId="0000090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value="mm"/&gt;</w:t>
      </w:r>
      <w:r w:rsidDel="00000000" w:rsidR="00000000" w:rsidRPr="00000000">
        <w:rPr>
          <w:rtl w:val="0"/>
        </w:rPr>
      </w:r>
    </w:p>
    <w:p w:rsidR="00000000" w:rsidDel="00000000" w:rsidP="00000000" w:rsidRDefault="00000000" w:rsidRPr="00000000" w14:paraId="0000090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value="mn"/&gt;</w:t>
      </w:r>
      <w:r w:rsidDel="00000000" w:rsidR="00000000" w:rsidRPr="00000000">
        <w:rPr>
          <w:rtl w:val="0"/>
        </w:rPr>
      </w:r>
    </w:p>
    <w:p w:rsidR="00000000" w:rsidDel="00000000" w:rsidP="00000000" w:rsidRDefault="00000000" w:rsidRPr="00000000" w14:paraId="0000090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value="mo"/&gt;</w:t>
      </w:r>
      <w:r w:rsidDel="00000000" w:rsidR="00000000" w:rsidRPr="00000000">
        <w:rPr>
          <w:rtl w:val="0"/>
        </w:rPr>
      </w:r>
    </w:p>
    <w:p w:rsidR="00000000" w:rsidDel="00000000" w:rsidP="00000000" w:rsidRDefault="00000000" w:rsidRPr="00000000" w14:paraId="0000090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value="mp"/&gt;</w:t>
      </w:r>
      <w:r w:rsidDel="00000000" w:rsidR="00000000" w:rsidRPr="00000000">
        <w:rPr>
          <w:rtl w:val="0"/>
        </w:rPr>
      </w:r>
    </w:p>
    <w:p w:rsidR="00000000" w:rsidDel="00000000" w:rsidP="00000000" w:rsidRDefault="00000000" w:rsidRPr="00000000" w14:paraId="0000090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value="mq"/&gt;</w:t>
      </w:r>
      <w:r w:rsidDel="00000000" w:rsidR="00000000" w:rsidRPr="00000000">
        <w:rPr>
          <w:rtl w:val="0"/>
        </w:rPr>
      </w:r>
    </w:p>
    <w:p w:rsidR="00000000" w:rsidDel="00000000" w:rsidP="00000000" w:rsidRDefault="00000000" w:rsidRPr="00000000" w14:paraId="0000090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value="mr"/&gt;</w:t>
      </w:r>
      <w:r w:rsidDel="00000000" w:rsidR="00000000" w:rsidRPr="00000000">
        <w:rPr>
          <w:rtl w:val="0"/>
        </w:rPr>
      </w:r>
    </w:p>
    <w:p w:rsidR="00000000" w:rsidDel="00000000" w:rsidP="00000000" w:rsidRDefault="00000000" w:rsidRPr="00000000" w14:paraId="0000090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value="ms"/&gt;</w:t>
      </w:r>
      <w:r w:rsidDel="00000000" w:rsidR="00000000" w:rsidRPr="00000000">
        <w:rPr>
          <w:rtl w:val="0"/>
        </w:rPr>
      </w:r>
    </w:p>
    <w:p w:rsidR="00000000" w:rsidDel="00000000" w:rsidP="00000000" w:rsidRDefault="00000000" w:rsidRPr="00000000" w14:paraId="0000090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value="mt"/&gt;</w:t>
      </w:r>
      <w:r w:rsidDel="00000000" w:rsidR="00000000" w:rsidRPr="00000000">
        <w:rPr>
          <w:rtl w:val="0"/>
        </w:rPr>
      </w:r>
    </w:p>
    <w:p w:rsidR="00000000" w:rsidDel="00000000" w:rsidP="00000000" w:rsidRDefault="00000000" w:rsidRPr="00000000" w14:paraId="0000090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value="mu"/&gt;</w:t>
      </w:r>
      <w:r w:rsidDel="00000000" w:rsidR="00000000" w:rsidRPr="00000000">
        <w:rPr>
          <w:rtl w:val="0"/>
        </w:rPr>
      </w:r>
    </w:p>
    <w:p w:rsidR="00000000" w:rsidDel="00000000" w:rsidP="00000000" w:rsidRDefault="00000000" w:rsidRPr="00000000" w14:paraId="0000090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value="mv"/&gt;</w:t>
      </w:r>
      <w:r w:rsidDel="00000000" w:rsidR="00000000" w:rsidRPr="00000000">
        <w:rPr>
          <w:rtl w:val="0"/>
        </w:rPr>
      </w:r>
    </w:p>
    <w:p w:rsidR="00000000" w:rsidDel="00000000" w:rsidP="00000000" w:rsidRDefault="00000000" w:rsidRPr="00000000" w14:paraId="0000090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value="mw"/&gt;</w:t>
      </w:r>
      <w:r w:rsidDel="00000000" w:rsidR="00000000" w:rsidRPr="00000000">
        <w:rPr>
          <w:rtl w:val="0"/>
        </w:rPr>
      </w:r>
    </w:p>
    <w:p w:rsidR="00000000" w:rsidDel="00000000" w:rsidP="00000000" w:rsidRDefault="00000000" w:rsidRPr="00000000" w14:paraId="0000091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value="mx"/&gt;</w:t>
      </w:r>
      <w:r w:rsidDel="00000000" w:rsidR="00000000" w:rsidRPr="00000000">
        <w:rPr>
          <w:rtl w:val="0"/>
        </w:rPr>
      </w:r>
    </w:p>
    <w:p w:rsidR="00000000" w:rsidDel="00000000" w:rsidP="00000000" w:rsidRDefault="00000000" w:rsidRPr="00000000" w14:paraId="0000091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value="my"/&gt;</w:t>
      </w:r>
      <w:r w:rsidDel="00000000" w:rsidR="00000000" w:rsidRPr="00000000">
        <w:rPr>
          <w:rtl w:val="0"/>
        </w:rPr>
      </w:r>
    </w:p>
    <w:p w:rsidR="00000000" w:rsidDel="00000000" w:rsidP="00000000" w:rsidRDefault="00000000" w:rsidRPr="00000000" w14:paraId="0000091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value="mz"/&gt;</w:t>
      </w:r>
      <w:r w:rsidDel="00000000" w:rsidR="00000000" w:rsidRPr="00000000">
        <w:rPr>
          <w:rtl w:val="0"/>
        </w:rPr>
      </w:r>
    </w:p>
    <w:p w:rsidR="00000000" w:rsidDel="00000000" w:rsidP="00000000" w:rsidRDefault="00000000" w:rsidRPr="00000000" w14:paraId="0000091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value="na"/&gt;</w:t>
      </w:r>
      <w:r w:rsidDel="00000000" w:rsidR="00000000" w:rsidRPr="00000000">
        <w:rPr>
          <w:rtl w:val="0"/>
        </w:rPr>
      </w:r>
    </w:p>
    <w:p w:rsidR="00000000" w:rsidDel="00000000" w:rsidP="00000000" w:rsidRDefault="00000000" w:rsidRPr="00000000" w14:paraId="0000091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value="nc"/&gt;</w:t>
      </w:r>
      <w:r w:rsidDel="00000000" w:rsidR="00000000" w:rsidRPr="00000000">
        <w:rPr>
          <w:rtl w:val="0"/>
        </w:rPr>
      </w:r>
    </w:p>
    <w:p w:rsidR="00000000" w:rsidDel="00000000" w:rsidP="00000000" w:rsidRDefault="00000000" w:rsidRPr="00000000" w14:paraId="0000091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value="ne"/&gt;</w:t>
      </w:r>
      <w:r w:rsidDel="00000000" w:rsidR="00000000" w:rsidRPr="00000000">
        <w:rPr>
          <w:rtl w:val="0"/>
        </w:rPr>
      </w:r>
    </w:p>
    <w:p w:rsidR="00000000" w:rsidDel="00000000" w:rsidP="00000000" w:rsidRDefault="00000000" w:rsidRPr="00000000" w14:paraId="0000091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value="nf"/&gt;</w:t>
      </w:r>
      <w:r w:rsidDel="00000000" w:rsidR="00000000" w:rsidRPr="00000000">
        <w:rPr>
          <w:rtl w:val="0"/>
        </w:rPr>
      </w:r>
    </w:p>
    <w:p w:rsidR="00000000" w:rsidDel="00000000" w:rsidP="00000000" w:rsidRDefault="00000000" w:rsidRPr="00000000" w14:paraId="0000091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value="ng"/&gt;</w:t>
      </w:r>
      <w:r w:rsidDel="00000000" w:rsidR="00000000" w:rsidRPr="00000000">
        <w:rPr>
          <w:rtl w:val="0"/>
        </w:rPr>
      </w:r>
    </w:p>
    <w:p w:rsidR="00000000" w:rsidDel="00000000" w:rsidP="00000000" w:rsidRDefault="00000000" w:rsidRPr="00000000" w14:paraId="0000091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value="ni"/&gt;</w:t>
      </w:r>
      <w:r w:rsidDel="00000000" w:rsidR="00000000" w:rsidRPr="00000000">
        <w:rPr>
          <w:rtl w:val="0"/>
        </w:rPr>
      </w:r>
    </w:p>
    <w:p w:rsidR="00000000" w:rsidDel="00000000" w:rsidP="00000000" w:rsidRDefault="00000000" w:rsidRPr="00000000" w14:paraId="0000091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value="nl"/&gt;</w:t>
      </w:r>
      <w:r w:rsidDel="00000000" w:rsidR="00000000" w:rsidRPr="00000000">
        <w:rPr>
          <w:rtl w:val="0"/>
        </w:rPr>
      </w:r>
    </w:p>
    <w:p w:rsidR="00000000" w:rsidDel="00000000" w:rsidP="00000000" w:rsidRDefault="00000000" w:rsidRPr="00000000" w14:paraId="0000091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value="no"/&gt;</w:t>
      </w:r>
      <w:r w:rsidDel="00000000" w:rsidR="00000000" w:rsidRPr="00000000">
        <w:rPr>
          <w:rtl w:val="0"/>
        </w:rPr>
      </w:r>
    </w:p>
    <w:p w:rsidR="00000000" w:rsidDel="00000000" w:rsidP="00000000" w:rsidRDefault="00000000" w:rsidRPr="00000000" w14:paraId="0000091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value="np"/&gt;</w:t>
      </w:r>
      <w:r w:rsidDel="00000000" w:rsidR="00000000" w:rsidRPr="00000000">
        <w:rPr>
          <w:rtl w:val="0"/>
        </w:rPr>
      </w:r>
    </w:p>
    <w:p w:rsidR="00000000" w:rsidDel="00000000" w:rsidP="00000000" w:rsidRDefault="00000000" w:rsidRPr="00000000" w14:paraId="0000091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value="nr"/&gt;</w:t>
      </w:r>
      <w:r w:rsidDel="00000000" w:rsidR="00000000" w:rsidRPr="00000000">
        <w:rPr>
          <w:rtl w:val="0"/>
        </w:rPr>
      </w:r>
    </w:p>
    <w:p w:rsidR="00000000" w:rsidDel="00000000" w:rsidP="00000000" w:rsidRDefault="00000000" w:rsidRPr="00000000" w14:paraId="0000091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value="nt"/&gt;</w:t>
      </w:r>
      <w:r w:rsidDel="00000000" w:rsidR="00000000" w:rsidRPr="00000000">
        <w:rPr>
          <w:rtl w:val="0"/>
        </w:rPr>
      </w:r>
    </w:p>
    <w:p w:rsidR="00000000" w:rsidDel="00000000" w:rsidP="00000000" w:rsidRDefault="00000000" w:rsidRPr="00000000" w14:paraId="0000091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value="nu"/&gt;</w:t>
      </w:r>
      <w:r w:rsidDel="00000000" w:rsidR="00000000" w:rsidRPr="00000000">
        <w:rPr>
          <w:rtl w:val="0"/>
        </w:rPr>
      </w:r>
    </w:p>
    <w:p w:rsidR="00000000" w:rsidDel="00000000" w:rsidP="00000000" w:rsidRDefault="00000000" w:rsidRPr="00000000" w14:paraId="0000091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value="nz"/&gt;</w:t>
      </w:r>
      <w:r w:rsidDel="00000000" w:rsidR="00000000" w:rsidRPr="00000000">
        <w:rPr>
          <w:rtl w:val="0"/>
        </w:rPr>
      </w:r>
    </w:p>
    <w:p w:rsidR="00000000" w:rsidDel="00000000" w:rsidP="00000000" w:rsidRDefault="00000000" w:rsidRPr="00000000" w14:paraId="0000092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value="om"/&gt;</w:t>
      </w:r>
      <w:r w:rsidDel="00000000" w:rsidR="00000000" w:rsidRPr="00000000">
        <w:rPr>
          <w:rtl w:val="0"/>
        </w:rPr>
      </w:r>
    </w:p>
    <w:p w:rsidR="00000000" w:rsidDel="00000000" w:rsidP="00000000" w:rsidRDefault="00000000" w:rsidRPr="00000000" w14:paraId="0000092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value="pa"/&gt;</w:t>
      </w:r>
      <w:r w:rsidDel="00000000" w:rsidR="00000000" w:rsidRPr="00000000">
        <w:rPr>
          <w:rtl w:val="0"/>
        </w:rPr>
      </w:r>
    </w:p>
    <w:p w:rsidR="00000000" w:rsidDel="00000000" w:rsidP="00000000" w:rsidRDefault="00000000" w:rsidRPr="00000000" w14:paraId="0000092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value="pe"/&gt;</w:t>
      </w:r>
      <w:r w:rsidDel="00000000" w:rsidR="00000000" w:rsidRPr="00000000">
        <w:rPr>
          <w:rtl w:val="0"/>
        </w:rPr>
      </w:r>
    </w:p>
    <w:p w:rsidR="00000000" w:rsidDel="00000000" w:rsidP="00000000" w:rsidRDefault="00000000" w:rsidRPr="00000000" w14:paraId="0000092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value="pf"/&gt;</w:t>
      </w:r>
      <w:r w:rsidDel="00000000" w:rsidR="00000000" w:rsidRPr="00000000">
        <w:rPr>
          <w:rtl w:val="0"/>
        </w:rPr>
      </w:r>
    </w:p>
    <w:p w:rsidR="00000000" w:rsidDel="00000000" w:rsidP="00000000" w:rsidRDefault="00000000" w:rsidRPr="00000000" w14:paraId="0000092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value="pg"/&gt;</w:t>
      </w:r>
      <w:r w:rsidDel="00000000" w:rsidR="00000000" w:rsidRPr="00000000">
        <w:rPr>
          <w:rtl w:val="0"/>
        </w:rPr>
      </w:r>
    </w:p>
    <w:p w:rsidR="00000000" w:rsidDel="00000000" w:rsidP="00000000" w:rsidRDefault="00000000" w:rsidRPr="00000000" w14:paraId="0000092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value="ph"/&gt;</w:t>
      </w:r>
      <w:r w:rsidDel="00000000" w:rsidR="00000000" w:rsidRPr="00000000">
        <w:rPr>
          <w:rtl w:val="0"/>
        </w:rPr>
      </w:r>
    </w:p>
    <w:p w:rsidR="00000000" w:rsidDel="00000000" w:rsidP="00000000" w:rsidRDefault="00000000" w:rsidRPr="00000000" w14:paraId="0000092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value="pk"/&gt;</w:t>
      </w:r>
      <w:r w:rsidDel="00000000" w:rsidR="00000000" w:rsidRPr="00000000">
        <w:rPr>
          <w:rtl w:val="0"/>
        </w:rPr>
      </w:r>
    </w:p>
    <w:p w:rsidR="00000000" w:rsidDel="00000000" w:rsidP="00000000" w:rsidRDefault="00000000" w:rsidRPr="00000000" w14:paraId="0000092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value="pl"/&gt;</w:t>
      </w:r>
      <w:r w:rsidDel="00000000" w:rsidR="00000000" w:rsidRPr="00000000">
        <w:rPr>
          <w:rtl w:val="0"/>
        </w:rPr>
      </w:r>
    </w:p>
    <w:p w:rsidR="00000000" w:rsidDel="00000000" w:rsidP="00000000" w:rsidRDefault="00000000" w:rsidRPr="00000000" w14:paraId="0000092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value="pm"/&gt;</w:t>
      </w:r>
      <w:r w:rsidDel="00000000" w:rsidR="00000000" w:rsidRPr="00000000">
        <w:rPr>
          <w:rtl w:val="0"/>
        </w:rPr>
      </w:r>
    </w:p>
    <w:p w:rsidR="00000000" w:rsidDel="00000000" w:rsidP="00000000" w:rsidRDefault="00000000" w:rsidRPr="00000000" w14:paraId="0000092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value="pn"/&gt;</w:t>
      </w:r>
      <w:r w:rsidDel="00000000" w:rsidR="00000000" w:rsidRPr="00000000">
        <w:rPr>
          <w:rtl w:val="0"/>
        </w:rPr>
      </w:r>
    </w:p>
    <w:p w:rsidR="00000000" w:rsidDel="00000000" w:rsidP="00000000" w:rsidRDefault="00000000" w:rsidRPr="00000000" w14:paraId="0000092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value="pr"/&gt;</w:t>
      </w:r>
      <w:r w:rsidDel="00000000" w:rsidR="00000000" w:rsidRPr="00000000">
        <w:rPr>
          <w:rtl w:val="0"/>
        </w:rPr>
      </w:r>
    </w:p>
    <w:p w:rsidR="00000000" w:rsidDel="00000000" w:rsidP="00000000" w:rsidRDefault="00000000" w:rsidRPr="00000000" w14:paraId="0000092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value="pt"/&gt;</w:t>
      </w:r>
      <w:r w:rsidDel="00000000" w:rsidR="00000000" w:rsidRPr="00000000">
        <w:rPr>
          <w:rtl w:val="0"/>
        </w:rPr>
      </w:r>
    </w:p>
    <w:p w:rsidR="00000000" w:rsidDel="00000000" w:rsidP="00000000" w:rsidRDefault="00000000" w:rsidRPr="00000000" w14:paraId="0000092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value="pw"/&gt;</w:t>
      </w:r>
      <w:r w:rsidDel="00000000" w:rsidR="00000000" w:rsidRPr="00000000">
        <w:rPr>
          <w:rtl w:val="0"/>
        </w:rPr>
      </w:r>
    </w:p>
    <w:p w:rsidR="00000000" w:rsidDel="00000000" w:rsidP="00000000" w:rsidRDefault="00000000" w:rsidRPr="00000000" w14:paraId="0000092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value="py"/&gt;</w:t>
      </w:r>
      <w:r w:rsidDel="00000000" w:rsidR="00000000" w:rsidRPr="00000000">
        <w:rPr>
          <w:rtl w:val="0"/>
        </w:rPr>
      </w:r>
    </w:p>
    <w:p w:rsidR="00000000" w:rsidDel="00000000" w:rsidP="00000000" w:rsidRDefault="00000000" w:rsidRPr="00000000" w14:paraId="0000092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value="qa"/&gt;</w:t>
      </w:r>
      <w:r w:rsidDel="00000000" w:rsidR="00000000" w:rsidRPr="00000000">
        <w:rPr>
          <w:rtl w:val="0"/>
        </w:rPr>
      </w:r>
    </w:p>
    <w:p w:rsidR="00000000" w:rsidDel="00000000" w:rsidP="00000000" w:rsidRDefault="00000000" w:rsidRPr="00000000" w14:paraId="0000092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value="re"/&gt;</w:t>
      </w:r>
      <w:r w:rsidDel="00000000" w:rsidR="00000000" w:rsidRPr="00000000">
        <w:rPr>
          <w:rtl w:val="0"/>
        </w:rPr>
      </w:r>
    </w:p>
    <w:p w:rsidR="00000000" w:rsidDel="00000000" w:rsidP="00000000" w:rsidRDefault="00000000" w:rsidRPr="00000000" w14:paraId="0000093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value="ro"/&gt;</w:t>
      </w:r>
      <w:r w:rsidDel="00000000" w:rsidR="00000000" w:rsidRPr="00000000">
        <w:rPr>
          <w:rtl w:val="0"/>
        </w:rPr>
      </w:r>
    </w:p>
    <w:p w:rsidR="00000000" w:rsidDel="00000000" w:rsidP="00000000" w:rsidRDefault="00000000" w:rsidRPr="00000000" w14:paraId="0000093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value="ru"/&gt;</w:t>
      </w:r>
      <w:r w:rsidDel="00000000" w:rsidR="00000000" w:rsidRPr="00000000">
        <w:rPr>
          <w:rtl w:val="0"/>
        </w:rPr>
      </w:r>
    </w:p>
    <w:p w:rsidR="00000000" w:rsidDel="00000000" w:rsidP="00000000" w:rsidRDefault="00000000" w:rsidRPr="00000000" w14:paraId="0000093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value="rw"/&gt;</w:t>
      </w:r>
      <w:r w:rsidDel="00000000" w:rsidR="00000000" w:rsidRPr="00000000">
        <w:rPr>
          <w:rtl w:val="0"/>
        </w:rPr>
      </w:r>
    </w:p>
    <w:p w:rsidR="00000000" w:rsidDel="00000000" w:rsidP="00000000" w:rsidRDefault="00000000" w:rsidRPr="00000000" w14:paraId="0000093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value="sa"/&gt;</w:t>
      </w:r>
      <w:r w:rsidDel="00000000" w:rsidR="00000000" w:rsidRPr="00000000">
        <w:rPr>
          <w:rtl w:val="0"/>
        </w:rPr>
      </w:r>
    </w:p>
    <w:p w:rsidR="00000000" w:rsidDel="00000000" w:rsidP="00000000" w:rsidRDefault="00000000" w:rsidRPr="00000000" w14:paraId="0000093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value="sb"/&gt;</w:t>
      </w:r>
      <w:r w:rsidDel="00000000" w:rsidR="00000000" w:rsidRPr="00000000">
        <w:rPr>
          <w:rtl w:val="0"/>
        </w:rPr>
      </w:r>
    </w:p>
    <w:p w:rsidR="00000000" w:rsidDel="00000000" w:rsidP="00000000" w:rsidRDefault="00000000" w:rsidRPr="00000000" w14:paraId="0000093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value="sc"/&gt;</w:t>
      </w:r>
      <w:r w:rsidDel="00000000" w:rsidR="00000000" w:rsidRPr="00000000">
        <w:rPr>
          <w:rtl w:val="0"/>
        </w:rPr>
      </w:r>
    </w:p>
    <w:p w:rsidR="00000000" w:rsidDel="00000000" w:rsidP="00000000" w:rsidRDefault="00000000" w:rsidRPr="00000000" w14:paraId="0000093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value="sd"/&gt;</w:t>
      </w:r>
      <w:r w:rsidDel="00000000" w:rsidR="00000000" w:rsidRPr="00000000">
        <w:rPr>
          <w:rtl w:val="0"/>
        </w:rPr>
      </w:r>
    </w:p>
    <w:p w:rsidR="00000000" w:rsidDel="00000000" w:rsidP="00000000" w:rsidRDefault="00000000" w:rsidRPr="00000000" w14:paraId="0000093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value="se"/&gt;</w:t>
      </w:r>
      <w:r w:rsidDel="00000000" w:rsidR="00000000" w:rsidRPr="00000000">
        <w:rPr>
          <w:rtl w:val="0"/>
        </w:rPr>
      </w:r>
    </w:p>
    <w:p w:rsidR="00000000" w:rsidDel="00000000" w:rsidP="00000000" w:rsidRDefault="00000000" w:rsidRPr="00000000" w14:paraId="0000093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value="sg"/&gt;</w:t>
      </w:r>
      <w:r w:rsidDel="00000000" w:rsidR="00000000" w:rsidRPr="00000000">
        <w:rPr>
          <w:rtl w:val="0"/>
        </w:rPr>
      </w:r>
    </w:p>
    <w:p w:rsidR="00000000" w:rsidDel="00000000" w:rsidP="00000000" w:rsidRDefault="00000000" w:rsidRPr="00000000" w14:paraId="0000093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value="sh"/&gt;</w:t>
      </w:r>
      <w:r w:rsidDel="00000000" w:rsidR="00000000" w:rsidRPr="00000000">
        <w:rPr>
          <w:rtl w:val="0"/>
        </w:rPr>
      </w:r>
    </w:p>
    <w:p w:rsidR="00000000" w:rsidDel="00000000" w:rsidP="00000000" w:rsidRDefault="00000000" w:rsidRPr="00000000" w14:paraId="0000093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value="si"/&gt;</w:t>
      </w:r>
      <w:r w:rsidDel="00000000" w:rsidR="00000000" w:rsidRPr="00000000">
        <w:rPr>
          <w:rtl w:val="0"/>
        </w:rPr>
      </w:r>
    </w:p>
    <w:p w:rsidR="00000000" w:rsidDel="00000000" w:rsidP="00000000" w:rsidRDefault="00000000" w:rsidRPr="00000000" w14:paraId="0000093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value="sj"/&gt;</w:t>
      </w:r>
      <w:r w:rsidDel="00000000" w:rsidR="00000000" w:rsidRPr="00000000">
        <w:rPr>
          <w:rtl w:val="0"/>
        </w:rPr>
      </w:r>
    </w:p>
    <w:p w:rsidR="00000000" w:rsidDel="00000000" w:rsidP="00000000" w:rsidRDefault="00000000" w:rsidRPr="00000000" w14:paraId="0000093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value="sk"/&gt;</w:t>
      </w:r>
      <w:r w:rsidDel="00000000" w:rsidR="00000000" w:rsidRPr="00000000">
        <w:rPr>
          <w:rtl w:val="0"/>
        </w:rPr>
      </w:r>
    </w:p>
    <w:p w:rsidR="00000000" w:rsidDel="00000000" w:rsidP="00000000" w:rsidRDefault="00000000" w:rsidRPr="00000000" w14:paraId="0000093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value="sl"/&gt;</w:t>
      </w:r>
      <w:r w:rsidDel="00000000" w:rsidR="00000000" w:rsidRPr="00000000">
        <w:rPr>
          <w:rtl w:val="0"/>
        </w:rPr>
      </w:r>
    </w:p>
    <w:p w:rsidR="00000000" w:rsidDel="00000000" w:rsidP="00000000" w:rsidRDefault="00000000" w:rsidRPr="00000000" w14:paraId="0000093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value="sm"/&gt;</w:t>
      </w:r>
      <w:r w:rsidDel="00000000" w:rsidR="00000000" w:rsidRPr="00000000">
        <w:rPr>
          <w:rtl w:val="0"/>
        </w:rPr>
      </w:r>
    </w:p>
    <w:p w:rsidR="00000000" w:rsidDel="00000000" w:rsidP="00000000" w:rsidRDefault="00000000" w:rsidRPr="00000000" w14:paraId="0000093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value="sn"/&gt;</w:t>
      </w:r>
      <w:r w:rsidDel="00000000" w:rsidR="00000000" w:rsidRPr="00000000">
        <w:rPr>
          <w:rtl w:val="0"/>
        </w:rPr>
      </w:r>
    </w:p>
    <w:p w:rsidR="00000000" w:rsidDel="00000000" w:rsidP="00000000" w:rsidRDefault="00000000" w:rsidRPr="00000000" w14:paraId="0000094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value="so"/&gt;</w:t>
      </w:r>
      <w:r w:rsidDel="00000000" w:rsidR="00000000" w:rsidRPr="00000000">
        <w:rPr>
          <w:rtl w:val="0"/>
        </w:rPr>
      </w:r>
    </w:p>
    <w:p w:rsidR="00000000" w:rsidDel="00000000" w:rsidP="00000000" w:rsidRDefault="00000000" w:rsidRPr="00000000" w14:paraId="0000094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value="sr"/&gt;</w:t>
      </w:r>
      <w:r w:rsidDel="00000000" w:rsidR="00000000" w:rsidRPr="00000000">
        <w:rPr>
          <w:rtl w:val="0"/>
        </w:rPr>
      </w:r>
    </w:p>
    <w:p w:rsidR="00000000" w:rsidDel="00000000" w:rsidP="00000000" w:rsidRDefault="00000000" w:rsidRPr="00000000" w14:paraId="0000094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value="st"/&gt;</w:t>
      </w:r>
      <w:r w:rsidDel="00000000" w:rsidR="00000000" w:rsidRPr="00000000">
        <w:rPr>
          <w:rtl w:val="0"/>
        </w:rPr>
      </w:r>
    </w:p>
    <w:p w:rsidR="00000000" w:rsidDel="00000000" w:rsidP="00000000" w:rsidRDefault="00000000" w:rsidRPr="00000000" w14:paraId="0000094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value="su"/&gt;</w:t>
      </w:r>
      <w:r w:rsidDel="00000000" w:rsidR="00000000" w:rsidRPr="00000000">
        <w:rPr>
          <w:rtl w:val="0"/>
        </w:rPr>
      </w:r>
    </w:p>
    <w:p w:rsidR="00000000" w:rsidDel="00000000" w:rsidP="00000000" w:rsidRDefault="00000000" w:rsidRPr="00000000" w14:paraId="0000094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value="sv"/&gt;</w:t>
      </w:r>
      <w:r w:rsidDel="00000000" w:rsidR="00000000" w:rsidRPr="00000000">
        <w:rPr>
          <w:rtl w:val="0"/>
        </w:rPr>
      </w:r>
    </w:p>
    <w:p w:rsidR="00000000" w:rsidDel="00000000" w:rsidP="00000000" w:rsidRDefault="00000000" w:rsidRPr="00000000" w14:paraId="0000094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value="sy"/&gt;</w:t>
      </w:r>
      <w:r w:rsidDel="00000000" w:rsidR="00000000" w:rsidRPr="00000000">
        <w:rPr>
          <w:rtl w:val="0"/>
        </w:rPr>
      </w:r>
    </w:p>
    <w:p w:rsidR="00000000" w:rsidDel="00000000" w:rsidP="00000000" w:rsidRDefault="00000000" w:rsidRPr="00000000" w14:paraId="0000094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value="sz"/&gt;</w:t>
      </w:r>
      <w:r w:rsidDel="00000000" w:rsidR="00000000" w:rsidRPr="00000000">
        <w:rPr>
          <w:rtl w:val="0"/>
        </w:rPr>
      </w:r>
    </w:p>
    <w:p w:rsidR="00000000" w:rsidDel="00000000" w:rsidP="00000000" w:rsidRDefault="00000000" w:rsidRPr="00000000" w14:paraId="0000094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value="tc"/&gt;</w:t>
      </w:r>
      <w:r w:rsidDel="00000000" w:rsidR="00000000" w:rsidRPr="00000000">
        <w:rPr>
          <w:rtl w:val="0"/>
        </w:rPr>
      </w:r>
    </w:p>
    <w:p w:rsidR="00000000" w:rsidDel="00000000" w:rsidP="00000000" w:rsidRDefault="00000000" w:rsidRPr="00000000" w14:paraId="0000094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value="td"/&gt;</w:t>
      </w:r>
      <w:r w:rsidDel="00000000" w:rsidR="00000000" w:rsidRPr="00000000">
        <w:rPr>
          <w:rtl w:val="0"/>
        </w:rPr>
      </w:r>
    </w:p>
    <w:p w:rsidR="00000000" w:rsidDel="00000000" w:rsidP="00000000" w:rsidRDefault="00000000" w:rsidRPr="00000000" w14:paraId="0000094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value="tf"/&gt;</w:t>
      </w:r>
      <w:r w:rsidDel="00000000" w:rsidR="00000000" w:rsidRPr="00000000">
        <w:rPr>
          <w:rtl w:val="0"/>
        </w:rPr>
      </w:r>
    </w:p>
    <w:p w:rsidR="00000000" w:rsidDel="00000000" w:rsidP="00000000" w:rsidRDefault="00000000" w:rsidRPr="00000000" w14:paraId="0000094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value="tg"/&gt;</w:t>
      </w:r>
      <w:r w:rsidDel="00000000" w:rsidR="00000000" w:rsidRPr="00000000">
        <w:rPr>
          <w:rtl w:val="0"/>
        </w:rPr>
      </w:r>
    </w:p>
    <w:p w:rsidR="00000000" w:rsidDel="00000000" w:rsidP="00000000" w:rsidRDefault="00000000" w:rsidRPr="00000000" w14:paraId="0000094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value="th"/&gt;</w:t>
      </w:r>
      <w:r w:rsidDel="00000000" w:rsidR="00000000" w:rsidRPr="00000000">
        <w:rPr>
          <w:rtl w:val="0"/>
        </w:rPr>
      </w:r>
    </w:p>
    <w:p w:rsidR="00000000" w:rsidDel="00000000" w:rsidP="00000000" w:rsidRDefault="00000000" w:rsidRPr="00000000" w14:paraId="0000094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value="tj"/&gt;</w:t>
      </w:r>
      <w:r w:rsidDel="00000000" w:rsidR="00000000" w:rsidRPr="00000000">
        <w:rPr>
          <w:rtl w:val="0"/>
        </w:rPr>
      </w:r>
    </w:p>
    <w:p w:rsidR="00000000" w:rsidDel="00000000" w:rsidP="00000000" w:rsidRDefault="00000000" w:rsidRPr="00000000" w14:paraId="0000094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value="tk"/&gt;</w:t>
      </w:r>
      <w:r w:rsidDel="00000000" w:rsidR="00000000" w:rsidRPr="00000000">
        <w:rPr>
          <w:rtl w:val="0"/>
        </w:rPr>
      </w:r>
    </w:p>
    <w:p w:rsidR="00000000" w:rsidDel="00000000" w:rsidP="00000000" w:rsidRDefault="00000000" w:rsidRPr="00000000" w14:paraId="0000094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value="tm"/&gt;</w:t>
      </w:r>
      <w:r w:rsidDel="00000000" w:rsidR="00000000" w:rsidRPr="00000000">
        <w:rPr>
          <w:rtl w:val="0"/>
        </w:rPr>
      </w:r>
    </w:p>
    <w:p w:rsidR="00000000" w:rsidDel="00000000" w:rsidP="00000000" w:rsidRDefault="00000000" w:rsidRPr="00000000" w14:paraId="0000094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value="tn"/&gt;</w:t>
      </w:r>
      <w:r w:rsidDel="00000000" w:rsidR="00000000" w:rsidRPr="00000000">
        <w:rPr>
          <w:rtl w:val="0"/>
        </w:rPr>
      </w:r>
    </w:p>
    <w:p w:rsidR="00000000" w:rsidDel="00000000" w:rsidP="00000000" w:rsidRDefault="00000000" w:rsidRPr="00000000" w14:paraId="0000095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value="to"/&gt;</w:t>
      </w:r>
      <w:r w:rsidDel="00000000" w:rsidR="00000000" w:rsidRPr="00000000">
        <w:rPr>
          <w:rtl w:val="0"/>
        </w:rPr>
      </w:r>
    </w:p>
    <w:p w:rsidR="00000000" w:rsidDel="00000000" w:rsidP="00000000" w:rsidRDefault="00000000" w:rsidRPr="00000000" w14:paraId="0000095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value="tp"/&gt;</w:t>
      </w:r>
      <w:r w:rsidDel="00000000" w:rsidR="00000000" w:rsidRPr="00000000">
        <w:rPr>
          <w:rtl w:val="0"/>
        </w:rPr>
      </w:r>
    </w:p>
    <w:p w:rsidR="00000000" w:rsidDel="00000000" w:rsidP="00000000" w:rsidRDefault="00000000" w:rsidRPr="00000000" w14:paraId="0000095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value="tr"/&gt;</w:t>
      </w:r>
      <w:r w:rsidDel="00000000" w:rsidR="00000000" w:rsidRPr="00000000">
        <w:rPr>
          <w:rtl w:val="0"/>
        </w:rPr>
      </w:r>
    </w:p>
    <w:p w:rsidR="00000000" w:rsidDel="00000000" w:rsidP="00000000" w:rsidRDefault="00000000" w:rsidRPr="00000000" w14:paraId="0000095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value="tt"/&gt;</w:t>
      </w:r>
      <w:r w:rsidDel="00000000" w:rsidR="00000000" w:rsidRPr="00000000">
        <w:rPr>
          <w:rtl w:val="0"/>
        </w:rPr>
      </w:r>
    </w:p>
    <w:p w:rsidR="00000000" w:rsidDel="00000000" w:rsidP="00000000" w:rsidRDefault="00000000" w:rsidRPr="00000000" w14:paraId="0000095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value="tv"/&gt;</w:t>
      </w:r>
      <w:r w:rsidDel="00000000" w:rsidR="00000000" w:rsidRPr="00000000">
        <w:rPr>
          <w:rtl w:val="0"/>
        </w:rPr>
      </w:r>
    </w:p>
    <w:p w:rsidR="00000000" w:rsidDel="00000000" w:rsidP="00000000" w:rsidRDefault="00000000" w:rsidRPr="00000000" w14:paraId="0000095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value="tw"/&gt;</w:t>
      </w:r>
      <w:r w:rsidDel="00000000" w:rsidR="00000000" w:rsidRPr="00000000">
        <w:rPr>
          <w:rtl w:val="0"/>
        </w:rPr>
      </w:r>
    </w:p>
    <w:p w:rsidR="00000000" w:rsidDel="00000000" w:rsidP="00000000" w:rsidRDefault="00000000" w:rsidRPr="00000000" w14:paraId="0000095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value="tz"/&gt;</w:t>
      </w:r>
      <w:r w:rsidDel="00000000" w:rsidR="00000000" w:rsidRPr="00000000">
        <w:rPr>
          <w:rtl w:val="0"/>
        </w:rPr>
      </w:r>
    </w:p>
    <w:p w:rsidR="00000000" w:rsidDel="00000000" w:rsidP="00000000" w:rsidRDefault="00000000" w:rsidRPr="00000000" w14:paraId="0000095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value="ua"/&gt;</w:t>
      </w:r>
      <w:r w:rsidDel="00000000" w:rsidR="00000000" w:rsidRPr="00000000">
        <w:rPr>
          <w:rtl w:val="0"/>
        </w:rPr>
      </w:r>
    </w:p>
    <w:p w:rsidR="00000000" w:rsidDel="00000000" w:rsidP="00000000" w:rsidRDefault="00000000" w:rsidRPr="00000000" w14:paraId="0000095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value="ug"/&gt;</w:t>
      </w:r>
      <w:r w:rsidDel="00000000" w:rsidR="00000000" w:rsidRPr="00000000">
        <w:rPr>
          <w:rtl w:val="0"/>
        </w:rPr>
      </w:r>
    </w:p>
    <w:p w:rsidR="00000000" w:rsidDel="00000000" w:rsidP="00000000" w:rsidRDefault="00000000" w:rsidRPr="00000000" w14:paraId="0000095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value="uk"/&gt;</w:t>
      </w:r>
      <w:r w:rsidDel="00000000" w:rsidR="00000000" w:rsidRPr="00000000">
        <w:rPr>
          <w:rtl w:val="0"/>
        </w:rPr>
      </w:r>
    </w:p>
    <w:p w:rsidR="00000000" w:rsidDel="00000000" w:rsidP="00000000" w:rsidRDefault="00000000" w:rsidRPr="00000000" w14:paraId="0000095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value="um"/&gt;</w:t>
      </w:r>
      <w:r w:rsidDel="00000000" w:rsidR="00000000" w:rsidRPr="00000000">
        <w:rPr>
          <w:rtl w:val="0"/>
        </w:rPr>
      </w:r>
    </w:p>
    <w:p w:rsidR="00000000" w:rsidDel="00000000" w:rsidP="00000000" w:rsidRDefault="00000000" w:rsidRPr="00000000" w14:paraId="0000095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value="us"/&gt;</w:t>
      </w:r>
      <w:r w:rsidDel="00000000" w:rsidR="00000000" w:rsidRPr="00000000">
        <w:rPr>
          <w:rtl w:val="0"/>
        </w:rPr>
      </w:r>
    </w:p>
    <w:p w:rsidR="00000000" w:rsidDel="00000000" w:rsidP="00000000" w:rsidRDefault="00000000" w:rsidRPr="00000000" w14:paraId="0000095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value="uy"/&gt;</w:t>
      </w:r>
      <w:r w:rsidDel="00000000" w:rsidR="00000000" w:rsidRPr="00000000">
        <w:rPr>
          <w:rtl w:val="0"/>
        </w:rPr>
      </w:r>
    </w:p>
    <w:p w:rsidR="00000000" w:rsidDel="00000000" w:rsidP="00000000" w:rsidRDefault="00000000" w:rsidRPr="00000000" w14:paraId="0000095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value="uz"/&gt;</w:t>
      </w:r>
      <w:r w:rsidDel="00000000" w:rsidR="00000000" w:rsidRPr="00000000">
        <w:rPr>
          <w:rtl w:val="0"/>
        </w:rPr>
      </w:r>
    </w:p>
    <w:p w:rsidR="00000000" w:rsidDel="00000000" w:rsidP="00000000" w:rsidRDefault="00000000" w:rsidRPr="00000000" w14:paraId="0000095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value="va"/&gt;</w:t>
      </w:r>
      <w:r w:rsidDel="00000000" w:rsidR="00000000" w:rsidRPr="00000000">
        <w:rPr>
          <w:rtl w:val="0"/>
        </w:rPr>
      </w:r>
    </w:p>
    <w:p w:rsidR="00000000" w:rsidDel="00000000" w:rsidP="00000000" w:rsidRDefault="00000000" w:rsidRPr="00000000" w14:paraId="0000095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value="vc"/&gt;</w:t>
      </w:r>
      <w:r w:rsidDel="00000000" w:rsidR="00000000" w:rsidRPr="00000000">
        <w:rPr>
          <w:rtl w:val="0"/>
        </w:rPr>
      </w:r>
    </w:p>
    <w:p w:rsidR="00000000" w:rsidDel="00000000" w:rsidP="00000000" w:rsidRDefault="00000000" w:rsidRPr="00000000" w14:paraId="0000096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value="ve"/&gt;</w:t>
      </w:r>
      <w:r w:rsidDel="00000000" w:rsidR="00000000" w:rsidRPr="00000000">
        <w:rPr>
          <w:rtl w:val="0"/>
        </w:rPr>
      </w:r>
    </w:p>
    <w:p w:rsidR="00000000" w:rsidDel="00000000" w:rsidP="00000000" w:rsidRDefault="00000000" w:rsidRPr="00000000" w14:paraId="0000096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value="vg"/&gt;</w:t>
      </w:r>
      <w:r w:rsidDel="00000000" w:rsidR="00000000" w:rsidRPr="00000000">
        <w:rPr>
          <w:rtl w:val="0"/>
        </w:rPr>
      </w:r>
    </w:p>
    <w:p w:rsidR="00000000" w:rsidDel="00000000" w:rsidP="00000000" w:rsidRDefault="00000000" w:rsidRPr="00000000" w14:paraId="0000096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value="vi"/&gt;</w:t>
      </w:r>
      <w:r w:rsidDel="00000000" w:rsidR="00000000" w:rsidRPr="00000000">
        <w:rPr>
          <w:rtl w:val="0"/>
        </w:rPr>
      </w:r>
    </w:p>
    <w:p w:rsidR="00000000" w:rsidDel="00000000" w:rsidP="00000000" w:rsidRDefault="00000000" w:rsidRPr="00000000" w14:paraId="0000096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value="vn"/&gt;</w:t>
      </w:r>
      <w:r w:rsidDel="00000000" w:rsidR="00000000" w:rsidRPr="00000000">
        <w:rPr>
          <w:rtl w:val="0"/>
        </w:rPr>
      </w:r>
    </w:p>
    <w:p w:rsidR="00000000" w:rsidDel="00000000" w:rsidP="00000000" w:rsidRDefault="00000000" w:rsidRPr="00000000" w14:paraId="0000096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value="vu"/&gt;</w:t>
      </w:r>
      <w:r w:rsidDel="00000000" w:rsidR="00000000" w:rsidRPr="00000000">
        <w:rPr>
          <w:rtl w:val="0"/>
        </w:rPr>
      </w:r>
    </w:p>
    <w:p w:rsidR="00000000" w:rsidDel="00000000" w:rsidP="00000000" w:rsidRDefault="00000000" w:rsidRPr="00000000" w14:paraId="0000096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value="wf"/&gt;</w:t>
      </w:r>
      <w:r w:rsidDel="00000000" w:rsidR="00000000" w:rsidRPr="00000000">
        <w:rPr>
          <w:rtl w:val="0"/>
        </w:rPr>
      </w:r>
    </w:p>
    <w:p w:rsidR="00000000" w:rsidDel="00000000" w:rsidP="00000000" w:rsidRDefault="00000000" w:rsidRPr="00000000" w14:paraId="0000096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value="ws"/&gt;</w:t>
      </w:r>
      <w:r w:rsidDel="00000000" w:rsidR="00000000" w:rsidRPr="00000000">
        <w:rPr>
          <w:rtl w:val="0"/>
        </w:rPr>
      </w:r>
    </w:p>
    <w:p w:rsidR="00000000" w:rsidDel="00000000" w:rsidP="00000000" w:rsidRDefault="00000000" w:rsidRPr="00000000" w14:paraId="0000096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value="ye"/&gt;</w:t>
      </w:r>
      <w:r w:rsidDel="00000000" w:rsidR="00000000" w:rsidRPr="00000000">
        <w:rPr>
          <w:rtl w:val="0"/>
        </w:rPr>
      </w:r>
    </w:p>
    <w:p w:rsidR="00000000" w:rsidDel="00000000" w:rsidP="00000000" w:rsidRDefault="00000000" w:rsidRPr="00000000" w14:paraId="0000096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value="yt"/&gt;</w:t>
      </w:r>
      <w:r w:rsidDel="00000000" w:rsidR="00000000" w:rsidRPr="00000000">
        <w:rPr>
          <w:rtl w:val="0"/>
        </w:rPr>
      </w:r>
    </w:p>
    <w:p w:rsidR="00000000" w:rsidDel="00000000" w:rsidP="00000000" w:rsidRDefault="00000000" w:rsidRPr="00000000" w14:paraId="0000096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value="yu"/&gt;</w:t>
      </w:r>
      <w:r w:rsidDel="00000000" w:rsidR="00000000" w:rsidRPr="00000000">
        <w:rPr>
          <w:rtl w:val="0"/>
        </w:rPr>
      </w:r>
    </w:p>
    <w:p w:rsidR="00000000" w:rsidDel="00000000" w:rsidP="00000000" w:rsidRDefault="00000000" w:rsidRPr="00000000" w14:paraId="0000096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value="za"/&gt;</w:t>
      </w:r>
      <w:r w:rsidDel="00000000" w:rsidR="00000000" w:rsidRPr="00000000">
        <w:rPr>
          <w:rtl w:val="0"/>
        </w:rPr>
      </w:r>
    </w:p>
    <w:p w:rsidR="00000000" w:rsidDel="00000000" w:rsidP="00000000" w:rsidRDefault="00000000" w:rsidRPr="00000000" w14:paraId="0000096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value="zm"/&gt;</w:t>
      </w:r>
      <w:r w:rsidDel="00000000" w:rsidR="00000000" w:rsidRPr="00000000">
        <w:rPr>
          <w:rtl w:val="0"/>
        </w:rPr>
      </w:r>
    </w:p>
    <w:p w:rsidR="00000000" w:rsidDel="00000000" w:rsidP="00000000" w:rsidRDefault="00000000" w:rsidRPr="00000000" w14:paraId="0000096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value="zr"/&gt;</w:t>
      </w:r>
      <w:r w:rsidDel="00000000" w:rsidR="00000000" w:rsidRPr="00000000">
        <w:rPr>
          <w:rtl w:val="0"/>
        </w:rPr>
      </w:r>
    </w:p>
    <w:p w:rsidR="00000000" w:rsidDel="00000000" w:rsidP="00000000" w:rsidRDefault="00000000" w:rsidRPr="00000000" w14:paraId="0000096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value="zw"/&gt;</w:t>
      </w:r>
      <w:r w:rsidDel="00000000" w:rsidR="00000000" w:rsidRPr="00000000">
        <w:rPr>
          <w:rtl w:val="0"/>
        </w:rPr>
      </w:r>
    </w:p>
    <w:p w:rsidR="00000000" w:rsidDel="00000000" w:rsidP="00000000" w:rsidRDefault="00000000" w:rsidRPr="00000000" w14:paraId="0000096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6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70">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7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7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name="statusType"&gt;</w:t>
      </w:r>
      <w:r w:rsidDel="00000000" w:rsidR="00000000" w:rsidRPr="00000000">
        <w:rPr>
          <w:rtl w:val="0"/>
        </w:rPr>
      </w:r>
    </w:p>
    <w:p w:rsidR="00000000" w:rsidDel="00000000" w:rsidP="00000000" w:rsidRDefault="00000000" w:rsidRPr="00000000" w14:paraId="0000097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7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value="ARCHIVED"/&gt;</w:t>
      </w:r>
      <w:r w:rsidDel="00000000" w:rsidR="00000000" w:rsidRPr="00000000">
        <w:rPr>
          <w:rtl w:val="0"/>
        </w:rPr>
      </w:r>
    </w:p>
    <w:p w:rsidR="00000000" w:rsidDel="00000000" w:rsidP="00000000" w:rsidRDefault="00000000" w:rsidRPr="00000000" w14:paraId="0000097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value="DELETED"/&gt;</w:t>
      </w:r>
      <w:r w:rsidDel="00000000" w:rsidR="00000000" w:rsidRPr="00000000">
        <w:rPr>
          <w:rtl w:val="0"/>
        </w:rPr>
      </w:r>
    </w:p>
    <w:p w:rsidR="00000000" w:rsidDel="00000000" w:rsidP="00000000" w:rsidRDefault="00000000" w:rsidRPr="00000000" w14:paraId="0000097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7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7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7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name="inputRoutingType"&gt;</w:t>
      </w:r>
      <w:r w:rsidDel="00000000" w:rsidR="00000000" w:rsidRPr="00000000">
        <w:rPr>
          <w:rtl w:val="0"/>
        </w:rPr>
      </w:r>
    </w:p>
    <w:p w:rsidR="00000000" w:rsidDel="00000000" w:rsidP="00000000" w:rsidRDefault="00000000" w:rsidRPr="00000000" w14:paraId="0000097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7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value="INPUT"/&gt;</w:t>
      </w:r>
      <w:r w:rsidDel="00000000" w:rsidR="00000000" w:rsidRPr="00000000">
        <w:rPr>
          <w:rtl w:val="0"/>
        </w:rPr>
      </w:r>
    </w:p>
    <w:p w:rsidR="00000000" w:rsidDel="00000000" w:rsidP="00000000" w:rsidRDefault="00000000" w:rsidRPr="00000000" w14:paraId="0000097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value="RETURN"/&gt;</w:t>
      </w:r>
      <w:r w:rsidDel="00000000" w:rsidR="00000000" w:rsidRPr="00000000">
        <w:rPr>
          <w:rtl w:val="0"/>
        </w:rPr>
      </w:r>
    </w:p>
    <w:p w:rsidR="00000000" w:rsidDel="00000000" w:rsidP="00000000" w:rsidRDefault="00000000" w:rsidRPr="00000000" w14:paraId="0000097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7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7F">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8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name="outputRoutingType"&gt;</w:t>
      </w:r>
      <w:r w:rsidDel="00000000" w:rsidR="00000000" w:rsidRPr="00000000">
        <w:rPr>
          <w:rtl w:val="0"/>
        </w:rPr>
      </w:r>
    </w:p>
    <w:p w:rsidR="00000000" w:rsidDel="00000000" w:rsidP="00000000" w:rsidRDefault="00000000" w:rsidRPr="00000000" w14:paraId="0000098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8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value="OUTPUT"/&gt;</w:t>
      </w:r>
      <w:r w:rsidDel="00000000" w:rsidR="00000000" w:rsidRPr="00000000">
        <w:rPr>
          <w:rtl w:val="0"/>
        </w:rPr>
      </w:r>
    </w:p>
    <w:p w:rsidR="00000000" w:rsidDel="00000000" w:rsidP="00000000" w:rsidRDefault="00000000" w:rsidRPr="00000000" w14:paraId="0000098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value="THRU"/&gt;</w:t>
      </w:r>
      <w:r w:rsidDel="00000000" w:rsidR="00000000" w:rsidRPr="00000000">
        <w:rPr>
          <w:rtl w:val="0"/>
        </w:rPr>
      </w:r>
    </w:p>
    <w:p w:rsidR="00000000" w:rsidDel="00000000" w:rsidP="00000000" w:rsidRDefault="00000000" w:rsidRPr="00000000" w14:paraId="0000098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value="SEND"/&gt;</w:t>
      </w:r>
      <w:r w:rsidDel="00000000" w:rsidR="00000000" w:rsidRPr="00000000">
        <w:rPr>
          <w:rtl w:val="0"/>
        </w:rPr>
      </w:r>
    </w:p>
    <w:p w:rsidR="00000000" w:rsidDel="00000000" w:rsidP="00000000" w:rsidRDefault="00000000" w:rsidRPr="00000000" w14:paraId="0000098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8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87">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8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name="qualityAssuranceType"&gt;</w:t>
      </w:r>
      <w:r w:rsidDel="00000000" w:rsidR="00000000" w:rsidRPr="00000000">
        <w:rPr>
          <w:rtl w:val="0"/>
        </w:rPr>
      </w:r>
    </w:p>
    <w:p w:rsidR="00000000" w:rsidDel="00000000" w:rsidP="00000000" w:rsidRDefault="00000000" w:rsidRPr="00000000" w14:paraId="0000098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8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8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8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name="creationDate" type="xsd:dateTime" minOccurs="1" maxOccurs="1"/&gt;</w:t>
      </w:r>
      <w:r w:rsidDel="00000000" w:rsidR="00000000" w:rsidRPr="00000000">
        <w:rPr>
          <w:rtl w:val="0"/>
        </w:rPr>
      </w:r>
    </w:p>
    <w:p w:rsidR="00000000" w:rsidDel="00000000" w:rsidP="00000000" w:rsidRDefault="00000000" w:rsidRPr="00000000" w14:paraId="0000098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name="note" type="xsd:string" minOccurs="0" maxOccurs="1"/&gt;</w:t>
      </w:r>
      <w:r w:rsidDel="00000000" w:rsidR="00000000" w:rsidRPr="00000000">
        <w:rPr>
          <w:rtl w:val="0"/>
        </w:rPr>
      </w:r>
    </w:p>
    <w:p w:rsidR="00000000" w:rsidDel="00000000" w:rsidP="00000000" w:rsidRDefault="00000000" w:rsidRPr="00000000" w14:paraId="0000098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8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name="inspectors" type="xsd:IDREFS" use="required" /&gt;</w:t>
      </w:r>
      <w:r w:rsidDel="00000000" w:rsidR="00000000" w:rsidRPr="00000000">
        <w:rPr>
          <w:rtl w:val="0"/>
        </w:rPr>
      </w:r>
    </w:p>
    <w:p w:rsidR="00000000" w:rsidDel="00000000" w:rsidP="00000000" w:rsidRDefault="00000000" w:rsidRPr="00000000" w14:paraId="0000099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name="passFail" type="passFailType" use="required" /&gt;</w:t>
      </w:r>
      <w:r w:rsidDel="00000000" w:rsidR="00000000" w:rsidRPr="00000000">
        <w:rPr>
          <w:rtl w:val="0"/>
        </w:rPr>
      </w:r>
    </w:p>
    <w:p w:rsidR="00000000" w:rsidDel="00000000" w:rsidP="00000000" w:rsidRDefault="00000000" w:rsidRPr="00000000" w14:paraId="0000099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9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9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94">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9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name="passFailType"&gt;</w:t>
      </w:r>
      <w:r w:rsidDel="00000000" w:rsidR="00000000" w:rsidRPr="00000000">
        <w:rPr>
          <w:rtl w:val="0"/>
        </w:rPr>
      </w:r>
    </w:p>
    <w:p w:rsidR="00000000" w:rsidDel="00000000" w:rsidP="00000000" w:rsidRDefault="00000000" w:rsidRPr="00000000" w14:paraId="0000099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9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value="PASS"/&gt;</w:t>
      </w:r>
      <w:r w:rsidDel="00000000" w:rsidR="00000000" w:rsidRPr="00000000">
        <w:rPr>
          <w:rtl w:val="0"/>
        </w:rPr>
      </w:r>
    </w:p>
    <w:p w:rsidR="00000000" w:rsidDel="00000000" w:rsidP="00000000" w:rsidRDefault="00000000" w:rsidRPr="00000000" w14:paraId="0000099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value="FAIL"/&gt;</w:t>
      </w:r>
      <w:r w:rsidDel="00000000" w:rsidR="00000000" w:rsidRPr="00000000">
        <w:rPr>
          <w:rtl w:val="0"/>
        </w:rPr>
      </w:r>
    </w:p>
    <w:p w:rsidR="00000000" w:rsidDel="00000000" w:rsidP="00000000" w:rsidRDefault="00000000" w:rsidRPr="00000000" w14:paraId="0000099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9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9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9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name="workerType"&gt;</w:t>
      </w:r>
      <w:r w:rsidDel="00000000" w:rsidR="00000000" w:rsidRPr="00000000">
        <w:rPr>
          <w:rtl w:val="0"/>
        </w:rPr>
      </w:r>
    </w:p>
    <w:p w:rsidR="00000000" w:rsidDel="00000000" w:rsidP="00000000" w:rsidRDefault="00000000" w:rsidRPr="00000000" w14:paraId="0000099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9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9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name="lastName" type="xsd:string" use="required" /&gt;</w:t>
      </w:r>
      <w:r w:rsidDel="00000000" w:rsidR="00000000" w:rsidRPr="00000000">
        <w:rPr>
          <w:rtl w:val="0"/>
        </w:rPr>
      </w:r>
    </w:p>
    <w:p w:rsidR="00000000" w:rsidDel="00000000" w:rsidP="00000000" w:rsidRDefault="00000000" w:rsidRPr="00000000" w14:paraId="000009A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name="firstName" type="xsd:string" use="required" /&gt;</w:t>
      </w:r>
      <w:r w:rsidDel="00000000" w:rsidR="00000000" w:rsidRPr="00000000">
        <w:rPr>
          <w:rtl w:val="0"/>
        </w:rPr>
      </w:r>
    </w:p>
    <w:p w:rsidR="00000000" w:rsidDel="00000000" w:rsidP="00000000" w:rsidRDefault="00000000" w:rsidRPr="00000000" w14:paraId="000009A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name="organization" type="xsd:string" use="optional" /&gt;</w:t>
      </w:r>
      <w:r w:rsidDel="00000000" w:rsidR="00000000" w:rsidRPr="00000000">
        <w:rPr>
          <w:rtl w:val="0"/>
        </w:rPr>
      </w:r>
    </w:p>
    <w:p w:rsidR="00000000" w:rsidDel="00000000" w:rsidP="00000000" w:rsidRDefault="00000000" w:rsidRPr="00000000" w14:paraId="000009A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name="street1" type="xsd:string" use="required" /&gt;</w:t>
      </w:r>
      <w:r w:rsidDel="00000000" w:rsidR="00000000" w:rsidRPr="00000000">
        <w:rPr>
          <w:rtl w:val="0"/>
        </w:rPr>
      </w:r>
    </w:p>
    <w:p w:rsidR="00000000" w:rsidDel="00000000" w:rsidP="00000000" w:rsidRDefault="00000000" w:rsidRPr="00000000" w14:paraId="000009A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name="street2" type="xsd:string" use="optional" /&gt;</w:t>
      </w:r>
      <w:r w:rsidDel="00000000" w:rsidR="00000000" w:rsidRPr="00000000">
        <w:rPr>
          <w:rtl w:val="0"/>
        </w:rPr>
      </w:r>
    </w:p>
    <w:p w:rsidR="00000000" w:rsidDel="00000000" w:rsidP="00000000" w:rsidRDefault="00000000" w:rsidRPr="00000000" w14:paraId="000009A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name="city" type="xsd:string" use="required" /&gt;</w:t>
      </w:r>
      <w:r w:rsidDel="00000000" w:rsidR="00000000" w:rsidRPr="00000000">
        <w:rPr>
          <w:rtl w:val="0"/>
        </w:rPr>
      </w:r>
    </w:p>
    <w:p w:rsidR="00000000" w:rsidDel="00000000" w:rsidP="00000000" w:rsidRDefault="00000000" w:rsidRPr="00000000" w14:paraId="000009A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name="region" type="xsd:string" use="required" /&gt;</w:t>
      </w:r>
      <w:r w:rsidDel="00000000" w:rsidR="00000000" w:rsidRPr="00000000">
        <w:rPr>
          <w:rtl w:val="0"/>
        </w:rPr>
      </w:r>
    </w:p>
    <w:p w:rsidR="00000000" w:rsidDel="00000000" w:rsidP="00000000" w:rsidRDefault="00000000" w:rsidRPr="00000000" w14:paraId="000009A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name="postalCode" type="xsd:string" use="optional" /&gt;</w:t>
      </w:r>
      <w:r w:rsidDel="00000000" w:rsidR="00000000" w:rsidRPr="00000000">
        <w:rPr>
          <w:rtl w:val="0"/>
        </w:rPr>
      </w:r>
    </w:p>
    <w:p w:rsidR="00000000" w:rsidDel="00000000" w:rsidP="00000000" w:rsidRDefault="00000000" w:rsidRPr="00000000" w14:paraId="000009A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name="countryCode" type="isoCountryCodeType" use="required" /&gt;</w:t>
      </w:r>
      <w:r w:rsidDel="00000000" w:rsidR="00000000" w:rsidRPr="00000000">
        <w:rPr>
          <w:rtl w:val="0"/>
        </w:rPr>
      </w:r>
    </w:p>
    <w:p w:rsidR="00000000" w:rsidDel="00000000" w:rsidP="00000000" w:rsidRDefault="00000000" w:rsidRPr="00000000" w14:paraId="000009A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A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A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A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A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name="deviceChainType"&gt;</w:t>
      </w:r>
      <w:r w:rsidDel="00000000" w:rsidR="00000000" w:rsidRPr="00000000">
        <w:rPr>
          <w:rtl w:val="0"/>
        </w:rPr>
      </w:r>
    </w:p>
    <w:p w:rsidR="00000000" w:rsidDel="00000000" w:rsidP="00000000" w:rsidRDefault="00000000" w:rsidRPr="00000000" w14:paraId="000009A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A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A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9B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name="device" type="deviceType" minOccurs="1" maxOccurs="unbounded"/&gt;</w:t>
      </w:r>
      <w:r w:rsidDel="00000000" w:rsidR="00000000" w:rsidRPr="00000000">
        <w:rPr>
          <w:rtl w:val="0"/>
        </w:rPr>
      </w:r>
    </w:p>
    <w:p w:rsidR="00000000" w:rsidDel="00000000" w:rsidP="00000000" w:rsidRDefault="00000000" w:rsidRPr="00000000" w14:paraId="000009B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name="devicePatchList" type="patchListType" minOccurs="1" maxOccurs="1"/&gt;</w:t>
      </w:r>
      <w:r w:rsidDel="00000000" w:rsidR="00000000" w:rsidRPr="00000000">
        <w:rPr>
          <w:rtl w:val="0"/>
        </w:rPr>
      </w:r>
    </w:p>
    <w:p w:rsidR="00000000" w:rsidDel="00000000" w:rsidP="00000000" w:rsidRDefault="00000000" w:rsidRPr="00000000" w14:paraId="000009B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9B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name="label" type="xsd:string" use="optional"/&gt;</w:t>
      </w:r>
      <w:r w:rsidDel="00000000" w:rsidR="00000000" w:rsidRPr="00000000">
        <w:rPr>
          <w:rtl w:val="0"/>
        </w:rPr>
      </w:r>
    </w:p>
    <w:p w:rsidR="00000000" w:rsidDel="00000000" w:rsidP="00000000" w:rsidRDefault="00000000" w:rsidRPr="00000000" w14:paraId="000009B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name="masterSyncDeviceRef" type="xsd:IDREF" use="optional" /&gt;</w:t>
      </w:r>
      <w:r w:rsidDel="00000000" w:rsidR="00000000" w:rsidRPr="00000000">
        <w:rPr>
          <w:rtl w:val="0"/>
        </w:rPr>
      </w:r>
    </w:p>
    <w:p w:rsidR="00000000" w:rsidDel="00000000" w:rsidP="00000000" w:rsidRDefault="00000000" w:rsidRPr="00000000" w14:paraId="000009B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B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B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B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B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name="deviceType"&gt;</w:t>
      </w:r>
      <w:r w:rsidDel="00000000" w:rsidR="00000000" w:rsidRPr="00000000">
        <w:rPr>
          <w:rtl w:val="0"/>
        </w:rPr>
      </w:r>
    </w:p>
    <w:p w:rsidR="00000000" w:rsidDel="00000000" w:rsidP="00000000" w:rsidRDefault="00000000" w:rsidRPr="00000000" w14:paraId="000009B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B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B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B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name="descriptor" type="deviceDescriptorType" minOccurs="1" maxOccurs="1"/&gt;</w:t>
      </w:r>
      <w:r w:rsidDel="00000000" w:rsidR="00000000" w:rsidRPr="00000000">
        <w:rPr>
          <w:rtl w:val="0"/>
        </w:rPr>
      </w:r>
    </w:p>
    <w:p w:rsidR="00000000" w:rsidDel="00000000" w:rsidP="00000000" w:rsidRDefault="00000000" w:rsidRPr="00000000" w14:paraId="000009B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name="profile" type="locStringType" minOccurs="0" maxOccurs="unbounded"/&gt;</w:t>
      </w:r>
      <w:r w:rsidDel="00000000" w:rsidR="00000000" w:rsidRPr="00000000">
        <w:rPr>
          <w:rtl w:val="0"/>
        </w:rPr>
      </w:r>
    </w:p>
    <w:p w:rsidR="00000000" w:rsidDel="00000000" w:rsidP="00000000" w:rsidRDefault="00000000" w:rsidRPr="00000000" w14:paraId="000009B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name="inputChannel" type="deviceInputChannelType" minOccurs="0" maxOccurs="unbounded"/&gt;   </w:t>
      </w:r>
      <w:r w:rsidDel="00000000" w:rsidR="00000000" w:rsidRPr="00000000">
        <w:rPr>
          <w:rtl w:val="0"/>
        </w:rPr>
      </w:r>
    </w:p>
    <w:p w:rsidR="00000000" w:rsidDel="00000000" w:rsidP="00000000" w:rsidRDefault="00000000" w:rsidRPr="00000000" w14:paraId="000009C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name="outputChannel" type="deviceOutputChannelType" minOccurs="0" maxOccurs="unbounded"/&gt;   </w:t>
      </w:r>
      <w:r w:rsidDel="00000000" w:rsidR="00000000" w:rsidRPr="00000000">
        <w:rPr>
          <w:rtl w:val="0"/>
        </w:rPr>
      </w:r>
    </w:p>
    <w:p w:rsidR="00000000" w:rsidDel="00000000" w:rsidP="00000000" w:rsidRDefault="00000000" w:rsidRPr="00000000" w14:paraId="000009C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name="playbackMediaChannel"  type="mediaChannelType" minOccurs="0" maxOccurs="unbounded"/&gt;</w:t>
      </w:r>
      <w:r w:rsidDel="00000000" w:rsidR="00000000" w:rsidRPr="00000000">
        <w:rPr>
          <w:rtl w:val="0"/>
        </w:rPr>
      </w:r>
    </w:p>
    <w:p w:rsidR="00000000" w:rsidDel="00000000" w:rsidP="00000000" w:rsidRDefault="00000000" w:rsidRPr="00000000" w14:paraId="000009C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name="recordMediaChannel"  type="mediaChannelType" minOccurs="0" maxOccurs="unbounded"/&gt;</w:t>
      </w:r>
      <w:r w:rsidDel="00000000" w:rsidR="00000000" w:rsidRPr="00000000">
        <w:rPr>
          <w:rtl w:val="0"/>
        </w:rPr>
      </w:r>
    </w:p>
    <w:p w:rsidR="00000000" w:rsidDel="00000000" w:rsidP="00000000" w:rsidRDefault="00000000" w:rsidRPr="00000000" w14:paraId="000009C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name="settings" type="settingsType" minOccurs="0" maxOccurs="1" /&gt;</w:t>
      </w:r>
      <w:r w:rsidDel="00000000" w:rsidR="00000000" w:rsidRPr="00000000">
        <w:rPr>
          <w:rtl w:val="0"/>
        </w:rPr>
      </w:r>
    </w:p>
    <w:p w:rsidR="00000000" w:rsidDel="00000000" w:rsidP="00000000" w:rsidRDefault="00000000" w:rsidRPr="00000000" w14:paraId="000009C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name="module" type="moduleType" minOccurs="0" maxOccurs="unbounded" /&gt;</w:t>
      </w:r>
      <w:r w:rsidDel="00000000" w:rsidR="00000000" w:rsidRPr="00000000">
        <w:rPr>
          <w:rtl w:val="0"/>
        </w:rPr>
      </w:r>
    </w:p>
    <w:p w:rsidR="00000000" w:rsidDel="00000000" w:rsidP="00000000" w:rsidRDefault="00000000" w:rsidRPr="00000000" w14:paraId="000009C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name="patchList" type="patchListType" minOccurs="1" maxOccurs="1"/&gt;</w:t>
      </w:r>
      <w:r w:rsidDel="00000000" w:rsidR="00000000" w:rsidRPr="00000000">
        <w:rPr>
          <w:rtl w:val="0"/>
        </w:rPr>
      </w:r>
    </w:p>
    <w:p w:rsidR="00000000" w:rsidDel="00000000" w:rsidP="00000000" w:rsidRDefault="00000000" w:rsidRPr="00000000" w14:paraId="000009C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C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name="syncSourceRef" type="xsd:IDREF" use="optional" /&gt;</w:t>
      </w:r>
      <w:r w:rsidDel="00000000" w:rsidR="00000000" w:rsidRPr="00000000">
        <w:rPr>
          <w:rtl w:val="0"/>
        </w:rPr>
      </w:r>
    </w:p>
    <w:p w:rsidR="00000000" w:rsidDel="00000000" w:rsidP="00000000" w:rsidRDefault="00000000" w:rsidRPr="00000000" w14:paraId="000009C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name="deviceChainRef" type="xsd:IDREF" use="optional" /&gt;</w:t>
      </w:r>
      <w:r w:rsidDel="00000000" w:rsidR="00000000" w:rsidRPr="00000000">
        <w:rPr>
          <w:rtl w:val="0"/>
        </w:rPr>
      </w:r>
    </w:p>
    <w:p w:rsidR="00000000" w:rsidDel="00000000" w:rsidP="00000000" w:rsidRDefault="00000000" w:rsidRPr="00000000" w14:paraId="000009C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C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C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CC">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C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name="patchListType"&gt;</w:t>
      </w:r>
      <w:r w:rsidDel="00000000" w:rsidR="00000000" w:rsidRPr="00000000">
        <w:rPr>
          <w:rtl w:val="0"/>
        </w:rPr>
      </w:r>
    </w:p>
    <w:p w:rsidR="00000000" w:rsidDel="00000000" w:rsidP="00000000" w:rsidRDefault="00000000" w:rsidRPr="00000000" w14:paraId="000009C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C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D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D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name="patch" type="patchType" minOccurs="0" maxOccurs="unbounded"/&gt;</w:t>
      </w:r>
      <w:r w:rsidDel="00000000" w:rsidR="00000000" w:rsidRPr="00000000">
        <w:rPr>
          <w:rtl w:val="0"/>
        </w:rPr>
      </w:r>
    </w:p>
    <w:p w:rsidR="00000000" w:rsidDel="00000000" w:rsidP="00000000" w:rsidRDefault="00000000" w:rsidRPr="00000000" w14:paraId="000009D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D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D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D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D6">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D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name="patchType"&gt;</w:t>
      </w:r>
      <w:r w:rsidDel="00000000" w:rsidR="00000000" w:rsidRPr="00000000">
        <w:rPr>
          <w:rtl w:val="0"/>
        </w:rPr>
      </w:r>
    </w:p>
    <w:p w:rsidR="00000000" w:rsidDel="00000000" w:rsidP="00000000" w:rsidRDefault="00000000" w:rsidRPr="00000000" w14:paraId="000009D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D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D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name="sourceRef" type="xsd:IDREF" use="required" /&gt;</w:t>
      </w:r>
      <w:r w:rsidDel="00000000" w:rsidR="00000000" w:rsidRPr="00000000">
        <w:rPr>
          <w:rtl w:val="0"/>
        </w:rPr>
      </w:r>
    </w:p>
    <w:p w:rsidR="00000000" w:rsidDel="00000000" w:rsidP="00000000" w:rsidRDefault="00000000" w:rsidRPr="00000000" w14:paraId="000009D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name="destinationRefs" type="xsd:IDREFS" use="required" /&gt;</w:t>
      </w:r>
      <w:r w:rsidDel="00000000" w:rsidR="00000000" w:rsidRPr="00000000">
        <w:rPr>
          <w:rtl w:val="0"/>
        </w:rPr>
      </w:r>
    </w:p>
    <w:p w:rsidR="00000000" w:rsidDel="00000000" w:rsidP="00000000" w:rsidRDefault="00000000" w:rsidRPr="00000000" w14:paraId="000009D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D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D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DF">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E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name="deviceDescriptorType"&gt;</w:t>
      </w:r>
      <w:r w:rsidDel="00000000" w:rsidR="00000000" w:rsidRPr="00000000">
        <w:rPr>
          <w:rtl w:val="0"/>
        </w:rPr>
      </w:r>
    </w:p>
    <w:p w:rsidR="00000000" w:rsidDel="00000000" w:rsidP="00000000" w:rsidRDefault="00000000" w:rsidRPr="00000000" w14:paraId="000009E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9E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name="manufacturer" type="xsd:string" minOccurs="1" maxOccurs="1"/&gt;</w:t>
      </w:r>
      <w:r w:rsidDel="00000000" w:rsidR="00000000" w:rsidRPr="00000000">
        <w:rPr>
          <w:rtl w:val="0"/>
        </w:rPr>
      </w:r>
    </w:p>
    <w:p w:rsidR="00000000" w:rsidDel="00000000" w:rsidP="00000000" w:rsidRDefault="00000000" w:rsidRPr="00000000" w14:paraId="000009E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name="modelName" type="xsd:string" minOccurs="1" maxOccurs="1"/&gt;</w:t>
      </w:r>
      <w:r w:rsidDel="00000000" w:rsidR="00000000" w:rsidRPr="00000000">
        <w:rPr>
          <w:rtl w:val="0"/>
        </w:rPr>
      </w:r>
    </w:p>
    <w:p w:rsidR="00000000" w:rsidDel="00000000" w:rsidP="00000000" w:rsidRDefault="00000000" w:rsidRPr="00000000" w14:paraId="000009E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name="serialNumber" type="xsd:string" minOccurs="0" maxOccurs="1"/&gt;</w:t>
      </w:r>
      <w:r w:rsidDel="00000000" w:rsidR="00000000" w:rsidRPr="00000000">
        <w:rPr>
          <w:rtl w:val="0"/>
        </w:rPr>
      </w:r>
    </w:p>
    <w:p w:rsidR="00000000" w:rsidDel="00000000" w:rsidP="00000000" w:rsidRDefault="00000000" w:rsidRPr="00000000" w14:paraId="000009E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name="userLabel" type="xsd:string" minOccurs="0" maxOccurs="1"/&gt;</w:t>
      </w:r>
      <w:r w:rsidDel="00000000" w:rsidR="00000000" w:rsidRPr="00000000">
        <w:rPr>
          <w:rtl w:val="0"/>
        </w:rPr>
      </w:r>
    </w:p>
    <w:p w:rsidR="00000000" w:rsidDel="00000000" w:rsidP="00000000" w:rsidRDefault="00000000" w:rsidRPr="00000000" w14:paraId="000009E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9E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name="functionalRole" type="functionalRoleType" use="required" /&gt;</w:t>
      </w:r>
      <w:r w:rsidDel="00000000" w:rsidR="00000000" w:rsidRPr="00000000">
        <w:rPr>
          <w:rtl w:val="0"/>
        </w:rPr>
      </w:r>
    </w:p>
    <w:p w:rsidR="00000000" w:rsidDel="00000000" w:rsidP="00000000" w:rsidRDefault="00000000" w:rsidRPr="00000000" w14:paraId="000009E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E9">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E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name="fuctionalRoleType"&gt;</w:t>
      </w:r>
      <w:r w:rsidDel="00000000" w:rsidR="00000000" w:rsidRPr="00000000">
        <w:rPr>
          <w:rtl w:val="0"/>
        </w:rPr>
      </w:r>
    </w:p>
    <w:p w:rsidR="00000000" w:rsidDel="00000000" w:rsidP="00000000" w:rsidRDefault="00000000" w:rsidRPr="00000000" w14:paraId="000009E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E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value="ANALOG_TO_DIGITAL_CONVERTER"/&gt;</w:t>
      </w:r>
      <w:r w:rsidDel="00000000" w:rsidR="00000000" w:rsidRPr="00000000">
        <w:rPr>
          <w:rtl w:val="0"/>
        </w:rPr>
      </w:r>
    </w:p>
    <w:p w:rsidR="00000000" w:rsidDel="00000000" w:rsidP="00000000" w:rsidRDefault="00000000" w:rsidRPr="00000000" w14:paraId="000009E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value="CLEANER"/&gt;</w:t>
      </w:r>
      <w:r w:rsidDel="00000000" w:rsidR="00000000" w:rsidRPr="00000000">
        <w:rPr>
          <w:rtl w:val="0"/>
        </w:rPr>
      </w:r>
    </w:p>
    <w:p w:rsidR="00000000" w:rsidDel="00000000" w:rsidP="00000000" w:rsidRDefault="00000000" w:rsidRPr="00000000" w14:paraId="000009E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value="CONVECTION_OVEN"/&gt;</w:t>
      </w:r>
      <w:r w:rsidDel="00000000" w:rsidR="00000000" w:rsidRPr="00000000">
        <w:rPr>
          <w:rtl w:val="0"/>
        </w:rPr>
      </w:r>
    </w:p>
    <w:p w:rsidR="00000000" w:rsidDel="00000000" w:rsidP="00000000" w:rsidRDefault="00000000" w:rsidRPr="00000000" w14:paraId="000009E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value="DECODER" /&gt;</w:t>
      </w:r>
      <w:r w:rsidDel="00000000" w:rsidR="00000000" w:rsidRPr="00000000">
        <w:rPr>
          <w:rtl w:val="0"/>
        </w:rPr>
      </w:r>
    </w:p>
    <w:p w:rsidR="00000000" w:rsidDel="00000000" w:rsidP="00000000" w:rsidRDefault="00000000" w:rsidRPr="00000000" w14:paraId="000009F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value="DELAY_EFFECT"/&gt;</w:t>
      </w:r>
      <w:r w:rsidDel="00000000" w:rsidR="00000000" w:rsidRPr="00000000">
        <w:rPr>
          <w:rtl w:val="0"/>
        </w:rPr>
      </w:r>
    </w:p>
    <w:p w:rsidR="00000000" w:rsidDel="00000000" w:rsidP="00000000" w:rsidRDefault="00000000" w:rsidRPr="00000000" w14:paraId="000009F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value="DE-ESSER" /&gt;</w:t>
      </w:r>
      <w:r w:rsidDel="00000000" w:rsidR="00000000" w:rsidRPr="00000000">
        <w:rPr>
          <w:rtl w:val="0"/>
        </w:rPr>
      </w:r>
    </w:p>
    <w:p w:rsidR="00000000" w:rsidDel="00000000" w:rsidP="00000000" w:rsidRDefault="00000000" w:rsidRPr="00000000" w14:paraId="000009F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value="DENOISER"/&gt;</w:t>
      </w:r>
      <w:r w:rsidDel="00000000" w:rsidR="00000000" w:rsidRPr="00000000">
        <w:rPr>
          <w:rtl w:val="0"/>
        </w:rPr>
      </w:r>
    </w:p>
    <w:p w:rsidR="00000000" w:rsidDel="00000000" w:rsidP="00000000" w:rsidRDefault="00000000" w:rsidRPr="00000000" w14:paraId="000009F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value="DIGITAL_TO_ANALOG_CONVERTER"/&gt;</w:t>
      </w:r>
      <w:r w:rsidDel="00000000" w:rsidR="00000000" w:rsidRPr="00000000">
        <w:rPr>
          <w:rtl w:val="0"/>
        </w:rPr>
      </w:r>
    </w:p>
    <w:p w:rsidR="00000000" w:rsidDel="00000000" w:rsidP="00000000" w:rsidRDefault="00000000" w:rsidRPr="00000000" w14:paraId="000009F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value="DISTRIBUTION_AMPLIFIER"/&gt;</w:t>
      </w:r>
      <w:r w:rsidDel="00000000" w:rsidR="00000000" w:rsidRPr="00000000">
        <w:rPr>
          <w:rtl w:val="0"/>
        </w:rPr>
      </w:r>
    </w:p>
    <w:p w:rsidR="00000000" w:rsidDel="00000000" w:rsidP="00000000" w:rsidRDefault="00000000" w:rsidRPr="00000000" w14:paraId="000009F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value="DYNAMIC_COMPRESSOR"/&gt;</w:t>
      </w:r>
      <w:r w:rsidDel="00000000" w:rsidR="00000000" w:rsidRPr="00000000">
        <w:rPr>
          <w:rtl w:val="0"/>
        </w:rPr>
      </w:r>
    </w:p>
    <w:p w:rsidR="00000000" w:rsidDel="00000000" w:rsidP="00000000" w:rsidRDefault="00000000" w:rsidRPr="00000000" w14:paraId="000009F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value="DYNAMIC_EQUALISER" /&gt;</w:t>
      </w:r>
      <w:r w:rsidDel="00000000" w:rsidR="00000000" w:rsidRPr="00000000">
        <w:rPr>
          <w:rtl w:val="0"/>
        </w:rPr>
      </w:r>
    </w:p>
    <w:p w:rsidR="00000000" w:rsidDel="00000000" w:rsidP="00000000" w:rsidRDefault="00000000" w:rsidRPr="00000000" w14:paraId="000009F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value="DYNAMIC_EXPANDER"/&gt;</w:t>
      </w:r>
      <w:r w:rsidDel="00000000" w:rsidR="00000000" w:rsidRPr="00000000">
        <w:rPr>
          <w:rtl w:val="0"/>
        </w:rPr>
      </w:r>
    </w:p>
    <w:p w:rsidR="00000000" w:rsidDel="00000000" w:rsidP="00000000" w:rsidRDefault="00000000" w:rsidRPr="00000000" w14:paraId="000009F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value="DYNAMIC_LIMITER"/&gt;</w:t>
      </w:r>
      <w:r w:rsidDel="00000000" w:rsidR="00000000" w:rsidRPr="00000000">
        <w:rPr>
          <w:rtl w:val="0"/>
        </w:rPr>
      </w:r>
    </w:p>
    <w:p w:rsidR="00000000" w:rsidDel="00000000" w:rsidP="00000000" w:rsidRDefault="00000000" w:rsidRPr="00000000" w14:paraId="000009F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value="ENCODER" /&gt;</w:t>
      </w:r>
      <w:r w:rsidDel="00000000" w:rsidR="00000000" w:rsidRPr="00000000">
        <w:rPr>
          <w:rtl w:val="0"/>
        </w:rPr>
      </w:r>
    </w:p>
    <w:p w:rsidR="00000000" w:rsidDel="00000000" w:rsidP="00000000" w:rsidRDefault="00000000" w:rsidRPr="00000000" w14:paraId="000009F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value="EQUALISER/FILTER"/&gt;</w:t>
      </w:r>
      <w:r w:rsidDel="00000000" w:rsidR="00000000" w:rsidRPr="00000000">
        <w:rPr>
          <w:rtl w:val="0"/>
        </w:rPr>
      </w:r>
    </w:p>
    <w:p w:rsidR="00000000" w:rsidDel="00000000" w:rsidP="00000000" w:rsidRDefault="00000000" w:rsidRPr="00000000" w14:paraId="000009F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value="LINE_BALANCE_INTERFACE/TRANSFORMER"/&gt;</w:t>
      </w:r>
      <w:r w:rsidDel="00000000" w:rsidR="00000000" w:rsidRPr="00000000">
        <w:rPr>
          <w:rtl w:val="0"/>
        </w:rPr>
      </w:r>
    </w:p>
    <w:p w:rsidR="00000000" w:rsidDel="00000000" w:rsidP="00000000" w:rsidRDefault="00000000" w:rsidRPr="00000000" w14:paraId="000009F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value="MIXER"/&gt;</w:t>
      </w:r>
      <w:r w:rsidDel="00000000" w:rsidR="00000000" w:rsidRPr="00000000">
        <w:rPr>
          <w:rtl w:val="0"/>
        </w:rPr>
      </w:r>
    </w:p>
    <w:p w:rsidR="00000000" w:rsidDel="00000000" w:rsidP="00000000" w:rsidRDefault="00000000" w:rsidRPr="00000000" w14:paraId="000009F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value="MS_MATRIX"/&gt;</w:t>
      </w:r>
      <w:r w:rsidDel="00000000" w:rsidR="00000000" w:rsidRPr="00000000">
        <w:rPr>
          <w:rtl w:val="0"/>
        </w:rPr>
      </w:r>
    </w:p>
    <w:p w:rsidR="00000000" w:rsidDel="00000000" w:rsidP="00000000" w:rsidRDefault="00000000" w:rsidRPr="00000000" w14:paraId="000009F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value="NOISE_REDUCTION_ENCODER"/&gt;</w:t>
      </w:r>
      <w:r w:rsidDel="00000000" w:rsidR="00000000" w:rsidRPr="00000000">
        <w:rPr>
          <w:rtl w:val="0"/>
        </w:rPr>
      </w:r>
    </w:p>
    <w:p w:rsidR="00000000" w:rsidDel="00000000" w:rsidP="00000000" w:rsidRDefault="00000000" w:rsidRPr="00000000" w14:paraId="000009F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value="NOISE_REDUCTION_DECODER"/&gt;</w:t>
      </w:r>
      <w:r w:rsidDel="00000000" w:rsidR="00000000" w:rsidRPr="00000000">
        <w:rPr>
          <w:rtl w:val="0"/>
        </w:rPr>
      </w:r>
    </w:p>
    <w:p w:rsidR="00000000" w:rsidDel="00000000" w:rsidP="00000000" w:rsidRDefault="00000000" w:rsidRPr="00000000" w14:paraId="00000A0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value="PREAMPLIFIER"/&gt;</w:t>
      </w:r>
      <w:r w:rsidDel="00000000" w:rsidR="00000000" w:rsidRPr="00000000">
        <w:rPr>
          <w:rtl w:val="0"/>
        </w:rPr>
      </w:r>
    </w:p>
    <w:p w:rsidR="00000000" w:rsidDel="00000000" w:rsidP="00000000" w:rsidRDefault="00000000" w:rsidRPr="00000000" w14:paraId="00000A0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value="RECORDER"/&gt;</w:t>
      </w:r>
      <w:r w:rsidDel="00000000" w:rsidR="00000000" w:rsidRPr="00000000">
        <w:rPr>
          <w:rtl w:val="0"/>
        </w:rPr>
      </w:r>
    </w:p>
    <w:p w:rsidR="00000000" w:rsidDel="00000000" w:rsidP="00000000" w:rsidRDefault="00000000" w:rsidRPr="00000000" w14:paraId="00000A0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value="REPRODUCER"/&gt;</w:t>
      </w:r>
      <w:r w:rsidDel="00000000" w:rsidR="00000000" w:rsidRPr="00000000">
        <w:rPr>
          <w:rtl w:val="0"/>
        </w:rPr>
      </w:r>
    </w:p>
    <w:p w:rsidR="00000000" w:rsidDel="00000000" w:rsidP="00000000" w:rsidRDefault="00000000" w:rsidRPr="00000000" w14:paraId="00000A0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value="REPRODUCER/RECORDER"/&gt;</w:t>
      </w:r>
      <w:r w:rsidDel="00000000" w:rsidR="00000000" w:rsidRPr="00000000">
        <w:rPr>
          <w:rtl w:val="0"/>
        </w:rPr>
      </w:r>
    </w:p>
    <w:p w:rsidR="00000000" w:rsidDel="00000000" w:rsidP="00000000" w:rsidRDefault="00000000" w:rsidRPr="00000000" w14:paraId="00000A0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value="SIGNAL_ANALYZER"/&gt;</w:t>
      </w:r>
      <w:r w:rsidDel="00000000" w:rsidR="00000000" w:rsidRPr="00000000">
        <w:rPr>
          <w:rtl w:val="0"/>
        </w:rPr>
      </w:r>
    </w:p>
    <w:p w:rsidR="00000000" w:rsidDel="00000000" w:rsidP="00000000" w:rsidRDefault="00000000" w:rsidRPr="00000000" w14:paraId="00000A0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value="SIGNAL_GENERATOR"/&gt;</w:t>
      </w:r>
      <w:r w:rsidDel="00000000" w:rsidR="00000000" w:rsidRPr="00000000">
        <w:rPr>
          <w:rtl w:val="0"/>
        </w:rPr>
      </w:r>
    </w:p>
    <w:p w:rsidR="00000000" w:rsidDel="00000000" w:rsidP="00000000" w:rsidRDefault="00000000" w:rsidRPr="00000000" w14:paraId="00000A0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value="SIGNAL_PROCESSOR"/&gt;</w:t>
      </w:r>
      <w:r w:rsidDel="00000000" w:rsidR="00000000" w:rsidRPr="00000000">
        <w:rPr>
          <w:rtl w:val="0"/>
        </w:rPr>
      </w:r>
    </w:p>
    <w:p w:rsidR="00000000" w:rsidDel="00000000" w:rsidP="00000000" w:rsidRDefault="00000000" w:rsidRPr="00000000" w14:paraId="00000A0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value="SPACIAL_EFFECT"/&gt;</w:t>
      </w:r>
      <w:r w:rsidDel="00000000" w:rsidR="00000000" w:rsidRPr="00000000">
        <w:rPr>
          <w:rtl w:val="0"/>
        </w:rPr>
      </w:r>
    </w:p>
    <w:p w:rsidR="00000000" w:rsidDel="00000000" w:rsidP="00000000" w:rsidRDefault="00000000" w:rsidRPr="00000000" w14:paraId="00000A0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A0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A0A">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0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name="moduleType"&gt;</w:t>
      </w:r>
      <w:r w:rsidDel="00000000" w:rsidR="00000000" w:rsidRPr="00000000">
        <w:rPr>
          <w:rtl w:val="0"/>
        </w:rPr>
      </w:r>
    </w:p>
    <w:p w:rsidR="00000000" w:rsidDel="00000000" w:rsidP="00000000" w:rsidRDefault="00000000" w:rsidRPr="00000000" w14:paraId="00000A0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0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A0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0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name="descriptor" type="moduleDescriptorType" minOccurs="1" maxOccurs="1"/&gt;</w:t>
      </w:r>
      <w:r w:rsidDel="00000000" w:rsidR="00000000" w:rsidRPr="00000000">
        <w:rPr>
          <w:rtl w:val="0"/>
        </w:rPr>
      </w:r>
    </w:p>
    <w:p w:rsidR="00000000" w:rsidDel="00000000" w:rsidP="00000000" w:rsidRDefault="00000000" w:rsidRPr="00000000" w14:paraId="00000A1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name="inputChannel" type="moduleInputChannelType" minOccurs="1" maxOccurs="unbounded" /&gt;</w:t>
      </w:r>
      <w:r w:rsidDel="00000000" w:rsidR="00000000" w:rsidRPr="00000000">
        <w:rPr>
          <w:rtl w:val="0"/>
        </w:rPr>
      </w:r>
    </w:p>
    <w:p w:rsidR="00000000" w:rsidDel="00000000" w:rsidP="00000000" w:rsidRDefault="00000000" w:rsidRPr="00000000" w14:paraId="00000A1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name="outputChannel" type="moduleOutputChannelType" minOccurs="1" maxOccurs="unbounded" /&gt;</w:t>
      </w:r>
      <w:r w:rsidDel="00000000" w:rsidR="00000000" w:rsidRPr="00000000">
        <w:rPr>
          <w:rtl w:val="0"/>
        </w:rPr>
      </w:r>
    </w:p>
    <w:p w:rsidR="00000000" w:rsidDel="00000000" w:rsidP="00000000" w:rsidRDefault="00000000" w:rsidRPr="00000000" w14:paraId="00000A1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name="settings" type="settingsType" minOccurs="1" maxOccurs="1" /&gt;</w:t>
      </w:r>
      <w:r w:rsidDel="00000000" w:rsidR="00000000" w:rsidRPr="00000000">
        <w:rPr>
          <w:rtl w:val="0"/>
        </w:rPr>
      </w:r>
    </w:p>
    <w:p w:rsidR="00000000" w:rsidDel="00000000" w:rsidP="00000000" w:rsidRDefault="00000000" w:rsidRPr="00000000" w14:paraId="00000A1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1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name="deviceRef" type="xsd:IDREF" use="optional" /&gt;</w:t>
      </w:r>
      <w:r w:rsidDel="00000000" w:rsidR="00000000" w:rsidRPr="00000000">
        <w:rPr>
          <w:rtl w:val="0"/>
        </w:rPr>
      </w:r>
    </w:p>
    <w:p w:rsidR="00000000" w:rsidDel="00000000" w:rsidP="00000000" w:rsidRDefault="00000000" w:rsidRPr="00000000" w14:paraId="00000A1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1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1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1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1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name="moduleDescriptorType"&gt;</w:t>
      </w:r>
      <w:r w:rsidDel="00000000" w:rsidR="00000000" w:rsidRPr="00000000">
        <w:rPr>
          <w:rtl w:val="0"/>
        </w:rPr>
      </w:r>
    </w:p>
    <w:p w:rsidR="00000000" w:rsidDel="00000000" w:rsidP="00000000" w:rsidRDefault="00000000" w:rsidRPr="00000000" w14:paraId="00000A1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A1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name="manufacturer" type="xsd:string" minOccurs="0" maxOccurs="1"/&gt;</w:t>
      </w:r>
      <w:r w:rsidDel="00000000" w:rsidR="00000000" w:rsidRPr="00000000">
        <w:rPr>
          <w:rtl w:val="0"/>
        </w:rPr>
      </w:r>
    </w:p>
    <w:p w:rsidR="00000000" w:rsidDel="00000000" w:rsidP="00000000" w:rsidRDefault="00000000" w:rsidRPr="00000000" w14:paraId="00000A1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name="modelName" type="xsd:string" minOccurs="0" maxOccurs="1"/&gt;</w:t>
      </w:r>
      <w:r w:rsidDel="00000000" w:rsidR="00000000" w:rsidRPr="00000000">
        <w:rPr>
          <w:rtl w:val="0"/>
        </w:rPr>
      </w:r>
    </w:p>
    <w:p w:rsidR="00000000" w:rsidDel="00000000" w:rsidP="00000000" w:rsidRDefault="00000000" w:rsidRPr="00000000" w14:paraId="00000A1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name="functionalRole" type="xsd:string" minOccurs="1" maxOccurs="1"/&gt;</w:t>
      </w:r>
      <w:r w:rsidDel="00000000" w:rsidR="00000000" w:rsidRPr="00000000">
        <w:rPr>
          <w:rtl w:val="0"/>
        </w:rPr>
      </w:r>
    </w:p>
    <w:p w:rsidR="00000000" w:rsidDel="00000000" w:rsidP="00000000" w:rsidRDefault="00000000" w:rsidRPr="00000000" w14:paraId="00000A1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A1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20">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2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name="channelType" abstract="true"&gt;</w:t>
      </w:r>
      <w:r w:rsidDel="00000000" w:rsidR="00000000" w:rsidRPr="00000000">
        <w:rPr>
          <w:rtl w:val="0"/>
        </w:rPr>
      </w:r>
    </w:p>
    <w:p w:rsidR="00000000" w:rsidDel="00000000" w:rsidP="00000000" w:rsidRDefault="00000000" w:rsidRPr="00000000" w14:paraId="00000A2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2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A2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name="patchRef" type="xsd:IDREF" use="optional"/&gt;</w:t>
      </w:r>
      <w:r w:rsidDel="00000000" w:rsidR="00000000" w:rsidRPr="00000000">
        <w:rPr>
          <w:rtl w:val="0"/>
        </w:rPr>
      </w:r>
    </w:p>
    <w:p w:rsidR="00000000" w:rsidDel="00000000" w:rsidP="00000000" w:rsidRDefault="00000000" w:rsidRPr="00000000" w14:paraId="00000A2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name="label" type="xsd:string" use="required"/&gt;</w:t>
      </w:r>
      <w:r w:rsidDel="00000000" w:rsidR="00000000" w:rsidRPr="00000000">
        <w:rPr>
          <w:rtl w:val="0"/>
        </w:rPr>
      </w:r>
    </w:p>
    <w:p w:rsidR="00000000" w:rsidDel="00000000" w:rsidP="00000000" w:rsidRDefault="00000000" w:rsidRPr="00000000" w14:paraId="00000A2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2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2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29">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2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name="moduleChannelType" abstract="true"&gt;</w:t>
      </w:r>
      <w:r w:rsidDel="00000000" w:rsidR="00000000" w:rsidRPr="00000000">
        <w:rPr>
          <w:rtl w:val="0"/>
        </w:rPr>
      </w:r>
    </w:p>
    <w:p w:rsidR="00000000" w:rsidDel="00000000" w:rsidP="00000000" w:rsidRDefault="00000000" w:rsidRPr="00000000" w14:paraId="00000A2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2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base="channelType"&gt;</w:t>
      </w:r>
      <w:r w:rsidDel="00000000" w:rsidR="00000000" w:rsidRPr="00000000">
        <w:rPr>
          <w:rtl w:val="0"/>
        </w:rPr>
      </w:r>
    </w:p>
    <w:p w:rsidR="00000000" w:rsidDel="00000000" w:rsidP="00000000" w:rsidRDefault="00000000" w:rsidRPr="00000000" w14:paraId="00000A2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name="moduleRef" type="xsd:IDREF" use="required" /&gt;</w:t>
      </w:r>
      <w:r w:rsidDel="00000000" w:rsidR="00000000" w:rsidRPr="00000000">
        <w:rPr>
          <w:rtl w:val="0"/>
        </w:rPr>
      </w:r>
    </w:p>
    <w:p w:rsidR="00000000" w:rsidDel="00000000" w:rsidP="00000000" w:rsidRDefault="00000000" w:rsidRPr="00000000" w14:paraId="00000A2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2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3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3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3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name="moduleInputChannelType"&gt;</w:t>
      </w:r>
      <w:r w:rsidDel="00000000" w:rsidR="00000000" w:rsidRPr="00000000">
        <w:rPr>
          <w:rtl w:val="0"/>
        </w:rPr>
      </w:r>
    </w:p>
    <w:p w:rsidR="00000000" w:rsidDel="00000000" w:rsidP="00000000" w:rsidRDefault="00000000" w:rsidRPr="00000000" w14:paraId="00000A3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3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base="moduleChannelType"&gt;</w:t>
      </w:r>
      <w:r w:rsidDel="00000000" w:rsidR="00000000" w:rsidRPr="00000000">
        <w:rPr>
          <w:rtl w:val="0"/>
        </w:rPr>
      </w:r>
    </w:p>
    <w:p w:rsidR="00000000" w:rsidDel="00000000" w:rsidP="00000000" w:rsidRDefault="00000000" w:rsidRPr="00000000" w14:paraId="00000A3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&lt;xsd:attribute name="routing" type="inputRoutingType" use="required" /&gt;</w:t>
      </w:r>
      <w:r w:rsidDel="00000000" w:rsidR="00000000" w:rsidRPr="00000000">
        <w:rPr>
          <w:rtl w:val="0"/>
        </w:rPr>
      </w:r>
    </w:p>
    <w:p w:rsidR="00000000" w:rsidDel="00000000" w:rsidP="00000000" w:rsidRDefault="00000000" w:rsidRPr="00000000" w14:paraId="00000A3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3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3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39">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3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name="moduleOutputChannelType"&gt;</w:t>
      </w:r>
      <w:r w:rsidDel="00000000" w:rsidR="00000000" w:rsidRPr="00000000">
        <w:rPr>
          <w:rtl w:val="0"/>
        </w:rPr>
      </w:r>
    </w:p>
    <w:p w:rsidR="00000000" w:rsidDel="00000000" w:rsidP="00000000" w:rsidRDefault="00000000" w:rsidRPr="00000000" w14:paraId="00000A3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3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base="moduleChannelType"&gt;</w:t>
      </w:r>
      <w:r w:rsidDel="00000000" w:rsidR="00000000" w:rsidRPr="00000000">
        <w:rPr>
          <w:rtl w:val="0"/>
        </w:rPr>
      </w:r>
    </w:p>
    <w:p w:rsidR="00000000" w:rsidDel="00000000" w:rsidP="00000000" w:rsidRDefault="00000000" w:rsidRPr="00000000" w14:paraId="00000A3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&lt;xsd:attribute name="routing" type="outputRoutingType" use="required" /&gt;</w:t>
      </w:r>
      <w:r w:rsidDel="00000000" w:rsidR="00000000" w:rsidRPr="00000000">
        <w:rPr>
          <w:rtl w:val="0"/>
        </w:rPr>
      </w:r>
    </w:p>
    <w:p w:rsidR="00000000" w:rsidDel="00000000" w:rsidP="00000000" w:rsidRDefault="00000000" w:rsidRPr="00000000" w14:paraId="00000A3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3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4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4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4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name="deviceChannelType" abstract="true"&gt;</w:t>
      </w:r>
      <w:r w:rsidDel="00000000" w:rsidR="00000000" w:rsidRPr="00000000">
        <w:rPr>
          <w:rtl w:val="0"/>
        </w:rPr>
      </w:r>
    </w:p>
    <w:p w:rsidR="00000000" w:rsidDel="00000000" w:rsidP="00000000" w:rsidRDefault="00000000" w:rsidRPr="00000000" w14:paraId="00000A4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4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base="channelType"&gt;</w:t>
      </w:r>
      <w:r w:rsidDel="00000000" w:rsidR="00000000" w:rsidRPr="00000000">
        <w:rPr>
          <w:rtl w:val="0"/>
        </w:rPr>
      </w:r>
    </w:p>
    <w:p w:rsidR="00000000" w:rsidDel="00000000" w:rsidP="00000000" w:rsidRDefault="00000000" w:rsidRPr="00000000" w14:paraId="00000A4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name="interface" type="channelInterfaceType" use="required"/&gt;</w:t>
      </w:r>
      <w:r w:rsidDel="00000000" w:rsidR="00000000" w:rsidRPr="00000000">
        <w:rPr>
          <w:rtl w:val="0"/>
        </w:rPr>
      </w:r>
    </w:p>
    <w:p w:rsidR="00000000" w:rsidDel="00000000" w:rsidP="00000000" w:rsidRDefault="00000000" w:rsidRPr="00000000" w14:paraId="00000A4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name="deviceRef" type="xsd:IDREF" use="required" /&gt;</w:t>
      </w:r>
      <w:r w:rsidDel="00000000" w:rsidR="00000000" w:rsidRPr="00000000">
        <w:rPr>
          <w:rtl w:val="0"/>
        </w:rPr>
      </w:r>
    </w:p>
    <w:p w:rsidR="00000000" w:rsidDel="00000000" w:rsidP="00000000" w:rsidRDefault="00000000" w:rsidRPr="00000000" w14:paraId="00000A4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name="devicePatchRef" type="xsd:IDREF" use="optional"/&gt;</w:t>
      </w:r>
      <w:r w:rsidDel="00000000" w:rsidR="00000000" w:rsidRPr="00000000">
        <w:rPr>
          <w:rtl w:val="0"/>
        </w:rPr>
      </w:r>
    </w:p>
    <w:p w:rsidR="00000000" w:rsidDel="00000000" w:rsidP="00000000" w:rsidRDefault="00000000" w:rsidRPr="00000000" w14:paraId="00000A4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4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4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4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4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name="deviceInputChannelType"&gt;</w:t>
      </w:r>
      <w:r w:rsidDel="00000000" w:rsidR="00000000" w:rsidRPr="00000000">
        <w:rPr>
          <w:rtl w:val="0"/>
        </w:rPr>
      </w:r>
    </w:p>
    <w:p w:rsidR="00000000" w:rsidDel="00000000" w:rsidP="00000000" w:rsidRDefault="00000000" w:rsidRPr="00000000" w14:paraId="00000A4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4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base="deviceChannelType"&gt;</w:t>
      </w:r>
      <w:r w:rsidDel="00000000" w:rsidR="00000000" w:rsidRPr="00000000">
        <w:rPr>
          <w:rtl w:val="0"/>
        </w:rPr>
      </w:r>
    </w:p>
    <w:p w:rsidR="00000000" w:rsidDel="00000000" w:rsidP="00000000" w:rsidRDefault="00000000" w:rsidRPr="00000000" w14:paraId="00000A4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name="routing" type="inputRoutingType" use="required" /&gt;</w:t>
      </w:r>
      <w:r w:rsidDel="00000000" w:rsidR="00000000" w:rsidRPr="00000000">
        <w:rPr>
          <w:rtl w:val="0"/>
        </w:rPr>
      </w:r>
    </w:p>
    <w:p w:rsidR="00000000" w:rsidDel="00000000" w:rsidP="00000000" w:rsidRDefault="00000000" w:rsidRPr="00000000" w14:paraId="00000A5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5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5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53">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5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name="deviceOutputChannelType"&gt;</w:t>
      </w:r>
      <w:r w:rsidDel="00000000" w:rsidR="00000000" w:rsidRPr="00000000">
        <w:rPr>
          <w:rtl w:val="0"/>
        </w:rPr>
      </w:r>
    </w:p>
    <w:p w:rsidR="00000000" w:rsidDel="00000000" w:rsidP="00000000" w:rsidRDefault="00000000" w:rsidRPr="00000000" w14:paraId="00000A5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5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base="deviceChannelType"&gt;</w:t>
      </w:r>
      <w:r w:rsidDel="00000000" w:rsidR="00000000" w:rsidRPr="00000000">
        <w:rPr>
          <w:rtl w:val="0"/>
        </w:rPr>
      </w:r>
    </w:p>
    <w:p w:rsidR="00000000" w:rsidDel="00000000" w:rsidP="00000000" w:rsidRDefault="00000000" w:rsidRPr="00000000" w14:paraId="00000A5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&lt;xsd:attribute name="routing" type="outputRoutingType" use="required" /&gt;</w:t>
      </w:r>
      <w:r w:rsidDel="00000000" w:rsidR="00000000" w:rsidRPr="00000000">
        <w:rPr>
          <w:rtl w:val="0"/>
        </w:rPr>
      </w:r>
    </w:p>
    <w:p w:rsidR="00000000" w:rsidDel="00000000" w:rsidP="00000000" w:rsidRDefault="00000000" w:rsidRPr="00000000" w14:paraId="00000A5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5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5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5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5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name="mediaChannelType"&gt;</w:t>
      </w:r>
      <w:r w:rsidDel="00000000" w:rsidR="00000000" w:rsidRPr="00000000">
        <w:rPr>
          <w:rtl w:val="0"/>
        </w:rPr>
      </w:r>
    </w:p>
    <w:p w:rsidR="00000000" w:rsidDel="00000000" w:rsidP="00000000" w:rsidRDefault="00000000" w:rsidRPr="00000000" w14:paraId="00000A5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5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base="channelType"&gt;</w:t>
      </w:r>
      <w:r w:rsidDel="00000000" w:rsidR="00000000" w:rsidRPr="00000000">
        <w:rPr>
          <w:rtl w:val="0"/>
        </w:rPr>
      </w:r>
    </w:p>
    <w:p w:rsidR="00000000" w:rsidDel="00000000" w:rsidP="00000000" w:rsidRDefault="00000000" w:rsidRPr="00000000" w14:paraId="00000A5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name="streamRef" type="xsd:IDREF" use="optional" /&gt;</w:t>
      </w:r>
      <w:r w:rsidDel="00000000" w:rsidR="00000000" w:rsidRPr="00000000">
        <w:rPr>
          <w:rtl w:val="0"/>
        </w:rPr>
      </w:r>
    </w:p>
    <w:p w:rsidR="00000000" w:rsidDel="00000000" w:rsidP="00000000" w:rsidRDefault="00000000" w:rsidRPr="00000000" w14:paraId="00000A6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name="deviceRef" type="xsd:IDREF" use="required" /&gt;</w:t>
      </w:r>
      <w:r w:rsidDel="00000000" w:rsidR="00000000" w:rsidRPr="00000000">
        <w:rPr>
          <w:rtl w:val="0"/>
        </w:rPr>
      </w:r>
    </w:p>
    <w:p w:rsidR="00000000" w:rsidDel="00000000" w:rsidP="00000000" w:rsidRDefault="00000000" w:rsidRPr="00000000" w14:paraId="00000A6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6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6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64">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6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name="settingsType"&gt;</w:t>
      </w:r>
      <w:r w:rsidDel="00000000" w:rsidR="00000000" w:rsidRPr="00000000">
        <w:rPr>
          <w:rtl w:val="0"/>
        </w:rPr>
      </w:r>
    </w:p>
    <w:p w:rsidR="00000000" w:rsidDel="00000000" w:rsidP="00000000" w:rsidRDefault="00000000" w:rsidRPr="00000000" w14:paraId="00000A6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6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name="programName" type="xsd:string" minOccurs="0" maxOccurs="1"/&gt;</w:t>
      </w:r>
      <w:r w:rsidDel="00000000" w:rsidR="00000000" w:rsidRPr="00000000">
        <w:rPr>
          <w:rtl w:val="0"/>
        </w:rPr>
      </w:r>
    </w:p>
    <w:p w:rsidR="00000000" w:rsidDel="00000000" w:rsidP="00000000" w:rsidRDefault="00000000" w:rsidRPr="00000000" w14:paraId="00000A6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name="presetName" type="xsd:string" minOccurs="0" maxOccurs="1"/&gt;</w:t>
      </w:r>
      <w:r w:rsidDel="00000000" w:rsidR="00000000" w:rsidRPr="00000000">
        <w:rPr>
          <w:rtl w:val="0"/>
        </w:rPr>
      </w:r>
    </w:p>
    <w:p w:rsidR="00000000" w:rsidDel="00000000" w:rsidP="00000000" w:rsidRDefault="00000000" w:rsidRPr="00000000" w14:paraId="00000A6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name="staticParameter" type="staticParameterType" minOccurs="0" maxOccurs="unbounded"/&gt;</w:t>
      </w:r>
      <w:r w:rsidDel="00000000" w:rsidR="00000000" w:rsidRPr="00000000">
        <w:rPr>
          <w:rtl w:val="0"/>
        </w:rPr>
      </w:r>
    </w:p>
    <w:p w:rsidR="00000000" w:rsidDel="00000000" w:rsidP="00000000" w:rsidRDefault="00000000" w:rsidRPr="00000000" w14:paraId="00000A6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name="parametricParameter" type="parametricParameterType" minOccurs="0" maxOccurs="unbounded"/&gt;</w:t>
      </w:r>
      <w:r w:rsidDel="00000000" w:rsidR="00000000" w:rsidRPr="00000000">
        <w:rPr>
          <w:rtl w:val="0"/>
        </w:rPr>
      </w:r>
    </w:p>
    <w:p w:rsidR="00000000" w:rsidDel="00000000" w:rsidP="00000000" w:rsidRDefault="00000000" w:rsidRPr="00000000" w14:paraId="00000A6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name="softwareVersion" type="xsd:string" minOccurs="0" maxOccurs="1"/&gt;</w:t>
      </w:r>
      <w:r w:rsidDel="00000000" w:rsidR="00000000" w:rsidRPr="00000000">
        <w:rPr>
          <w:rtl w:val="0"/>
        </w:rPr>
      </w:r>
    </w:p>
    <w:p w:rsidR="00000000" w:rsidDel="00000000" w:rsidP="00000000" w:rsidRDefault="00000000" w:rsidRPr="00000000" w14:paraId="00000A6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name="auxFile" type="locStringType" minOccurs="0" maxOccurs="unbounded"/&gt;</w:t>
      </w:r>
      <w:r w:rsidDel="00000000" w:rsidR="00000000" w:rsidRPr="00000000">
        <w:rPr>
          <w:rtl w:val="0"/>
        </w:rPr>
      </w:r>
    </w:p>
    <w:p w:rsidR="00000000" w:rsidDel="00000000" w:rsidP="00000000" w:rsidRDefault="00000000" w:rsidRPr="00000000" w14:paraId="00000A6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A6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6F">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7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name="parameterType" abstract="true"&gt;</w:t>
      </w:r>
      <w:r w:rsidDel="00000000" w:rsidR="00000000" w:rsidRPr="00000000">
        <w:rPr>
          <w:rtl w:val="0"/>
        </w:rPr>
      </w:r>
    </w:p>
    <w:p w:rsidR="00000000" w:rsidDel="00000000" w:rsidP="00000000" w:rsidRDefault="00000000" w:rsidRPr="00000000" w14:paraId="00000A7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7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A7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name="group" type="xsd:string" use="optional"/&gt;</w:t>
      </w:r>
      <w:r w:rsidDel="00000000" w:rsidR="00000000" w:rsidRPr="00000000">
        <w:rPr>
          <w:rtl w:val="0"/>
        </w:rPr>
      </w:r>
    </w:p>
    <w:p w:rsidR="00000000" w:rsidDel="00000000" w:rsidP="00000000" w:rsidRDefault="00000000" w:rsidRPr="00000000" w14:paraId="00000A7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name="name" type="xsd:string" use="required"/&gt;</w:t>
      </w:r>
      <w:r w:rsidDel="00000000" w:rsidR="00000000" w:rsidRPr="00000000">
        <w:rPr>
          <w:rtl w:val="0"/>
        </w:rPr>
      </w:r>
    </w:p>
    <w:p w:rsidR="00000000" w:rsidDel="00000000" w:rsidP="00000000" w:rsidRDefault="00000000" w:rsidRPr="00000000" w14:paraId="00000A7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name="value" type="xsd:string" use="optional"/&gt;</w:t>
      </w:r>
      <w:r w:rsidDel="00000000" w:rsidR="00000000" w:rsidRPr="00000000">
        <w:rPr>
          <w:rtl w:val="0"/>
        </w:rPr>
      </w:r>
    </w:p>
    <w:p w:rsidR="00000000" w:rsidDel="00000000" w:rsidP="00000000" w:rsidRDefault="00000000" w:rsidRPr="00000000" w14:paraId="00000A7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name="units" type="xsd:string" use="optional"/&gt;</w:t>
      </w:r>
      <w:r w:rsidDel="00000000" w:rsidR="00000000" w:rsidRPr="00000000">
        <w:rPr>
          <w:rtl w:val="0"/>
        </w:rPr>
      </w:r>
    </w:p>
    <w:p w:rsidR="00000000" w:rsidDel="00000000" w:rsidP="00000000" w:rsidRDefault="00000000" w:rsidRPr="00000000" w14:paraId="00000A7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name="interfacePrecision" type="interfacePrecisionType" use="required"/&gt;   </w:t>
      </w:r>
      <w:r w:rsidDel="00000000" w:rsidR="00000000" w:rsidRPr="00000000">
        <w:rPr>
          <w:rtl w:val="0"/>
        </w:rPr>
      </w:r>
    </w:p>
    <w:p w:rsidR="00000000" w:rsidDel="00000000" w:rsidP="00000000" w:rsidRDefault="00000000" w:rsidRPr="00000000" w14:paraId="00000A7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7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7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7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7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name="staticParameterType"&gt;</w:t>
      </w:r>
      <w:r w:rsidDel="00000000" w:rsidR="00000000" w:rsidRPr="00000000">
        <w:rPr>
          <w:rtl w:val="0"/>
        </w:rPr>
      </w:r>
    </w:p>
    <w:p w:rsidR="00000000" w:rsidDel="00000000" w:rsidP="00000000" w:rsidRDefault="00000000" w:rsidRPr="00000000" w14:paraId="00000A7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7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base="parameterType"/&gt;</w:t>
      </w:r>
      <w:r w:rsidDel="00000000" w:rsidR="00000000" w:rsidRPr="00000000">
        <w:rPr>
          <w:rtl w:val="0"/>
        </w:rPr>
      </w:r>
    </w:p>
    <w:p w:rsidR="00000000" w:rsidDel="00000000" w:rsidP="00000000" w:rsidRDefault="00000000" w:rsidRPr="00000000" w14:paraId="00000A7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8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8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8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name="parametricParameterType"&gt;</w:t>
      </w:r>
      <w:r w:rsidDel="00000000" w:rsidR="00000000" w:rsidRPr="00000000">
        <w:rPr>
          <w:rtl w:val="0"/>
        </w:rPr>
      </w:r>
    </w:p>
    <w:p w:rsidR="00000000" w:rsidDel="00000000" w:rsidP="00000000" w:rsidRDefault="00000000" w:rsidRPr="00000000" w14:paraId="00000A8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8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base="parameterType"&gt;</w:t>
      </w:r>
      <w:r w:rsidDel="00000000" w:rsidR="00000000" w:rsidRPr="00000000">
        <w:rPr>
          <w:rtl w:val="0"/>
        </w:rPr>
      </w:r>
    </w:p>
    <w:p w:rsidR="00000000" w:rsidDel="00000000" w:rsidP="00000000" w:rsidRDefault="00000000" w:rsidRPr="00000000" w14:paraId="00000A8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8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name="timeStamp" type="tcf:timeCodeCharacterFormatType" minOccurs="1" maxOccurs="1" /&gt;</w:t>
      </w:r>
      <w:r w:rsidDel="00000000" w:rsidR="00000000" w:rsidRPr="00000000">
        <w:rPr>
          <w:rtl w:val="0"/>
        </w:rPr>
      </w:r>
    </w:p>
    <w:p w:rsidR="00000000" w:rsidDel="00000000" w:rsidP="00000000" w:rsidRDefault="00000000" w:rsidRPr="00000000" w14:paraId="00000A8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8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name="transition" type="transitionType" use="required" default="INSTANTANEOUS" /&gt;</w:t>
      </w:r>
      <w:r w:rsidDel="00000000" w:rsidR="00000000" w:rsidRPr="00000000">
        <w:rPr>
          <w:rtl w:val="0"/>
        </w:rPr>
      </w:r>
    </w:p>
    <w:p w:rsidR="00000000" w:rsidDel="00000000" w:rsidP="00000000" w:rsidRDefault="00000000" w:rsidRPr="00000000" w14:paraId="00000A8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8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8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8C">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8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name="channelInterfaceType"&gt;</w:t>
      </w:r>
      <w:r w:rsidDel="00000000" w:rsidR="00000000" w:rsidRPr="00000000">
        <w:rPr>
          <w:rtl w:val="0"/>
        </w:rPr>
      </w:r>
    </w:p>
    <w:p w:rsidR="00000000" w:rsidDel="00000000" w:rsidP="00000000" w:rsidRDefault="00000000" w:rsidRPr="00000000" w14:paraId="00000A8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A8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value="ANALOG_BALANCED_TRS"/&gt;</w:t>
      </w:r>
      <w:r w:rsidDel="00000000" w:rsidR="00000000" w:rsidRPr="00000000">
        <w:rPr>
          <w:rtl w:val="0"/>
        </w:rPr>
      </w:r>
    </w:p>
    <w:p w:rsidR="00000000" w:rsidDel="00000000" w:rsidP="00000000" w:rsidRDefault="00000000" w:rsidRPr="00000000" w14:paraId="00000A9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value="ANALOG_BALANCED_XLR"/&gt;</w:t>
      </w:r>
      <w:r w:rsidDel="00000000" w:rsidR="00000000" w:rsidRPr="00000000">
        <w:rPr>
          <w:rtl w:val="0"/>
        </w:rPr>
      </w:r>
    </w:p>
    <w:p w:rsidR="00000000" w:rsidDel="00000000" w:rsidP="00000000" w:rsidRDefault="00000000" w:rsidRPr="00000000" w14:paraId="00000A9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value="ANALOG_RCA"/&gt;</w:t>
      </w:r>
      <w:r w:rsidDel="00000000" w:rsidR="00000000" w:rsidRPr="00000000">
        <w:rPr>
          <w:rtl w:val="0"/>
        </w:rPr>
      </w:r>
    </w:p>
    <w:p w:rsidR="00000000" w:rsidDel="00000000" w:rsidP="00000000" w:rsidRDefault="00000000" w:rsidRPr="00000000" w14:paraId="00000A9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value="ANALOG_UNBALANCED_TS"/&gt;</w:t>
      </w:r>
      <w:r w:rsidDel="00000000" w:rsidR="00000000" w:rsidRPr="00000000">
        <w:rPr>
          <w:rtl w:val="0"/>
        </w:rPr>
      </w:r>
    </w:p>
    <w:p w:rsidR="00000000" w:rsidDel="00000000" w:rsidP="00000000" w:rsidRDefault="00000000" w:rsidRPr="00000000" w14:paraId="00000A9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value="ATA"/&gt;</w:t>
      </w:r>
      <w:r w:rsidDel="00000000" w:rsidR="00000000" w:rsidRPr="00000000">
        <w:rPr>
          <w:rtl w:val="0"/>
        </w:rPr>
      </w:r>
    </w:p>
    <w:p w:rsidR="00000000" w:rsidDel="00000000" w:rsidP="00000000" w:rsidRDefault="00000000" w:rsidRPr="00000000" w14:paraId="00000A9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value="DIGITAL_AES_EBU"/&gt;</w:t>
      </w:r>
      <w:r w:rsidDel="00000000" w:rsidR="00000000" w:rsidRPr="00000000">
        <w:rPr>
          <w:rtl w:val="0"/>
        </w:rPr>
      </w:r>
    </w:p>
    <w:p w:rsidR="00000000" w:rsidDel="00000000" w:rsidP="00000000" w:rsidRDefault="00000000" w:rsidRPr="00000000" w14:paraId="00000A9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value="DIGITAL_SDIF"/&gt;</w:t>
      </w:r>
      <w:r w:rsidDel="00000000" w:rsidR="00000000" w:rsidRPr="00000000">
        <w:rPr>
          <w:rtl w:val="0"/>
        </w:rPr>
      </w:r>
    </w:p>
    <w:p w:rsidR="00000000" w:rsidDel="00000000" w:rsidP="00000000" w:rsidRDefault="00000000" w:rsidRPr="00000000" w14:paraId="00000A9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value="DIGITAL_SPDIF_COAXIAL"/&gt;</w:t>
      </w:r>
      <w:r w:rsidDel="00000000" w:rsidR="00000000" w:rsidRPr="00000000">
        <w:rPr>
          <w:rtl w:val="0"/>
        </w:rPr>
      </w:r>
    </w:p>
    <w:p w:rsidR="00000000" w:rsidDel="00000000" w:rsidP="00000000" w:rsidRDefault="00000000" w:rsidRPr="00000000" w14:paraId="00000A9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value="DIGITAL_SPDIF_OPTICAL"/&gt;</w:t>
      </w:r>
      <w:r w:rsidDel="00000000" w:rsidR="00000000" w:rsidRPr="00000000">
        <w:rPr>
          <w:rtl w:val="0"/>
        </w:rPr>
      </w:r>
    </w:p>
    <w:p w:rsidR="00000000" w:rsidDel="00000000" w:rsidP="00000000" w:rsidRDefault="00000000" w:rsidRPr="00000000" w14:paraId="00000A9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value="EIA_RS_232"/&gt;</w:t>
      </w:r>
      <w:r w:rsidDel="00000000" w:rsidR="00000000" w:rsidRPr="00000000">
        <w:rPr>
          <w:rtl w:val="0"/>
        </w:rPr>
      </w:r>
    </w:p>
    <w:p w:rsidR="00000000" w:rsidDel="00000000" w:rsidP="00000000" w:rsidRDefault="00000000" w:rsidRPr="00000000" w14:paraId="00000A9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value="EIA_RS_422"/&gt;</w:t>
      </w:r>
      <w:r w:rsidDel="00000000" w:rsidR="00000000" w:rsidRPr="00000000">
        <w:rPr>
          <w:rtl w:val="0"/>
        </w:rPr>
      </w:r>
    </w:p>
    <w:p w:rsidR="00000000" w:rsidDel="00000000" w:rsidP="00000000" w:rsidRDefault="00000000" w:rsidRPr="00000000" w14:paraId="00000A9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value="IEEE_1394"/&gt;</w:t>
      </w:r>
      <w:r w:rsidDel="00000000" w:rsidR="00000000" w:rsidRPr="00000000">
        <w:rPr>
          <w:rtl w:val="0"/>
        </w:rPr>
      </w:r>
    </w:p>
    <w:p w:rsidR="00000000" w:rsidDel="00000000" w:rsidP="00000000" w:rsidRDefault="00000000" w:rsidRPr="00000000" w14:paraId="00000A9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value="IEEE_1394b"/&gt;</w:t>
      </w:r>
      <w:r w:rsidDel="00000000" w:rsidR="00000000" w:rsidRPr="00000000">
        <w:rPr>
          <w:rtl w:val="0"/>
        </w:rPr>
      </w:r>
    </w:p>
    <w:p w:rsidR="00000000" w:rsidDel="00000000" w:rsidP="00000000" w:rsidRDefault="00000000" w:rsidRPr="00000000" w14:paraId="00000A9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value="LIGHT_PIPE"/&gt;</w:t>
      </w:r>
      <w:r w:rsidDel="00000000" w:rsidR="00000000" w:rsidRPr="00000000">
        <w:rPr>
          <w:rtl w:val="0"/>
        </w:rPr>
      </w:r>
    </w:p>
    <w:p w:rsidR="00000000" w:rsidDel="00000000" w:rsidP="00000000" w:rsidRDefault="00000000" w:rsidRPr="00000000" w14:paraId="00000A9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value="MIDI"/&gt;</w:t>
      </w:r>
      <w:r w:rsidDel="00000000" w:rsidR="00000000" w:rsidRPr="00000000">
        <w:rPr>
          <w:rtl w:val="0"/>
        </w:rPr>
      </w:r>
    </w:p>
    <w:p w:rsidR="00000000" w:rsidDel="00000000" w:rsidP="00000000" w:rsidRDefault="00000000" w:rsidRPr="00000000" w14:paraId="00000A9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value="RJ_45"/&gt;</w:t>
      </w:r>
      <w:r w:rsidDel="00000000" w:rsidR="00000000" w:rsidRPr="00000000">
        <w:rPr>
          <w:rtl w:val="0"/>
        </w:rPr>
      </w:r>
    </w:p>
    <w:p w:rsidR="00000000" w:rsidDel="00000000" w:rsidP="00000000" w:rsidRDefault="00000000" w:rsidRPr="00000000" w14:paraId="00000A9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value="SCSI"/&gt;</w:t>
      </w:r>
      <w:r w:rsidDel="00000000" w:rsidR="00000000" w:rsidRPr="00000000">
        <w:rPr>
          <w:rtl w:val="0"/>
        </w:rPr>
      </w:r>
    </w:p>
    <w:p w:rsidR="00000000" w:rsidDel="00000000" w:rsidP="00000000" w:rsidRDefault="00000000" w:rsidRPr="00000000" w14:paraId="00000AA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value="SONY_9_PIN"/&gt;</w:t>
      </w:r>
      <w:r w:rsidDel="00000000" w:rsidR="00000000" w:rsidRPr="00000000">
        <w:rPr>
          <w:rtl w:val="0"/>
        </w:rPr>
      </w:r>
    </w:p>
    <w:p w:rsidR="00000000" w:rsidDel="00000000" w:rsidP="00000000" w:rsidRDefault="00000000" w:rsidRPr="00000000" w14:paraId="00000AA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value="SUPER_CLOCK"/&gt;</w:t>
      </w:r>
      <w:r w:rsidDel="00000000" w:rsidR="00000000" w:rsidRPr="00000000">
        <w:rPr>
          <w:rtl w:val="0"/>
        </w:rPr>
      </w:r>
    </w:p>
    <w:p w:rsidR="00000000" w:rsidDel="00000000" w:rsidP="00000000" w:rsidRDefault="00000000" w:rsidRPr="00000000" w14:paraId="00000AA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value="USB_1_1"/&gt;</w:t>
      </w:r>
      <w:r w:rsidDel="00000000" w:rsidR="00000000" w:rsidRPr="00000000">
        <w:rPr>
          <w:rtl w:val="0"/>
        </w:rPr>
      </w:r>
    </w:p>
    <w:p w:rsidR="00000000" w:rsidDel="00000000" w:rsidP="00000000" w:rsidRDefault="00000000" w:rsidRPr="00000000" w14:paraId="00000AA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value="USB_2_0"/&gt;</w:t>
      </w:r>
      <w:r w:rsidDel="00000000" w:rsidR="00000000" w:rsidRPr="00000000">
        <w:rPr>
          <w:rtl w:val="0"/>
        </w:rPr>
      </w:r>
    </w:p>
    <w:p w:rsidR="00000000" w:rsidDel="00000000" w:rsidP="00000000" w:rsidRDefault="00000000" w:rsidRPr="00000000" w14:paraId="00000AA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value="WORD_CLOCK"/&gt;</w:t>
      </w:r>
      <w:r w:rsidDel="00000000" w:rsidR="00000000" w:rsidRPr="00000000">
        <w:rPr>
          <w:rtl w:val="0"/>
        </w:rPr>
      </w:r>
    </w:p>
    <w:p w:rsidR="00000000" w:rsidDel="00000000" w:rsidP="00000000" w:rsidRDefault="00000000" w:rsidRPr="00000000" w14:paraId="00000AA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AA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AA7">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A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name="interfacePrecisionType"&gt;</w:t>
      </w:r>
      <w:r w:rsidDel="00000000" w:rsidR="00000000" w:rsidRPr="00000000">
        <w:rPr>
          <w:rtl w:val="0"/>
        </w:rPr>
      </w:r>
    </w:p>
    <w:p w:rsidR="00000000" w:rsidDel="00000000" w:rsidP="00000000" w:rsidRDefault="00000000" w:rsidRPr="00000000" w14:paraId="00000AA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&lt;xsd:restriction base="xsd:string"&gt;</w:t>
      </w:r>
      <w:r w:rsidDel="00000000" w:rsidR="00000000" w:rsidRPr="00000000">
        <w:rPr>
          <w:rtl w:val="0"/>
        </w:rPr>
      </w:r>
    </w:p>
    <w:p w:rsidR="00000000" w:rsidDel="00000000" w:rsidP="00000000" w:rsidRDefault="00000000" w:rsidRPr="00000000" w14:paraId="00000AA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value="CLOSELY_REPEATABLE"/&gt;</w:t>
      </w:r>
      <w:r w:rsidDel="00000000" w:rsidR="00000000" w:rsidRPr="00000000">
        <w:rPr>
          <w:rtl w:val="0"/>
        </w:rPr>
      </w:r>
    </w:p>
    <w:p w:rsidR="00000000" w:rsidDel="00000000" w:rsidP="00000000" w:rsidRDefault="00000000" w:rsidRPr="00000000" w14:paraId="00000AA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value="NOT_REPEATABLE"/&gt;</w:t>
      </w:r>
      <w:r w:rsidDel="00000000" w:rsidR="00000000" w:rsidRPr="00000000">
        <w:rPr>
          <w:rtl w:val="0"/>
        </w:rPr>
      </w:r>
    </w:p>
    <w:p w:rsidR="00000000" w:rsidDel="00000000" w:rsidP="00000000" w:rsidRDefault="00000000" w:rsidRPr="00000000" w14:paraId="00000AA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value="FULLY_REPEATABLE"/&gt;</w:t>
      </w:r>
      <w:r w:rsidDel="00000000" w:rsidR="00000000" w:rsidRPr="00000000">
        <w:rPr>
          <w:rtl w:val="0"/>
        </w:rPr>
      </w:r>
    </w:p>
    <w:p w:rsidR="00000000" w:rsidDel="00000000" w:rsidP="00000000" w:rsidRDefault="00000000" w:rsidRPr="00000000" w14:paraId="00000AA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&lt;/xsd:restriction&gt;      </w:t>
      </w:r>
      <w:r w:rsidDel="00000000" w:rsidR="00000000" w:rsidRPr="00000000">
        <w:rPr>
          <w:rtl w:val="0"/>
        </w:rPr>
      </w:r>
    </w:p>
    <w:p w:rsidR="00000000" w:rsidDel="00000000" w:rsidP="00000000" w:rsidRDefault="00000000" w:rsidRPr="00000000" w14:paraId="00000AA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AAF">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B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name="transitionType"&gt;</w:t>
      </w:r>
      <w:r w:rsidDel="00000000" w:rsidR="00000000" w:rsidRPr="00000000">
        <w:rPr>
          <w:rtl w:val="0"/>
        </w:rPr>
      </w:r>
    </w:p>
    <w:p w:rsidR="00000000" w:rsidDel="00000000" w:rsidP="00000000" w:rsidRDefault="00000000" w:rsidRPr="00000000" w14:paraId="00000AB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AB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value="INSTANTANEOUS"/&gt;</w:t>
      </w:r>
      <w:r w:rsidDel="00000000" w:rsidR="00000000" w:rsidRPr="00000000">
        <w:rPr>
          <w:rtl w:val="0"/>
        </w:rPr>
      </w:r>
    </w:p>
    <w:p w:rsidR="00000000" w:rsidDel="00000000" w:rsidP="00000000" w:rsidRDefault="00000000" w:rsidRPr="00000000" w14:paraId="00000AB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value="LINEAR_RAMP"/&gt;</w:t>
      </w:r>
      <w:r w:rsidDel="00000000" w:rsidR="00000000" w:rsidRPr="00000000">
        <w:rPr>
          <w:rtl w:val="0"/>
        </w:rPr>
      </w:r>
    </w:p>
    <w:p w:rsidR="00000000" w:rsidDel="00000000" w:rsidP="00000000" w:rsidRDefault="00000000" w:rsidRPr="00000000" w14:paraId="00000AB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AB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AB6">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B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&lt;/xsd:schema&gt;</w:t>
      </w:r>
      <w:r w:rsidDel="00000000" w:rsidR="00000000" w:rsidRPr="00000000">
        <w:rPr>
          <w:rtl w:val="0"/>
        </w:rPr>
      </w:r>
    </w:p>
    <w:p w:rsidR="00000000" w:rsidDel="00000000" w:rsidP="00000000" w:rsidRDefault="00000000" w:rsidRPr="00000000" w14:paraId="00000AB8">
      <w:pPr>
        <w:pStyle w:val="Heading1"/>
        <w:jc w:val="left"/>
        <w:rPr>
          <w:rFonts w:ascii="Courier New" w:cs="Courier New" w:eastAsia="Courier New" w:hAnsi="Courier New"/>
          <w:vertAlign w:val="baseline"/>
        </w:rPr>
      </w:pPr>
      <w:r w:rsidDel="00000000" w:rsidR="00000000" w:rsidRPr="00000000">
        <w:br w:type="page"/>
      </w:r>
      <w:r w:rsidDel="00000000" w:rsidR="00000000" w:rsidRPr="00000000">
        <w:rPr>
          <w:rFonts w:ascii="Courier New" w:cs="Courier New" w:eastAsia="Courier New" w:hAnsi="Courier New"/>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AB9">
      <w:pPr>
        <w:rPr>
          <w:vertAlign w:val="baseline"/>
        </w:rPr>
      </w:pPr>
      <w:r w:rsidDel="00000000" w:rsidR="00000000" w:rsidRPr="00000000">
        <w:rPr>
          <w:rtl w:val="0"/>
        </w:rPr>
      </w:r>
    </w:p>
    <w:sectPr>
      <w:headerReference r:id="rId7" w:type="default"/>
      <w:footerReference r:id="rId8" w:type="default"/>
      <w:pgSz w:h="15840" w:w="12240" w:orient="portrait"/>
      <w:pgMar w:bottom="799" w:top="675" w:left="1627" w:right="1627" w:header="675" w:footer="79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 wnyc" w:id="3" w:date="2011-12-05T13:28:00Z">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it make more sense to just recommend using units and values that suggest the level of precision (e.g. 2.5 dB)?</w:t>
      </w:r>
    </w:p>
  </w:comment>
  <w:comment w:author=" wnyc" w:id="2" w:date="2011-12-05T13:18:00Z">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USB3 is on its way.</w:t>
      </w:r>
    </w:p>
  </w:comment>
  <w:comment w:author=" wnyc" w:id="0" w:date="2011-12-05T12:39:00Z">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make sense to allow unbounded organization attributes? Some workers may be affiliated with more than one organization.</w:t>
      </w:r>
    </w:p>
  </w:comment>
  <w:comment w:author=" wnyc" w:id="1" w:date="2011-12-05T13:10:00Z">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clear to me how this is done. Is it an unbound attribute, or are they listed (separated by commas?) in the mediaRefs attribute?</w:t>
      </w:r>
    </w:p>
  </w:comment>
  <w:comment w:author=" wnyc" w:id="4" w:date="2011-12-05T13:31:00Z">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E.g. fades are often logarithmic/exponential, sigmoid…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 w:name="Courier New"/>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pBdr>
        <w:top w:color="000000" w:space="1" w:sz="4" w:val="single"/>
        <w:left w:color="000000" w:space="4" w:sz="4" w:val="single"/>
        <w:bottom w:color="000000" w:space="1" w:sz="4" w:val="single"/>
        <w:right w:color="000000" w:space="4" w:sz="4" w:val="single"/>
      </w:pBd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COMMITTEE USE ONLY – NOT FOR PUBLICATION</w:t>
    </w:r>
    <w:r w:rsidDel="00000000" w:rsidR="00000000" w:rsidRPr="00000000">
      <w:rPr>
        <w:rtl w:val="0"/>
      </w:rPr>
    </w:r>
  </w:p>
  <w:p w:rsidR="00000000" w:rsidDel="00000000" w:rsidP="00000000" w:rsidRDefault="00000000" w:rsidRPr="00000000" w14:paraId="00000ABF">
    <w:pPr>
      <w:jc w:val="center"/>
      <w:rPr>
        <w:rFonts w:ascii="Helvetica Neue" w:cs="Helvetica Neue" w:eastAsia="Helvetica Neue" w:hAnsi="Helvetica Neue"/>
        <w:b w:val="0"/>
        <w:bCs w:val="0"/>
        <w:vertAlign w:val="baseline"/>
      </w:rPr>
    </w:pPr>
    <w:r w:rsidDel="00000000" w:rsidR="00000000" w:rsidRPr="00000000">
      <w:rPr>
        <w:vertAlign w:val="baseline"/>
        <w:rtl w:val="0"/>
      </w:rPr>
      <w:t xml:space="preserve"> </w:t>
    </w:r>
    <w:r w:rsidDel="00000000" w:rsidR="00000000" w:rsidRPr="00000000">
      <w:rPr>
        <w:rFonts w:ascii="Helvetica Neue" w:cs="Helvetica Neue" w:eastAsia="Helvetica Neue" w:hAnsi="Helvetica Neue"/>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C0">
    <w:pPr>
      <w:rPr>
        <w:sz w:val="18"/>
        <w:szCs w:val="18"/>
        <w:vertAlign w:val="baseline"/>
      </w:rPr>
    </w:pPr>
    <w:r w:rsidDel="00000000" w:rsidR="00000000" w:rsidRPr="00000000">
      <w:rPr>
        <w:rtl w:val="0"/>
      </w:rPr>
    </w:r>
  </w:p>
  <w:p w:rsidR="00000000" w:rsidDel="00000000" w:rsidP="00000000" w:rsidRDefault="00000000" w:rsidRPr="00000000" w14:paraId="00000AC1">
    <w:pPr>
      <w:rPr>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A">
    <w:pPr>
      <w:pBdr>
        <w:top w:color="000000" w:space="1" w:sz="4" w:val="single"/>
        <w:left w:color="000000" w:space="4" w:sz="4" w:val="single"/>
        <w:bottom w:color="000000" w:space="1" w:sz="4" w:val="single"/>
        <w:right w:color="000000" w:space="4" w:sz="4" w:val="single"/>
      </w:pBd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COMMITTEE USE ONLY – NOT FOR PUBLICATION</w:t>
    </w:r>
    <w:r w:rsidDel="00000000" w:rsidR="00000000" w:rsidRPr="00000000">
      <w:rPr>
        <w:rtl w:val="0"/>
      </w:rPr>
    </w:r>
  </w:p>
  <w:p w:rsidR="00000000" w:rsidDel="00000000" w:rsidP="00000000" w:rsidRDefault="00000000" w:rsidRPr="00000000" w14:paraId="00000ABB">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DOCUMENT-FILENAME-071220.DOC </w:t>
    </w:r>
  </w:p>
  <w:p w:rsidR="00000000" w:rsidDel="00000000" w:rsidP="00000000" w:rsidRDefault="00000000" w:rsidRPr="00000000" w14:paraId="00000ABC">
    <w:pPr>
      <w:rPr>
        <w:sz w:val="18"/>
        <w:szCs w:val="18"/>
        <w:vertAlign w:val="baseline"/>
      </w:rPr>
    </w:pPr>
    <w:r w:rsidDel="00000000" w:rsidR="00000000" w:rsidRPr="00000000">
      <w:rPr>
        <w:rtl w:val="0"/>
      </w:rPr>
    </w:r>
  </w:p>
  <w:p w:rsidR="00000000" w:rsidDel="00000000" w:rsidP="00000000" w:rsidRDefault="00000000" w:rsidRPr="00000000" w14:paraId="00000ABD">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jc w:val="both"/>
    </w:pPr>
    <w:rPr>
      <w:rFonts w:ascii="Helvetica Neue" w:cs="Helvetica Neue" w:eastAsia="Helvetica Neue" w:hAnsi="Helvetica Neue"/>
      <w:b w:val="1"/>
      <w:bCs w:val="1"/>
      <w:sz w:val="24"/>
      <w:szCs w:val="24"/>
      <w:vertAlign w:val="baseline"/>
    </w:rPr>
  </w:style>
  <w:style w:type="paragraph" w:styleId="Heading2">
    <w:name w:val="heading 2"/>
    <w:basedOn w:val="Normal"/>
    <w:next w:val="Normal"/>
    <w:pPr>
      <w:keepNext w:val="1"/>
      <w:spacing w:after="60" w:before="240" w:lineRule="auto"/>
      <w:jc w:val="both"/>
    </w:pPr>
    <w:rPr>
      <w:rFonts w:ascii="Helvetica Neue" w:cs="Helvetica Neue" w:eastAsia="Helvetica Neue" w:hAnsi="Helvetica Neue"/>
      <w:b w:val="1"/>
      <w:bCs w:val="1"/>
      <w:sz w:val="24"/>
      <w:szCs w:val="24"/>
      <w:vertAlign w:val="baseline"/>
    </w:rPr>
  </w:style>
  <w:style w:type="paragraph" w:styleId="Heading3">
    <w:name w:val="heading 3"/>
    <w:basedOn w:val="Normal"/>
    <w:next w:val="Normal"/>
    <w:pPr>
      <w:keepNext w:val="1"/>
      <w:spacing w:after="60" w:before="240" w:lineRule="auto"/>
      <w:jc w:val="both"/>
    </w:pPr>
    <w:rPr>
      <w:rFonts w:ascii="Helvetica Neue" w:cs="Helvetica Neue" w:eastAsia="Helvetica Neue" w:hAnsi="Helvetica Neue"/>
      <w:b w:val="1"/>
      <w:bCs w:val="1"/>
      <w:sz w:val="24"/>
      <w:szCs w:val="24"/>
      <w:vertAlign w:val="baseline"/>
    </w:rPr>
  </w:style>
  <w:style w:type="paragraph" w:styleId="Heading4">
    <w:name w:val="heading 4"/>
    <w:basedOn w:val="Normal"/>
    <w:next w:val="Normal"/>
    <w:pPr>
      <w:keepNext w:val="1"/>
      <w:spacing w:after="100" w:before="100" w:lineRule="auto"/>
      <w:jc w:val="left"/>
    </w:pPr>
    <w:rPr>
      <w:rFonts w:ascii="Helvetica Neue" w:cs="Helvetica Neue" w:eastAsia="Helvetica Neue" w:hAnsi="Helvetica Neue"/>
      <w:b w:val="0"/>
      <w:bCs w:val="0"/>
      <w:sz w:val="24"/>
      <w:szCs w:val="24"/>
      <w:vertAlign w:val="baseline"/>
    </w:rPr>
  </w:style>
  <w:style w:type="paragraph" w:styleId="Heading5">
    <w:name w:val="heading 5"/>
    <w:basedOn w:val="Normal"/>
    <w:next w:val="Normal"/>
    <w:pPr>
      <w:keepNext w:val="1"/>
      <w:spacing w:after="100" w:before="100" w:lineRule="auto"/>
      <w:jc w:val="left"/>
    </w:pPr>
    <w:rPr>
      <w:rFonts w:ascii="Helvetica Neue" w:cs="Helvetica Neue" w:eastAsia="Helvetica Neue" w:hAnsi="Helvetica Neue"/>
      <w:b w:val="0"/>
      <w:bCs w:val="0"/>
      <w:sz w:val="24"/>
      <w:szCs w:val="24"/>
      <w:vertAlign w:val="baseline"/>
    </w:rPr>
  </w:style>
  <w:style w:type="paragraph" w:styleId="Heading6">
    <w:name w:val="heading 6"/>
    <w:basedOn w:val="Normal"/>
    <w:next w:val="Normal"/>
    <w:pPr>
      <w:keepNext w:val="1"/>
      <w:spacing w:after="100" w:before="100" w:lineRule="auto"/>
      <w:jc w:val="left"/>
    </w:pPr>
    <w:rPr>
      <w:rFonts w:ascii="Helvetica Neue" w:cs="Helvetica Neue" w:eastAsia="Helvetica Neue" w:hAnsi="Helvetica Neue"/>
      <w:b w:val="0"/>
      <w:bCs w:val="0"/>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