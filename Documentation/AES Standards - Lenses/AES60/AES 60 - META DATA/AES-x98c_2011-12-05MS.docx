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vertAlign w:val="baseline"/>
        </w:rPr>
      </w:pPr>
      <w:r w:rsidDel="00000000" w:rsidR="00000000" w:rsidRPr="00000000">
        <w:rPr>
          <w:vertAlign w:val="baseline"/>
          <w:rtl w:val="0"/>
        </w:rPr>
        <w:t xml:space="preserve">AES-Xnnn</w:t>
      </w:r>
    </w:p>
    <w:p w:rsidR="00000000" w:rsidDel="00000000" w:rsidP="00000000" w:rsidRDefault="00000000" w:rsidRPr="00000000" w14:paraId="00000002">
      <w:pPr>
        <w:widowControl w:val="0"/>
        <w:jc w:val="right"/>
        <w:rPr>
          <w:rFonts w:ascii="Helvetica Neue" w:cs="Helvetica Neue" w:eastAsia="Helvetica Neue" w:hAnsi="Helvetica Neue"/>
          <w:b w:val="1"/>
          <w:bCs w:val="1"/>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SC-0n-0n(-x)</w:t>
        <w:br w:type="textWrapping"/>
      </w:r>
    </w:p>
    <w:p w:rsidR="00000000" w:rsidDel="00000000" w:rsidP="00000000" w:rsidRDefault="00000000" w:rsidRPr="00000000" w14:paraId="00000003">
      <w:pPr>
        <w:widowControl w:val="0"/>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DRAFT</w:t>
      </w:r>
      <w:r w:rsidDel="00000000" w:rsidR="00000000" w:rsidRPr="00000000">
        <w:rPr>
          <w:rtl w:val="0"/>
        </w:rPr>
      </w:r>
    </w:p>
    <w:p w:rsidR="00000000" w:rsidDel="00000000" w:rsidP="00000000" w:rsidRDefault="00000000" w:rsidRPr="00000000" w14:paraId="00000004">
      <w:pPr>
        <w:widowControl w:val="0"/>
        <w:jc w:val="center"/>
        <w:rPr>
          <w:rFonts w:ascii="Helvetica Neue" w:cs="Helvetica Neue" w:eastAsia="Helvetica Neue" w:hAnsi="Helvetica Neue"/>
          <w:b w:val="0"/>
          <w:bCs w:val="0"/>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Document-title -</w:t>
      </w:r>
      <w:r w:rsidDel="00000000" w:rsidR="00000000" w:rsidRPr="00000000">
        <w:rPr>
          <w:rtl w:val="0"/>
        </w:rPr>
      </w:r>
    </w:p>
    <w:p w:rsidR="00000000" w:rsidDel="00000000" w:rsidP="00000000" w:rsidRDefault="00000000" w:rsidRPr="00000000" w14:paraId="00000005">
      <w:pPr>
        <w:widowControl w:val="0"/>
        <w:jc w:val="center"/>
        <w:rPr>
          <w:rFonts w:ascii="Helvetica Neue" w:cs="Helvetica Neue" w:eastAsia="Helvetica Neue" w:hAnsi="Helvetica Neue"/>
          <w:sz w:val="48"/>
          <w:szCs w:val="48"/>
          <w:vertAlign w:val="baseline"/>
        </w:rPr>
      </w:pPr>
      <w:r w:rsidDel="00000000" w:rsidR="00000000" w:rsidRPr="00000000">
        <w:rPr>
          <w:rFonts w:ascii="Helvetica Neue" w:cs="Helvetica Neue" w:eastAsia="Helvetica Neue" w:hAnsi="Helvetica Neue"/>
          <w:b w:val="1"/>
          <w:bCs w:val="1"/>
          <w:sz w:val="48"/>
          <w:szCs w:val="48"/>
          <w:vertAlign w:val="baseline"/>
          <w:rtl w:val="0"/>
        </w:rPr>
        <w:t xml:space="preserve">A template for AESSC standards documents</w:t>
      </w:r>
      <w:r w:rsidDel="00000000" w:rsidR="00000000" w:rsidRPr="00000000">
        <w:rPr>
          <w:rtl w:val="0"/>
        </w:rPr>
      </w:r>
    </w:p>
    <w:p w:rsidR="00000000" w:rsidDel="00000000" w:rsidP="00000000" w:rsidRDefault="00000000" w:rsidRPr="00000000" w14:paraId="00000006">
      <w:pPr>
        <w:widowControl w:val="0"/>
        <w:rPr>
          <w:vertAlign w:val="baseline"/>
        </w:rPr>
      </w:pPr>
      <w:r w:rsidDel="00000000" w:rsidR="00000000" w:rsidRPr="00000000">
        <w:rPr>
          <w:rtl w:val="0"/>
        </w:rPr>
      </w:r>
    </w:p>
    <w:p w:rsidR="00000000" w:rsidDel="00000000" w:rsidP="00000000" w:rsidRDefault="00000000" w:rsidRPr="00000000" w14:paraId="00000007">
      <w:pPr>
        <w:widowControl w:val="0"/>
        <w:tabs>
          <w:tab w:val="left" w:leader="none" w:pos="6480"/>
          <w:tab w:val="left" w:leader="none" w:pos="7200"/>
        </w:tabs>
        <w:rPr>
          <w:rFonts w:ascii="Courier" w:cs="Courier" w:eastAsia="Courier" w:hAnsi="Courier"/>
          <w:vertAlign w:val="baseline"/>
        </w:rPr>
      </w:pPr>
      <w:r w:rsidDel="00000000" w:rsidR="00000000" w:rsidRPr="00000000">
        <w:rPr>
          <w:rtl w:val="0"/>
        </w:rPr>
      </w:r>
    </w:p>
    <w:p w:rsidR="00000000" w:rsidDel="00000000" w:rsidP="00000000" w:rsidRDefault="00000000" w:rsidRPr="00000000" w14:paraId="00000008">
      <w:pPr>
        <w:widowControl w:val="0"/>
        <w:tabs>
          <w:tab w:val="left" w:leader="none" w:pos="6480"/>
          <w:tab w:val="left" w:leader="none" w:pos="7200"/>
        </w:tabs>
        <w:rPr>
          <w:rFonts w:ascii="Courier" w:cs="Courier" w:eastAsia="Courier" w:hAnsi="Courier"/>
          <w:vertAlign w:val="baseline"/>
        </w:rPr>
      </w:pPr>
      <w:r w:rsidDel="00000000" w:rsidR="00000000" w:rsidRPr="00000000">
        <w:rPr>
          <w:rtl w:val="0"/>
        </w:rPr>
      </w:r>
    </w:p>
    <w:p w:rsidR="00000000" w:rsidDel="00000000" w:rsidP="00000000" w:rsidRDefault="00000000" w:rsidRPr="00000000" w14:paraId="00000009">
      <w:pPr>
        <w:widowControl w:val="0"/>
        <w:tabs>
          <w:tab w:val="left" w:leader="none" w:pos="5328"/>
          <w:tab w:val="left" w:leader="none" w:pos="6336"/>
        </w:tabs>
        <w:spacing w:after="80" w:lineRule="auto"/>
        <w:rPr>
          <w:rFonts w:ascii="Helvetica Neue" w:cs="Helvetica Neue" w:eastAsia="Helvetica Neue" w:hAnsi="Helvetica Neue"/>
          <w:vertAlign w:val="baseline"/>
        </w:rPr>
      </w:pPr>
      <w:bookmarkStart w:colFirst="0" w:colLast="0" w:name="_goia2a3b4nim" w:id="0"/>
      <w:bookmarkEnd w:id="0"/>
      <w:r w:rsidDel="00000000" w:rsidR="00000000" w:rsidRPr="00000000">
        <w:rPr>
          <w:rtl w:val="0"/>
        </w:rPr>
      </w:r>
    </w:p>
    <w:p w:rsidR="00000000" w:rsidDel="00000000" w:rsidP="00000000" w:rsidRDefault="00000000" w:rsidRPr="00000000" w14:paraId="0000000A">
      <w:pPr>
        <w:rPr>
          <w:b w:val="0"/>
          <w:bCs w:val="0"/>
          <w:vertAlign w:val="baseline"/>
        </w:rPr>
      </w:pPr>
      <w:r w:rsidDel="00000000" w:rsidR="00000000" w:rsidRPr="00000000">
        <w:rPr>
          <w:rtl w:val="0"/>
        </w:rPr>
      </w:r>
    </w:p>
    <w:p w:rsidR="00000000" w:rsidDel="00000000" w:rsidP="00000000" w:rsidRDefault="00000000" w:rsidRPr="00000000" w14:paraId="0000000B">
      <w:pPr>
        <w:rPr>
          <w:b w:val="0"/>
          <w:bCs w:val="0"/>
          <w:vertAlign w:val="baseline"/>
        </w:rPr>
      </w:pPr>
      <w:r w:rsidDel="00000000" w:rsidR="00000000" w:rsidRPr="00000000">
        <w:rPr>
          <w:b w:val="1"/>
          <w:bCs w:val="1"/>
          <w:vertAlign w:val="baseline"/>
          <w:rtl w:val="0"/>
        </w:rPr>
        <w:t xml:space="preserve">Abstract</w:t>
      </w:r>
      <w:r w:rsidDel="00000000" w:rsidR="00000000" w:rsidRPr="00000000">
        <w:rPr>
          <w:rtl w:val="0"/>
        </w:rPr>
      </w:r>
    </w:p>
    <w:p w:rsidR="00000000" w:rsidDel="00000000" w:rsidP="00000000" w:rsidRDefault="00000000" w:rsidRPr="00000000" w14:paraId="0000000C">
      <w:pPr>
        <w:rPr>
          <w:b w:val="0"/>
          <w:bCs w:val="0"/>
          <w:vertAlign w:val="baseline"/>
        </w:rPr>
      </w:pPr>
      <w:r w:rsidDel="00000000" w:rsidR="00000000" w:rsidRPr="00000000">
        <w:rPr>
          <w:rtl w:val="0"/>
        </w:rPr>
      </w:r>
    </w:p>
    <w:p w:rsidR="00000000" w:rsidDel="00000000" w:rsidP="00000000" w:rsidRDefault="00000000" w:rsidRPr="00000000" w14:paraId="0000000D">
      <w:pPr>
        <w:widowControl w:val="0"/>
        <w:rPr>
          <w:vertAlign w:val="baseline"/>
        </w:rPr>
      </w:pPr>
      <w:r w:rsidDel="00000000" w:rsidR="00000000" w:rsidRPr="00000000">
        <w:rPr>
          <w:vertAlign w:val="baseline"/>
          <w:rtl w:val="0"/>
        </w:rPr>
        <w:t xml:space="preserve">An abstract is required here (the formal scope appears later). It is likely that important parts of the scope will also appear in the abstract, however the abstract can be less formal and is primarily intended to inform the reader whether the content of the document is of interest.  This abstract will be used in descriptions of the eventually published document, on the Web and in the Journal.  This template is formatted to ISO/IEC Directives 2004 and to AESSC style and structure. </w:t>
      </w:r>
    </w:p>
    <w:p w:rsidR="00000000" w:rsidDel="00000000" w:rsidP="00000000" w:rsidRDefault="00000000" w:rsidRPr="00000000" w14:paraId="0000000E">
      <w:pPr>
        <w:widowControl w:val="0"/>
        <w:rPr>
          <w:vertAlign w:val="baseline"/>
        </w:rPr>
      </w:pPr>
      <w:r w:rsidDel="00000000" w:rsidR="00000000" w:rsidRPr="00000000">
        <w:rPr>
          <w:rtl w:val="0"/>
        </w:rPr>
      </w:r>
    </w:p>
    <w:p w:rsidR="00000000" w:rsidDel="00000000" w:rsidP="00000000" w:rsidRDefault="00000000" w:rsidRPr="00000000" w14:paraId="0000000F">
      <w:pPr>
        <w:widowControl w:val="0"/>
        <w:rPr>
          <w:vertAlign w:val="baseline"/>
        </w:rPr>
      </w:pPr>
      <w:r w:rsidDel="00000000" w:rsidR="00000000" w:rsidRPr="00000000">
        <w:rPr>
          <w:rtl w:val="0"/>
        </w:rPr>
      </w:r>
    </w:p>
    <w:p w:rsidR="00000000" w:rsidDel="00000000" w:rsidP="00000000" w:rsidRDefault="00000000" w:rsidRPr="00000000" w14:paraId="00000010">
      <w:pPr>
        <w:widowControl w:val="0"/>
        <w:rPr>
          <w:vertAlign w:val="baseline"/>
        </w:rPr>
      </w:pPr>
      <w:r w:rsidDel="00000000" w:rsidR="00000000" w:rsidRPr="00000000">
        <w:rPr>
          <w:rtl w:val="0"/>
        </w:rPr>
      </w:r>
    </w:p>
    <w:p w:rsidR="00000000" w:rsidDel="00000000" w:rsidP="00000000" w:rsidRDefault="00000000" w:rsidRPr="00000000" w14:paraId="00000011">
      <w:pPr>
        <w:widowControl w:val="0"/>
        <w:rPr>
          <w:vertAlign w:val="baseline"/>
        </w:rPr>
      </w:pPr>
      <w:r w:rsidDel="00000000" w:rsidR="00000000" w:rsidRPr="00000000">
        <w:rPr>
          <w:vertAlign w:val="baseline"/>
          <w:rtl w:val="0"/>
        </w:rPr>
        <w:t xml:space="preserve">An AES standard implies a consensus of those directly and materially affected by its scope and provisions and is intended as a guide to aid the manufacturer, the consumer, and the general public. The existence of an AES standard does not in any respect preclude anyone, whether or not he or she has approved the document, from manufacturing, marketing, purchasing, or using products, processes, or procedures not in agreement with the standard. Prior to approval, all parties were provided opportunities to comment or object to any provision. Attention is drawn to the possibility that some of the elements of this AES standard or information document may be the subject of patent rights. AES shall not be held responsible for identifying any or all such patents. Approval does not assume any liability to any patent owner, nor does it assume any obligation whatever to parties adopting the standards document. This document is subject to periodic review and users are cautioned to obtain the latest edition. Recipients of this document are invited to submit, with their comments, notification of any relevant patent rights of which they are aware and to provide supporting documentation.</w:t>
      </w:r>
    </w:p>
    <w:p w:rsidR="00000000" w:rsidDel="00000000" w:rsidP="00000000" w:rsidRDefault="00000000" w:rsidRPr="00000000" w14:paraId="00000012">
      <w:pPr>
        <w:tabs>
          <w:tab w:val="left" w:leader="none" w:pos="8280"/>
        </w:tabs>
        <w:jc w:val="center"/>
        <w:rPr>
          <w:b w:val="0"/>
          <w:bCs w:val="0"/>
          <w:vertAlign w:val="baseline"/>
        </w:rPr>
      </w:pPr>
      <w:r w:rsidDel="00000000" w:rsidR="00000000" w:rsidRPr="00000000">
        <w:br w:type="page"/>
      </w:r>
      <w:r w:rsidDel="00000000" w:rsidR="00000000" w:rsidRPr="00000000">
        <w:rPr>
          <w:b w:val="1"/>
          <w:bCs w:val="1"/>
          <w:vertAlign w:val="baseline"/>
          <w:rtl w:val="0"/>
        </w:rPr>
        <w:t xml:space="preserve">Contents</w:t>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5f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5f91"/>
          <w:sz w:val="28"/>
          <w:szCs w:val="28"/>
          <w:u w:val="none"/>
          <w:shd w:fill="auto" w:val="clear"/>
          <w:vertAlign w:val="baseline"/>
          <w:rtl w:val="0"/>
        </w:rPr>
        <w:t xml:space="preserve">Table of Contents</w:t>
      </w:r>
    </w:p>
    <w:sdt>
      <w:sdtPr>
        <w:id w:val="-509200491"/>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Foreword</w:t>
            <w:tab/>
          </w:r>
          <w:r w:rsidDel="00000000" w:rsidR="00000000" w:rsidRPr="00000000">
            <w:fldChar w:fldCharType="begin"/>
            <w:instrText xml:space="preserve"> PAGEREF _k7luazasl9nm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Introduction</w:t>
            <w:tab/>
          </w:r>
          <w:r w:rsidDel="00000000" w:rsidR="00000000" w:rsidRPr="00000000">
            <w:fldChar w:fldCharType="begin"/>
            <w:instrText xml:space="preserve"> PAGEREF _yqfeoc3663je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0   Preamble</w:t>
            <w:tab/>
          </w:r>
          <w:r w:rsidDel="00000000" w:rsidR="00000000" w:rsidRPr="00000000">
            <w:fldChar w:fldCharType="begin"/>
            <w:instrText xml:space="preserve"> PAGEREF _vkvhpqlvnbl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0.1 Documentation conventions</w:t>
            <w:tab/>
          </w:r>
          <w:r w:rsidDel="00000000" w:rsidR="00000000" w:rsidRPr="00000000">
            <w:fldChar w:fldCharType="begin"/>
            <w:instrText xml:space="preserve"> PAGEREF _xgit1qz4bfhu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0.1.1 Decimal points</w:t>
            <w:tab/>
          </w:r>
          <w:r w:rsidDel="00000000" w:rsidR="00000000" w:rsidRPr="00000000">
            <w:fldChar w:fldCharType="begin"/>
            <w:instrText xml:space="preserve"> PAGEREF _7vncupc0efx5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0.1.2 Data representation</w:t>
            <w:tab/>
          </w:r>
          <w:r w:rsidDel="00000000" w:rsidR="00000000" w:rsidRPr="00000000">
            <w:fldChar w:fldCharType="begin"/>
            <w:instrText xml:space="preserve"> PAGEREF _vhjlsmpbk1sn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0.1.3 Case sensitivity</w:t>
            <w:tab/>
          </w:r>
          <w:r w:rsidDel="00000000" w:rsidR="00000000" w:rsidRPr="00000000">
            <w:fldChar w:fldCharType="begin"/>
            <w:instrText xml:space="preserve"> PAGEREF _f9bo0pn5jsy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0.3 Logical conventions and data types</w:t>
            <w:tab/>
          </w:r>
          <w:r w:rsidDel="00000000" w:rsidR="00000000" w:rsidRPr="00000000">
            <w:fldChar w:fldCharType="begin"/>
            <w:instrText xml:space="preserve"> PAGEREF _ka3hy5s3g4os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Scope</w:t>
            <w:tab/>
          </w:r>
          <w:r w:rsidDel="00000000" w:rsidR="00000000" w:rsidRPr="00000000">
            <w:fldChar w:fldCharType="begin"/>
            <w:instrText xml:space="preserve"> PAGEREF _9t4msx8njuib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Normative references</w:t>
            <w:tab/>
          </w:r>
          <w:r w:rsidDel="00000000" w:rsidR="00000000" w:rsidRPr="00000000">
            <w:fldChar w:fldCharType="begin"/>
            <w:instrText xml:space="preserve"> PAGEREF _og2qrzqmctle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Definitions and abbreviations</w:t>
            <w:tab/>
          </w:r>
          <w:r w:rsidDel="00000000" w:rsidR="00000000" w:rsidRPr="00000000">
            <w:fldChar w:fldCharType="begin"/>
            <w:instrText xml:space="preserve"> PAGEREF _65920uey9uc3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Process History document structure</w:t>
            <w:tab/>
          </w:r>
          <w:r w:rsidDel="00000000" w:rsidR="00000000" w:rsidRPr="00000000">
            <w:fldChar w:fldCharType="begin"/>
            <w:instrText xml:space="preserve"> PAGEREF _qtxsgrl8ddzr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4.1 Instance document scope</w:t>
            <w:tab/>
          </w:r>
          <w:r w:rsidDel="00000000" w:rsidR="00000000" w:rsidRPr="00000000">
            <w:fldChar w:fldCharType="begin"/>
            <w:instrText xml:space="preserve"> PAGEREF _yq4d68fvq51n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4.2 Document hierarchy</w:t>
            <w:tab/>
          </w:r>
          <w:r w:rsidDel="00000000" w:rsidR="00000000" w:rsidRPr="00000000">
            <w:fldChar w:fldCharType="begin"/>
            <w:instrText xml:space="preserve"> PAGEREF _b9ovf0tfzc7f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4.3 Base element super-class</w:t>
            <w:tab/>
          </w:r>
          <w:r w:rsidDel="00000000" w:rsidR="00000000" w:rsidRPr="00000000">
            <w:fldChar w:fldCharType="begin"/>
            <w:instrText xml:space="preserve"> PAGEREF _fml75jt97h6k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 Document root</w:t>
            <w:tab/>
          </w:r>
          <w:r w:rsidDel="00000000" w:rsidR="00000000" w:rsidRPr="00000000">
            <w:fldChar w:fldCharType="begin"/>
            <w:instrText xml:space="preserve"> PAGEREF _k8ughl52etoj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 processHistoryType</w:t>
            <w:tab/>
          </w:r>
          <w:r w:rsidDel="00000000" w:rsidR="00000000" w:rsidRPr="00000000">
            <w:fldChar w:fldCharType="begin"/>
            <w:instrText xml:space="preserve"> PAGEREF _g27qqrcvk6r3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 mediaPool</w:t>
            <w:tab/>
          </w:r>
          <w:r w:rsidDel="00000000" w:rsidR="00000000" w:rsidRPr="00000000">
            <w:fldChar w:fldCharType="begin"/>
            <w:instrText xml:space="preserve"> PAGEREF _6snsppq8w5xr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mediaPool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element shall be used to aggregate all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media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objects referenced in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processHistory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instance document.</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_50zi8cyw15ge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 mediaPoolType</w:t>
            <w:tab/>
          </w:r>
          <w:r w:rsidDel="00000000" w:rsidR="00000000" w:rsidRPr="00000000">
            <w:fldChar w:fldCharType="begin"/>
            <w:instrText xml:space="preserve"> PAGEREF _50zi8cyw15ge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4.4.1.1.1.1 adl</w:t>
            <w:tab/>
          </w:r>
          <w:r w:rsidDel="00000000" w:rsidR="00000000" w:rsidRPr="00000000">
            <w:fldChar w:fldCharType="begin"/>
            <w:instrText xml:space="preserve"> PAGEREF _twk3k8w4ydp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4.4.1.1.1.2 audioObject</w:t>
            <w:tab/>
          </w:r>
          <w:r w:rsidDel="00000000" w:rsidR="00000000" w:rsidRPr="00000000">
            <w:fldChar w:fldCharType="begin"/>
            <w:instrText xml:space="preserve"> PAGEREF _v4kge5gz79qd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 audioFileReference</w:t>
            <w:tab/>
          </w:r>
          <w:r w:rsidDel="00000000" w:rsidR="00000000" w:rsidRPr="00000000">
            <w:fldChar w:fldCharType="begin"/>
            <w:instrText xml:space="preserve"> PAGEREF _j5wto2pz768v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 audioFileReferenceType</w:t>
            <w:tab/>
          </w:r>
          <w:r w:rsidDel="00000000" w:rsidR="00000000" w:rsidRPr="00000000">
            <w:fldChar w:fldCharType="begin"/>
            <w:instrText xml:space="preserve"> PAGEREF _o00tjxo4ymxp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4.4.1.1.1.3.1.1 mediaLocation</w:t>
            <w:tab/>
          </w:r>
          <w:r w:rsidDel="00000000" w:rsidR="00000000" w:rsidRPr="00000000">
            <w:fldChar w:fldCharType="begin"/>
            <w:instrText xml:space="preserve"> PAGEREF _e3uv3izey0s6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4.4.1.1.1.3.1.2 stream</w:t>
            <w:tab/>
          </w:r>
          <w:r w:rsidDel="00000000" w:rsidR="00000000" w:rsidRPr="00000000">
            <w:fldChar w:fldCharType="begin"/>
            <w:instrText xml:space="preserve"> PAGEREF _bbvwuwn5sz9l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4.4.1.1.1.3.1.2.1 streamType</w:t>
            <w:tab/>
          </w:r>
          <w:r w:rsidDel="00000000" w:rsidR="00000000" w:rsidRPr="00000000">
            <w:fldChar w:fldCharType="begin"/>
            <w:instrText xml:space="preserve"> PAGEREF _t6djymurmfrc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4.4.1.1.1.3.1.2.1.1 label</w:t>
            <w:tab/>
          </w:r>
          <w:r w:rsidDel="00000000" w:rsidR="00000000" w:rsidRPr="00000000">
            <w:fldChar w:fldCharType="begin"/>
            <w:instrText xml:space="preserve"> PAGEREF _5z8zxfehgx2i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4.4.1.1.1.3.1.2.1.2 streamNum</w:t>
            <w:tab/>
          </w:r>
          <w:r w:rsidDel="00000000" w:rsidR="00000000" w:rsidRPr="00000000">
            <w:fldChar w:fldCharType="begin"/>
            <w:instrText xml:space="preserve"> PAGEREF _azwi04a4we99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4.4.1.1.1.3.1.2.1.2 parent</w:t>
            <w:tab/>
          </w:r>
          <w:r w:rsidDel="00000000" w:rsidR="00000000" w:rsidRPr="00000000">
            <w:fldChar w:fldCharType="begin"/>
            <w:instrText xml:space="preserve"> PAGEREF _au7wr2rezyrw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4.4.1.1.1.3.1.3 timeRange</w:t>
            <w:tab/>
          </w:r>
          <w:r w:rsidDel="00000000" w:rsidR="00000000" w:rsidRPr="00000000">
            <w:fldChar w:fldCharType="begin"/>
            <w:instrText xml:space="preserve"> PAGEREF _dtonmqtrrndr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4.4.1.1.1.3.1.4 mediaPoolRef</w:t>
            <w:tab/>
          </w:r>
          <w:r w:rsidDel="00000000" w:rsidR="00000000" w:rsidRPr="00000000">
            <w:fldChar w:fldCharType="begin"/>
            <w:instrText xml:space="preserve"> PAGEREF _ivencl2yr1p1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4.4.1.1.1.3.1.5 status</w:t>
            <w:tab/>
          </w:r>
          <w:r w:rsidDel="00000000" w:rsidR="00000000" w:rsidRPr="00000000">
            <w:fldChar w:fldCharType="begin"/>
            <w:instrText xml:space="preserve"> PAGEREF _mre2rs3mjghu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4.4.1.1.1.3.1.5.1 statusType</w:t>
            <w:tab/>
          </w:r>
          <w:r w:rsidDel="00000000" w:rsidR="00000000" w:rsidRPr="00000000">
            <w:fldChar w:fldCharType="begin"/>
            <w:instrText xml:space="preserve"> PAGEREF _8c0j2n8xzk9v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4.4.1.1.1.4 label</w:t>
            <w:tab/>
          </w:r>
          <w:r w:rsidDel="00000000" w:rsidR="00000000" w:rsidRPr="00000000">
            <w:fldChar w:fldCharType="begin"/>
            <w:instrText xml:space="preserve"> PAGEREF _sw93x3tjmkaa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 workerList</w:t>
            <w:tab/>
          </w:r>
          <w:r w:rsidDel="00000000" w:rsidR="00000000" w:rsidRPr="00000000">
            <w:fldChar w:fldCharType="begin"/>
            <w:instrText xml:space="preserve"> PAGEREF _fqzkp16y4nha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 workerListType</w:t>
            <w:tab/>
          </w:r>
          <w:r w:rsidDel="00000000" w:rsidR="00000000" w:rsidRPr="00000000">
            <w:fldChar w:fldCharType="begin"/>
            <w:instrText xml:space="preserve"> PAGEREF _52z6h0ohk7cm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 worker</w:t>
            <w:tab/>
          </w:r>
          <w:r w:rsidDel="00000000" w:rsidR="00000000" w:rsidRPr="00000000">
            <w:fldChar w:fldCharType="begin"/>
            <w:instrText xml:space="preserve"> PAGEREF _v5ojplrpfqxn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 workerType</w:t>
            <w:tab/>
          </w:r>
          <w:r w:rsidDel="00000000" w:rsidR="00000000" w:rsidRPr="00000000">
            <w:fldChar w:fldCharType="begin"/>
            <w:instrText xml:space="preserve"> PAGEREF _whg4vb4dv0r3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4.4.1.2.1.1.1.1 lastName</w:t>
            <w:tab/>
          </w:r>
          <w:r w:rsidDel="00000000" w:rsidR="00000000" w:rsidRPr="00000000">
            <w:fldChar w:fldCharType="begin"/>
            <w:instrText xml:space="preserve"> PAGEREF _fi6bj6d9u3yz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4.4.1.2.1.1.1.2 firstName</w:t>
            <w:tab/>
          </w:r>
          <w:r w:rsidDel="00000000" w:rsidR="00000000" w:rsidRPr="00000000">
            <w:fldChar w:fldCharType="begin"/>
            <w:instrText xml:space="preserve"> PAGEREF _w5us85w25iqq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4.4.1.2.1.1.1.3 organization</w:t>
            <w:tab/>
          </w:r>
          <w:r w:rsidDel="00000000" w:rsidR="00000000" w:rsidRPr="00000000">
            <w:fldChar w:fldCharType="begin"/>
            <w:instrText xml:space="preserve"> PAGEREF _d4wpd089ca48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4.4.1.2.1.1.1.4 street1</w:t>
            <w:tab/>
          </w:r>
          <w:r w:rsidDel="00000000" w:rsidR="00000000" w:rsidRPr="00000000">
            <w:fldChar w:fldCharType="begin"/>
            <w:instrText xml:space="preserve"> PAGEREF _kvkknucouxoh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4.4.1.2.1.1.1.5 street2</w:t>
            <w:tab/>
          </w:r>
          <w:r w:rsidDel="00000000" w:rsidR="00000000" w:rsidRPr="00000000">
            <w:fldChar w:fldCharType="begin"/>
            <w:instrText xml:space="preserve"> PAGEREF _awm7mtww2t7g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4.4.1.2.1.1.1.6 city</w:t>
            <w:tab/>
          </w:r>
          <w:r w:rsidDel="00000000" w:rsidR="00000000" w:rsidRPr="00000000">
            <w:fldChar w:fldCharType="begin"/>
            <w:instrText xml:space="preserve"> PAGEREF _v2ozjx4avsvi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4.4.1.2.1.1.1.7 region</w:t>
            <w:tab/>
          </w:r>
          <w:r w:rsidDel="00000000" w:rsidR="00000000" w:rsidRPr="00000000">
            <w:fldChar w:fldCharType="begin"/>
            <w:instrText xml:space="preserve"> PAGEREF _g2gcjz82629m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4.4.1.2.1.1.1.8 postalCode</w:t>
            <w:tab/>
          </w:r>
          <w:r w:rsidDel="00000000" w:rsidR="00000000" w:rsidRPr="00000000">
            <w:fldChar w:fldCharType="begin"/>
            <w:instrText xml:space="preserve"> PAGEREF _qwy1r4h7umg6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4.4.1.2.1.1.1.9 countryCode</w:t>
            <w:tab/>
          </w:r>
          <w:r w:rsidDel="00000000" w:rsidR="00000000" w:rsidRPr="00000000">
            <w:fldChar w:fldCharType="begin"/>
            <w:instrText xml:space="preserve"> PAGEREF _hl8ph0eybif3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4.4.1.2.1.1.1.9.1 countryCodeType</w:t>
            <w:tab/>
          </w:r>
          <w:r w:rsidDel="00000000" w:rsidR="00000000" w:rsidRPr="00000000">
            <w:fldChar w:fldCharType="begin"/>
            <w:instrText xml:space="preserve"> PAGEREF _dsd1ff2v1wsb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4.4.1.3 processEvent</w:t>
            <w:tab/>
          </w:r>
          <w:r w:rsidDel="00000000" w:rsidR="00000000" w:rsidRPr="00000000">
            <w:fldChar w:fldCharType="begin"/>
            <w:instrText xml:space="preserve"> PAGEREF _7m8se3344hhc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 processEventType</w:t>
            <w:tab/>
          </w:r>
          <w:r w:rsidDel="00000000" w:rsidR="00000000" w:rsidRPr="00000000">
            <w:fldChar w:fldCharType="begin"/>
            <w:instrText xml:space="preserve"> PAGEREF _1i9porq8ekwe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4.4.1.3.1.1 sequenceNum</w:t>
            <w:tab/>
          </w:r>
          <w:r w:rsidDel="00000000" w:rsidR="00000000" w:rsidRPr="00000000">
            <w:fldChar w:fldCharType="begin"/>
            <w:instrText xml:space="preserve"> PAGEREF _bndccad60mxa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4.4.1.3.1.2 label</w:t>
            <w:tab/>
          </w:r>
          <w:r w:rsidDel="00000000" w:rsidR="00000000" w:rsidRPr="00000000">
            <w:fldChar w:fldCharType="begin"/>
            <w:instrText xml:space="preserve"> PAGEREF _wuwb1diewu0o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4.4.1.3.1.3 reformattingGuideline</w:t>
            <w:tab/>
          </w:r>
          <w:r w:rsidDel="00000000" w:rsidR="00000000" w:rsidRPr="00000000">
            <w:fldChar w:fldCharType="begin"/>
            <w:instrText xml:space="preserve"> PAGEREF _uwt05s59nzax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4.4.1.3.1.3.1 reformattingGuidelineType</w:t>
            <w:tab/>
          </w:r>
          <w:r w:rsidDel="00000000" w:rsidR="00000000" w:rsidRPr="00000000">
            <w:fldChar w:fldCharType="begin"/>
            <w:instrText xml:space="preserve"> PAGEREF _y0pn35744ka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4.4.1.3.1.3.1.1 reformattingText</w:t>
            <w:tab/>
          </w:r>
          <w:r w:rsidDel="00000000" w:rsidR="00000000" w:rsidRPr="00000000">
            <w:fldChar w:fldCharType="begin"/>
            <w:instrText xml:space="preserve"> PAGEREF _9jsy8kwvjlj3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4.4.1.3.1.3.1.2 reformattingReference</w:t>
            <w:tab/>
          </w:r>
          <w:r w:rsidDel="00000000" w:rsidR="00000000" w:rsidRPr="00000000">
            <w:fldChar w:fldCharType="begin"/>
            <w:instrText xml:space="preserve"> PAGEREF _j3aix3ps3zbc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4.4.1.3.1.4 workers</w:t>
            <w:tab/>
          </w:r>
          <w:r w:rsidDel="00000000" w:rsidR="00000000" w:rsidRPr="00000000">
            <w:fldChar w:fldCharType="begin"/>
            <w:instrText xml:space="preserve"> PAGEREF _btp3z47iyesm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4.4.1.3.1.5 creationDate</w:t>
            <w:tab/>
          </w:r>
          <w:r w:rsidDel="00000000" w:rsidR="00000000" w:rsidRPr="00000000">
            <w:fldChar w:fldCharType="begin"/>
            <w:instrText xml:space="preserve"> PAGEREF _qkpx0o6m3uks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4.4.1.3.1.6 treatment</w:t>
            <w:tab/>
          </w:r>
          <w:r w:rsidDel="00000000" w:rsidR="00000000" w:rsidRPr="00000000">
            <w:fldChar w:fldCharType="begin"/>
            <w:instrText xml:space="preserve"> PAGEREF _k9vfqhjhgfnu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 qualityAssurance</w:t>
            <w:tab/>
          </w:r>
          <w:r w:rsidDel="00000000" w:rsidR="00000000" w:rsidRPr="00000000">
            <w:fldChar w:fldCharType="begin"/>
            <w:instrText xml:space="preserve"> PAGEREF _nhuz6ztu4zrg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 qualityAsuranceType</w:t>
            <w:tab/>
          </w:r>
          <w:r w:rsidDel="00000000" w:rsidR="00000000" w:rsidRPr="00000000">
            <w:fldChar w:fldCharType="begin"/>
            <w:instrText xml:space="preserve"> PAGEREF _lip6q7bizxd0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4.4.1.3.1.7.1.1 creationDate</w:t>
            <w:tab/>
          </w:r>
          <w:r w:rsidDel="00000000" w:rsidR="00000000" w:rsidRPr="00000000">
            <w:fldChar w:fldCharType="begin"/>
            <w:instrText xml:space="preserve"> PAGEREF _62f2ugit2y62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4.4.1.3.1.7.1.2 note</w:t>
            <w:tab/>
          </w:r>
          <w:r w:rsidDel="00000000" w:rsidR="00000000" w:rsidRPr="00000000">
            <w:fldChar w:fldCharType="begin"/>
            <w:instrText xml:space="preserve"> PAGEREF _ymqpnpm5b6vg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4.4.1.3.1.7.1.3 inspectors</w:t>
            <w:tab/>
          </w:r>
          <w:r w:rsidDel="00000000" w:rsidR="00000000" w:rsidRPr="00000000">
            <w:fldChar w:fldCharType="begin"/>
            <w:instrText xml:space="preserve"> PAGEREF _9mw6bn6ba32s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4.4.1.3.1.7.1.4 passFail</w:t>
            <w:tab/>
          </w:r>
          <w:r w:rsidDel="00000000" w:rsidR="00000000" w:rsidRPr="00000000">
            <w:fldChar w:fldCharType="begin"/>
            <w:instrText xml:space="preserve"> PAGEREF _9csp8ofsqd8m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4.4.1.3.1.7.1.4.1 passFailType</w:t>
            <w:tab/>
          </w:r>
          <w:r w:rsidDel="00000000" w:rsidR="00000000" w:rsidRPr="00000000">
            <w:fldChar w:fldCharType="begin"/>
            <w:instrText xml:space="preserve"> PAGEREF _t32u6bamcx7s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 syncGroup</w:t>
            <w:tab/>
          </w:r>
          <w:r w:rsidDel="00000000" w:rsidR="00000000" w:rsidRPr="00000000">
            <w:fldChar w:fldCharType="begin"/>
            <w:instrText xml:space="preserve"> PAGEREF _chk8xjwlxujf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4.4.1.3.1.8.1 syncGroupType</w:t>
            <w:tab/>
          </w:r>
          <w:r w:rsidDel="00000000" w:rsidR="00000000" w:rsidRPr="00000000">
            <w:fldChar w:fldCharType="begin"/>
            <w:instrText xml:space="preserve"> PAGEREF _kl3x05b1i32n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4.4.1.3.1.8.1.1 mediaRefs</w:t>
            <w:tab/>
          </w:r>
          <w:r w:rsidDel="00000000" w:rsidR="00000000" w:rsidRPr="00000000">
            <w:fldChar w:fldCharType="begin"/>
            <w:instrText xml:space="preserve"> PAGEREF _j2sak1obganu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4.4.1.3.1.8.1.2 masterMediaRef</w:t>
            <w:tab/>
          </w:r>
          <w:r w:rsidDel="00000000" w:rsidR="00000000" w:rsidRPr="00000000">
            <w:fldChar w:fldCharType="begin"/>
            <w:instrText xml:space="preserve"> PAGEREF _syg2roimlmys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4.4.1.3.1.8.1.3 sequenceNum</w:t>
            <w:tab/>
          </w:r>
          <w:r w:rsidDel="00000000" w:rsidR="00000000" w:rsidRPr="00000000">
            <w:fldChar w:fldCharType="begin"/>
            <w:instrText xml:space="preserve"> PAGEREF _f3hu6qz5hjib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4.4.1.3.1.8.1.4 timeRange</w:t>
            <w:tab/>
          </w:r>
          <w:r w:rsidDel="00000000" w:rsidR="00000000" w:rsidRPr="00000000">
            <w:fldChar w:fldCharType="begin"/>
            <w:instrText xml:space="preserve"> PAGEREF _qf3eqktgin9s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 deviceChain</w:t>
            <w:tab/>
          </w:r>
          <w:r w:rsidDel="00000000" w:rsidR="00000000" w:rsidRPr="00000000">
            <w:fldChar w:fldCharType="begin"/>
            <w:instrText xml:space="preserve"> PAGEREF _rph8l2vng5oc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 deviceChainType</w:t>
            <w:tab/>
          </w:r>
          <w:r w:rsidDel="00000000" w:rsidR="00000000" w:rsidRPr="00000000">
            <w:fldChar w:fldCharType="begin"/>
            <w:instrText xml:space="preserve"> PAGEREF _xzi72rm1ysye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 device</w:t>
            <w:tab/>
          </w:r>
          <w:r w:rsidDel="00000000" w:rsidR="00000000" w:rsidRPr="00000000">
            <w:fldChar w:fldCharType="begin"/>
            <w:instrText xml:space="preserve"> PAGEREF _yusqc4wkke7g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 deviceType</w:t>
            <w:tab/>
          </w:r>
          <w:r w:rsidDel="00000000" w:rsidR="00000000" w:rsidRPr="00000000">
            <w:fldChar w:fldCharType="begin"/>
            <w:instrText xml:space="preserve"> PAGEREF _a234tvvekltj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 descriptor</w:t>
            <w:tab/>
          </w:r>
          <w:r w:rsidDel="00000000" w:rsidR="00000000" w:rsidRPr="00000000">
            <w:fldChar w:fldCharType="begin"/>
            <w:instrText xml:space="preserve"> PAGEREF _bly1e3x5swew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 deviceDescriptorType</w:t>
            <w:tab/>
          </w:r>
          <w:r w:rsidDel="00000000" w:rsidR="00000000" w:rsidRPr="00000000">
            <w:fldChar w:fldCharType="begin"/>
            <w:instrText xml:space="preserve"> PAGEREF _mvhz9r2vu35f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4.4.1.3.1.9.1.1.1.1.1.1 manufacturer</w:t>
            <w:tab/>
          </w:r>
          <w:r w:rsidDel="00000000" w:rsidR="00000000" w:rsidRPr="00000000">
            <w:fldChar w:fldCharType="begin"/>
            <w:instrText xml:space="preserve"> PAGEREF _729ygm14fsho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4.4.1.3.1.9.1.1.1.1.1.2 modelName</w:t>
            <w:tab/>
          </w:r>
          <w:r w:rsidDel="00000000" w:rsidR="00000000" w:rsidRPr="00000000">
            <w:fldChar w:fldCharType="begin"/>
            <w:instrText xml:space="preserve"> PAGEREF _5uoglyxzvqb9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4.4.1.3.1.9.1.1.1.1.1.3 serialNumber</w:t>
            <w:tab/>
          </w:r>
          <w:r w:rsidDel="00000000" w:rsidR="00000000" w:rsidRPr="00000000">
            <w:fldChar w:fldCharType="begin"/>
            <w:instrText xml:space="preserve"> PAGEREF _ohy08dwcho2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4.4.1.3.1.9.1.1.1.1.1.4 functionalRole</w:t>
            <w:tab/>
          </w:r>
          <w:r w:rsidDel="00000000" w:rsidR="00000000" w:rsidRPr="00000000">
            <w:fldChar w:fldCharType="begin"/>
            <w:instrText xml:space="preserve"> PAGEREF _68a5ljr15dq0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4.4.1.3.1.9.1.1.1.1.1.4.1 functionalRoleType</w:t>
            <w:tab/>
          </w:r>
          <w:r w:rsidDel="00000000" w:rsidR="00000000" w:rsidRPr="00000000">
            <w:fldChar w:fldCharType="begin"/>
            <w:instrText xml:space="preserve"> PAGEREF _zgtdvy2bjzdr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4.4.1.3.1.9.1.1.1.1.1.5 userLabel</w:t>
            <w:tab/>
          </w:r>
          <w:r w:rsidDel="00000000" w:rsidR="00000000" w:rsidRPr="00000000">
            <w:fldChar w:fldCharType="begin"/>
            <w:instrText xml:space="preserve"> PAGEREF _r726xz7em7re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4.4.1.3.1.9.1.1.1.2 profile</w:t>
            <w:tab/>
          </w:r>
          <w:r w:rsidDel="00000000" w:rsidR="00000000" w:rsidRPr="00000000">
            <w:fldChar w:fldCharType="begin"/>
            <w:instrText xml:space="preserve"> PAGEREF _wl0bsg2dd6a1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 inputChannel</w:t>
            <w:tab/>
          </w:r>
          <w:r w:rsidDel="00000000" w:rsidR="00000000" w:rsidRPr="00000000">
            <w:fldChar w:fldCharType="begin"/>
            <w:instrText xml:space="preserve"> PAGEREF _8k85c4w3x9dx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4.4.1.3.1.9.1.1.1.3.1 deviceInputChannelType</w:t>
            <w:tab/>
          </w:r>
          <w:r w:rsidDel="00000000" w:rsidR="00000000" w:rsidRPr="00000000">
            <w:fldChar w:fldCharType="begin"/>
            <w:instrText xml:space="preserve"> PAGEREF _juzd1zf7ozdt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4.4.1.3.1.9.1.1.1.3.1.1 routing</w:t>
            <w:tab/>
          </w:r>
          <w:r w:rsidDel="00000000" w:rsidR="00000000" w:rsidRPr="00000000">
            <w:fldChar w:fldCharType="begin"/>
            <w:instrText xml:space="preserve"> PAGEREF _5ysdtgkeuumu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4.4.1.3.1.9.1.1.1.3.1.1.1 inputRoutingType</w:t>
            <w:tab/>
          </w:r>
          <w:r w:rsidDel="00000000" w:rsidR="00000000" w:rsidRPr="00000000">
            <w:fldChar w:fldCharType="begin"/>
            <w:instrText xml:space="preserve"> PAGEREF _ycfw8ul13qv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4.4.1.3.1.9.1.1.1.3.2 deviceChannelType</w:t>
            <w:tab/>
          </w:r>
          <w:r w:rsidDel="00000000" w:rsidR="00000000" w:rsidRPr="00000000">
            <w:fldChar w:fldCharType="begin"/>
            <w:instrText xml:space="preserve"> PAGEREF _opot8jol0sx1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4.4.1.3.1.9.1.1.1.3.2.1 interface</w:t>
            <w:tab/>
          </w:r>
          <w:r w:rsidDel="00000000" w:rsidR="00000000" w:rsidRPr="00000000">
            <w:fldChar w:fldCharType="begin"/>
            <w:instrText xml:space="preserve"> PAGEREF _dtpfmdigbft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4.4.1.3.1.9.1.1.1.3.2.1 channelInterfaceType</w:t>
            <w:tab/>
          </w:r>
          <w:r w:rsidDel="00000000" w:rsidR="00000000" w:rsidRPr="00000000">
            <w:fldChar w:fldCharType="begin"/>
            <w:instrText xml:space="preserve"> PAGEREF _hhyuwwbis5za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4.4.1.3.1.9.1.1.1.3.2.2 deviceRef</w:t>
            <w:tab/>
          </w:r>
          <w:r w:rsidDel="00000000" w:rsidR="00000000" w:rsidRPr="00000000">
            <w:fldChar w:fldCharType="begin"/>
            <w:instrText xml:space="preserve"> PAGEREF _mop22wg17vat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4.4.1.3.1.9.1.1.1.3.2.3 devicePatchRef</w:t>
            <w:tab/>
          </w:r>
          <w:r w:rsidDel="00000000" w:rsidR="00000000" w:rsidRPr="00000000">
            <w:fldChar w:fldCharType="begin"/>
            <w:instrText xml:space="preserve"> PAGEREF _xjnxlwrf410k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4.4.1.3.1.9.1.1.1.3.3 ChannelType</w:t>
            <w:tab/>
          </w:r>
          <w:r w:rsidDel="00000000" w:rsidR="00000000" w:rsidRPr="00000000">
            <w:fldChar w:fldCharType="begin"/>
            <w:instrText xml:space="preserve"> PAGEREF _lfjn7ogyzyks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4.4.1.3.1.9.1.1.1.3.3.1 patchRef</w:t>
            <w:tab/>
          </w:r>
          <w:r w:rsidDel="00000000" w:rsidR="00000000" w:rsidRPr="00000000">
            <w:fldChar w:fldCharType="begin"/>
            <w:instrText xml:space="preserve"> PAGEREF _88o2z8f5i2ya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4.4.1.3.1.9.1.1.1.3.3.2 label</w:t>
            <w:tab/>
          </w:r>
          <w:r w:rsidDel="00000000" w:rsidR="00000000" w:rsidRPr="00000000">
            <w:fldChar w:fldCharType="begin"/>
            <w:instrText xml:space="preserve"> PAGEREF _svwy1iy8vphe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4.4.1.3.1.9.1.1.1.4 outputChannel</w:t>
            <w:tab/>
          </w:r>
          <w:r w:rsidDel="00000000" w:rsidR="00000000" w:rsidRPr="00000000">
            <w:fldChar w:fldCharType="begin"/>
            <w:instrText xml:space="preserve"> PAGEREF _iio7kuixo323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4.4.1.3.1.9.1.1.1.4.1 deviceOutputChannelType</w:t>
            <w:tab/>
          </w:r>
          <w:r w:rsidDel="00000000" w:rsidR="00000000" w:rsidRPr="00000000">
            <w:fldChar w:fldCharType="begin"/>
            <w:instrText xml:space="preserve"> PAGEREF _ahwi23cvwo76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4.4.1.3.1.9.1.1.1.4.1.1 routing</w:t>
            <w:tab/>
          </w:r>
          <w:r w:rsidDel="00000000" w:rsidR="00000000" w:rsidRPr="00000000">
            <w:fldChar w:fldCharType="begin"/>
            <w:instrText xml:space="preserve"> PAGEREF _ruud788dxtuq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4.4.1.3.1.9.1.1.1.4.1.1.1 outputRoutingType</w:t>
            <w:tab/>
          </w:r>
          <w:r w:rsidDel="00000000" w:rsidR="00000000" w:rsidRPr="00000000">
            <w:fldChar w:fldCharType="begin"/>
            <w:instrText xml:space="preserve"> PAGEREF _f9eaegg8zysc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4.4.1.3.1.9.1.1.1.5 playbackMediaChannel</w:t>
            <w:tab/>
          </w:r>
          <w:r w:rsidDel="00000000" w:rsidR="00000000" w:rsidRPr="00000000">
            <w:fldChar w:fldCharType="begin"/>
            <w:instrText xml:space="preserve"> PAGEREF _opogk1ac2t1h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4.4.1.3.1.9.1.1.1.5.1 mediaChannelType</w:t>
            <w:tab/>
          </w:r>
          <w:r w:rsidDel="00000000" w:rsidR="00000000" w:rsidRPr="00000000">
            <w:fldChar w:fldCharType="begin"/>
            <w:instrText xml:space="preserve"> PAGEREF _5grz3rwpw7cj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4.4.1.3.1.9.1.1.1.5.1.1 streamRef</w:t>
            <w:tab/>
          </w:r>
          <w:r w:rsidDel="00000000" w:rsidR="00000000" w:rsidRPr="00000000">
            <w:fldChar w:fldCharType="begin"/>
            <w:instrText xml:space="preserve"> PAGEREF _n42xutwepec3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4.4.1.3.1.9.1.1.1.5.1.2 deviceRef</w:t>
            <w:tab/>
          </w:r>
          <w:r w:rsidDel="00000000" w:rsidR="00000000" w:rsidRPr="00000000">
            <w:fldChar w:fldCharType="begin"/>
            <w:instrText xml:space="preserve"> PAGEREF _nncbl41z148j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4.4.1.3.1.9.1.1.1.6 recordMediaChannel</w:t>
            <w:tab/>
          </w:r>
          <w:r w:rsidDel="00000000" w:rsidR="00000000" w:rsidRPr="00000000">
            <w:fldChar w:fldCharType="begin"/>
            <w:instrText xml:space="preserve"> PAGEREF _6m1lhj6vdrf5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 settings</w:t>
            <w:tab/>
          </w:r>
          <w:r w:rsidDel="00000000" w:rsidR="00000000" w:rsidRPr="00000000">
            <w:fldChar w:fldCharType="begin"/>
            <w:instrText xml:space="preserve"> PAGEREF _pbkua6e8unx4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 settingsType</w:t>
            <w:tab/>
          </w:r>
          <w:r w:rsidDel="00000000" w:rsidR="00000000" w:rsidRPr="00000000">
            <w:fldChar w:fldCharType="begin"/>
            <w:instrText xml:space="preserve"> PAGEREF _zhyrcq6quvm6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4.4.1.3.1.9.1.1.1.7.1.1 programName</w:t>
            <w:tab/>
          </w:r>
          <w:r w:rsidDel="00000000" w:rsidR="00000000" w:rsidRPr="00000000">
            <w:fldChar w:fldCharType="begin"/>
            <w:instrText xml:space="preserve"> PAGEREF _nw2a4qi3vepw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4.4.1.3.1.9.1.1.1.7.1.2 presetName</w:t>
            <w:tab/>
          </w:r>
          <w:r w:rsidDel="00000000" w:rsidR="00000000" w:rsidRPr="00000000">
            <w:fldChar w:fldCharType="begin"/>
            <w:instrText xml:space="preserve"> PAGEREF _b5cjq8x8rjz5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4.4.1.3.1.9.1.1.1.7.1.3 staticParameter</w:t>
            <w:tab/>
          </w:r>
          <w:r w:rsidDel="00000000" w:rsidR="00000000" w:rsidRPr="00000000">
            <w:fldChar w:fldCharType="begin"/>
            <w:instrText xml:space="preserve"> PAGEREF _vhazeq40aibl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4.4.1.3.1.9.1.1.1.7.1.3.1 staticParameterType</w:t>
            <w:tab/>
          </w:r>
          <w:r w:rsidDel="00000000" w:rsidR="00000000" w:rsidRPr="00000000">
            <w:fldChar w:fldCharType="begin"/>
            <w:instrText xml:space="preserve"> PAGEREF _jpuoc452kojf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 parameterType</w:t>
            <w:tab/>
          </w:r>
          <w:r w:rsidDel="00000000" w:rsidR="00000000" w:rsidRPr="00000000">
            <w:fldChar w:fldCharType="begin"/>
            <w:instrText xml:space="preserve"> PAGEREF _4llwqqpabygt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4.4.1.3.1.9.1.1.1.7.1.4.1 group</w:t>
            <w:tab/>
          </w:r>
          <w:r w:rsidDel="00000000" w:rsidR="00000000" w:rsidRPr="00000000">
            <w:fldChar w:fldCharType="begin"/>
            <w:instrText xml:space="preserve"> PAGEREF _6e5abzrh82o4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4.4.1.3.1.9.1.1.1.7.1.4.2 name</w:t>
            <w:tab/>
          </w:r>
          <w:r w:rsidDel="00000000" w:rsidR="00000000" w:rsidRPr="00000000">
            <w:fldChar w:fldCharType="begin"/>
            <w:instrText xml:space="preserve"> PAGEREF _nzg8lfhxuc9z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4.4.1.3.1.9.1.1.1.7.1.4.3 value</w:t>
            <w:tab/>
          </w:r>
          <w:r w:rsidDel="00000000" w:rsidR="00000000" w:rsidRPr="00000000">
            <w:fldChar w:fldCharType="begin"/>
            <w:instrText xml:space="preserve"> PAGEREF _pwruyvbu7yy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4.4.1.3.1.9.1.1.1.7.1.4.4 units</w:t>
            <w:tab/>
          </w:r>
          <w:r w:rsidDel="00000000" w:rsidR="00000000" w:rsidRPr="00000000">
            <w:fldChar w:fldCharType="begin"/>
            <w:instrText xml:space="preserve"> PAGEREF _511pkfw5wvix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4.4.1.3.1.9.1.1.1.7.1.4.5 interfacePrecision</w:t>
            <w:tab/>
          </w:r>
          <w:r w:rsidDel="00000000" w:rsidR="00000000" w:rsidRPr="00000000">
            <w:fldChar w:fldCharType="begin"/>
            <w:instrText xml:space="preserve"> PAGEREF _opg98hmull4o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4.4.1.3.1.9.1.1.1.7.1.4.5.1 interfacePrecisionType</w:t>
            <w:tab/>
          </w:r>
          <w:r w:rsidDel="00000000" w:rsidR="00000000" w:rsidRPr="00000000">
            <w:fldChar w:fldCharType="begin"/>
            <w:instrText xml:space="preserve"> PAGEREF _7001tx7v70vj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4.4.1.3.1.9.1.1.1.7.1.5 parametricParameter</w:t>
            <w:tab/>
          </w:r>
          <w:r w:rsidDel="00000000" w:rsidR="00000000" w:rsidRPr="00000000">
            <w:fldChar w:fldCharType="begin"/>
            <w:instrText xml:space="preserve"> PAGEREF _h8uo5yl7bq63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4.4.1.3.1.9.1.1.1.7.1.5.1 parametricParameterType</w:t>
            <w:tab/>
          </w:r>
          <w:r w:rsidDel="00000000" w:rsidR="00000000" w:rsidRPr="00000000">
            <w:fldChar w:fldCharType="begin"/>
            <w:instrText xml:space="preserve"> PAGEREF _8tmvm7lgbdjd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4.4.1.3.1.9.1.1.1.7.1.5.1.1 timestamp</w:t>
            <w:tab/>
          </w:r>
          <w:r w:rsidDel="00000000" w:rsidR="00000000" w:rsidRPr="00000000">
            <w:fldChar w:fldCharType="begin"/>
            <w:instrText xml:space="preserve"> PAGEREF _jidfzqefif0q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4.4.1.3.1.9.1.1.1.7.1.5.1.2 transition</w:t>
            <w:tab/>
          </w:r>
          <w:r w:rsidDel="00000000" w:rsidR="00000000" w:rsidRPr="00000000">
            <w:fldChar w:fldCharType="begin"/>
            <w:instrText xml:space="preserve"> PAGEREF _f7pl16du2vrf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4.4.1.3.1.9.1.1.1.7.1.5.1.2.1 transitionType</w:t>
            <w:tab/>
          </w:r>
          <w:r w:rsidDel="00000000" w:rsidR="00000000" w:rsidRPr="00000000">
            <w:fldChar w:fldCharType="begin"/>
            <w:instrText xml:space="preserve"> PAGEREF _j2k58cckmhdz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4.4.1.3.1.9.1.1.1.7.1.6 softwareVersion</w:t>
            <w:tab/>
          </w:r>
          <w:r w:rsidDel="00000000" w:rsidR="00000000" w:rsidRPr="00000000">
            <w:fldChar w:fldCharType="begin"/>
            <w:instrText xml:space="preserve"> PAGEREF _jzu5232uuj52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4.4.1.3.1.9.1.1.1.7.1.7 auxFile</w:t>
            <w:tab/>
          </w:r>
          <w:r w:rsidDel="00000000" w:rsidR="00000000" w:rsidRPr="00000000">
            <w:fldChar w:fldCharType="begin"/>
            <w:instrText xml:space="preserve"> PAGEREF _fpca7sjb40j1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 module</w:t>
            <w:tab/>
          </w:r>
          <w:r w:rsidDel="00000000" w:rsidR="00000000" w:rsidRPr="00000000">
            <w:fldChar w:fldCharType="begin"/>
            <w:instrText xml:space="preserve"> PAGEREF _axem1wi2ygi2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 moduleType</w:t>
            <w:tab/>
          </w:r>
          <w:r w:rsidDel="00000000" w:rsidR="00000000" w:rsidRPr="00000000">
            <w:fldChar w:fldCharType="begin"/>
            <w:instrText xml:space="preserve"> PAGEREF _j4jft3i880z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4.4.1.3.1.9.1.1.1.8.1.1 descriptor</w:t>
            <w:tab/>
          </w:r>
          <w:r w:rsidDel="00000000" w:rsidR="00000000" w:rsidRPr="00000000">
            <w:fldChar w:fldCharType="begin"/>
            <w:instrText xml:space="preserve"> PAGEREF _b1t8vgylocfr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4.4.1.3.1.9.1.1.1.8.1.1.1  moduleDescriptorType</w:t>
            <w:tab/>
          </w:r>
          <w:r w:rsidDel="00000000" w:rsidR="00000000" w:rsidRPr="00000000">
            <w:fldChar w:fldCharType="begin"/>
            <w:instrText xml:space="preserve"> PAGEREF _665pnmbef2hz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4.4.1.3.1.9.1.1.1.8.1.1.1.1  manufacturer</w:t>
            <w:tab/>
          </w:r>
          <w:r w:rsidDel="00000000" w:rsidR="00000000" w:rsidRPr="00000000">
            <w:fldChar w:fldCharType="begin"/>
            <w:instrText xml:space="preserve"> PAGEREF _390y9m6uooj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4.4.1.3.1.9.1.1.1.8.1.1.1.2   modelName</w:t>
            <w:tab/>
          </w:r>
          <w:r w:rsidDel="00000000" w:rsidR="00000000" w:rsidRPr="00000000">
            <w:fldChar w:fldCharType="begin"/>
            <w:instrText xml:space="preserve"> PAGEREF _mjfxk62d43gb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4.4.1.3.1.9.1.1.1.8.1.1.1.3   functionalRole</w:t>
            <w:tab/>
          </w:r>
          <w:r w:rsidDel="00000000" w:rsidR="00000000" w:rsidRPr="00000000">
            <w:fldChar w:fldCharType="begin"/>
            <w:instrText xml:space="preserve"> PAGEREF _abib4ulkl3md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4.4.1.3.1.9.1.1.1.8.1.2 inputChannel</w:t>
            <w:tab/>
          </w:r>
          <w:r w:rsidDel="00000000" w:rsidR="00000000" w:rsidRPr="00000000">
            <w:fldChar w:fldCharType="begin"/>
            <w:instrText xml:space="preserve"> PAGEREF _ektfceq6v1a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4.4.1.3.1.9.1.1.1.8.1.2.1 moduleInputChannelType</w:t>
            <w:tab/>
          </w:r>
          <w:r w:rsidDel="00000000" w:rsidR="00000000" w:rsidRPr="00000000">
            <w:fldChar w:fldCharType="begin"/>
            <w:instrText xml:space="preserve"> PAGEREF _3v2m8acehy4c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4.4.1.3.1.9.1.1.1.8.1.2.1.1 routing</w:t>
            <w:tab/>
          </w:r>
          <w:r w:rsidDel="00000000" w:rsidR="00000000" w:rsidRPr="00000000">
            <w:fldChar w:fldCharType="begin"/>
            <w:instrText xml:space="preserve"> PAGEREF _ws06z3jzinyc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4.4.1.3.1.9.1.1.1.8.1.2.2 moduleChannelType</w:t>
            <w:tab/>
          </w:r>
          <w:r w:rsidDel="00000000" w:rsidR="00000000" w:rsidRPr="00000000">
            <w:fldChar w:fldCharType="begin"/>
            <w:instrText xml:space="preserve"> PAGEREF _oopikgbyiwm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4.4.1.3.1.9.1.1.1.8.1.2.2.1 moduleRef</w:t>
            <w:tab/>
          </w:r>
          <w:r w:rsidDel="00000000" w:rsidR="00000000" w:rsidRPr="00000000">
            <w:fldChar w:fldCharType="begin"/>
            <w:instrText xml:space="preserve"> PAGEREF _7qxtrsc1cjgu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4.4.1.3.1.9.1.1.1.8.1.3 outputChannel</w:t>
            <w:tab/>
          </w:r>
          <w:r w:rsidDel="00000000" w:rsidR="00000000" w:rsidRPr="00000000">
            <w:fldChar w:fldCharType="begin"/>
            <w:instrText xml:space="preserve"> PAGEREF _axoch27wzmnq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4.4.1.3.1.9.1.1.1.8.1.3.1 moduleOutputChannelType</w:t>
            <w:tab/>
          </w:r>
          <w:r w:rsidDel="00000000" w:rsidR="00000000" w:rsidRPr="00000000">
            <w:fldChar w:fldCharType="begin"/>
            <w:instrText xml:space="preserve"> PAGEREF _6dpm3hvteono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4.4.1.3.1.9.1.1.1.8.1.3.1.1 routing</w:t>
            <w:tab/>
          </w:r>
          <w:r w:rsidDel="00000000" w:rsidR="00000000" w:rsidRPr="00000000">
            <w:fldChar w:fldCharType="begin"/>
            <w:instrText xml:space="preserve"> PAGEREF _l1yvclo5aeb3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4.4.1.3.1.9.1.1.1.8.1.4 settings</w:t>
            <w:tab/>
          </w:r>
          <w:r w:rsidDel="00000000" w:rsidR="00000000" w:rsidRPr="00000000">
            <w:fldChar w:fldCharType="begin"/>
            <w:instrText xml:space="preserve"> PAGEREF _ojxos82wgmj1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4.4.1.3.1.9.1.1.1.8.1.5 deviceRef</w:t>
            <w:tab/>
          </w:r>
          <w:r w:rsidDel="00000000" w:rsidR="00000000" w:rsidRPr="00000000">
            <w:fldChar w:fldCharType="begin"/>
            <w:instrText xml:space="preserve"> PAGEREF _8ksy43dc3u7e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 patchList</w:t>
            <w:tab/>
          </w:r>
          <w:r w:rsidDel="00000000" w:rsidR="00000000" w:rsidRPr="00000000">
            <w:fldChar w:fldCharType="begin"/>
            <w:instrText xml:space="preserve"> PAGEREF _exkzzymzm6hr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4.4.1.3.1.9.1.1.1.9.1 patchListType</w:t>
            <w:tab/>
          </w:r>
          <w:r w:rsidDel="00000000" w:rsidR="00000000" w:rsidRPr="00000000">
            <w:fldChar w:fldCharType="begin"/>
            <w:instrText xml:space="preserve"> PAGEREF _igaj6l6a4szi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4.4.1.3.1.9.1.1.1.9.1.1 patch</w:t>
            <w:tab/>
          </w:r>
          <w:r w:rsidDel="00000000" w:rsidR="00000000" w:rsidRPr="00000000">
            <w:fldChar w:fldCharType="begin"/>
            <w:instrText xml:space="preserve"> PAGEREF _99ovc71dvkw1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4.4.1.3.1.9.1.1.1.9.1.1.1 patchType</w:t>
            <w:tab/>
          </w:r>
          <w:r w:rsidDel="00000000" w:rsidR="00000000" w:rsidRPr="00000000">
            <w:fldChar w:fldCharType="begin"/>
            <w:instrText xml:space="preserve"> PAGEREF _dlazs4j1i8at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4.4.1.3.1.9.1.1.1.9.1.1.1.1 sourceRef</w:t>
            <w:tab/>
          </w:r>
          <w:r w:rsidDel="00000000" w:rsidR="00000000" w:rsidRPr="00000000">
            <w:fldChar w:fldCharType="begin"/>
            <w:instrText xml:space="preserve"> PAGEREF _i0sc8ph7ec2u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4.4.1.3.1.9.1.1.1.9.1.1.1.2 destinationRefs</w:t>
            <w:tab/>
          </w:r>
          <w:r w:rsidDel="00000000" w:rsidR="00000000" w:rsidRPr="00000000">
            <w:fldChar w:fldCharType="begin"/>
            <w:instrText xml:space="preserve"> PAGEREF _1xcx19d9pw7b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4.4.1.3.1.9.1.1.1.10 syncSourceRef</w:t>
            <w:tab/>
          </w:r>
          <w:r w:rsidDel="00000000" w:rsidR="00000000" w:rsidRPr="00000000">
            <w:fldChar w:fldCharType="begin"/>
            <w:instrText xml:space="preserve"> PAGEREF _i7lbwy9ra5mv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4.4.1.3.1.9.1.1.1.11 deviceChainRef</w:t>
            <w:tab/>
          </w:r>
          <w:r w:rsidDel="00000000" w:rsidR="00000000" w:rsidRPr="00000000">
            <w:fldChar w:fldCharType="begin"/>
            <w:instrText xml:space="preserve"> PAGEREF _wld8xl7by580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4.4.1.3.1.9.1.2 devicePatchList</w:t>
            <w:tab/>
          </w:r>
          <w:r w:rsidDel="00000000" w:rsidR="00000000" w:rsidRPr="00000000">
            <w:fldChar w:fldCharType="begin"/>
            <w:instrText xml:space="preserve"> PAGEREF _wvar5e9ilitm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4.4.1.3.1.9.1.3 label</w:t>
            <w:tab/>
          </w:r>
          <w:r w:rsidDel="00000000" w:rsidR="00000000" w:rsidRPr="00000000">
            <w:fldChar w:fldCharType="begin"/>
            <w:instrText xml:space="preserve"> PAGEREF _sd6fy96mr39t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4.4.1.3.1.9.1.4 masterSyncDeviceRef</w:t>
            <w:tab/>
          </w:r>
          <w:r w:rsidDel="00000000" w:rsidR="00000000" w:rsidRPr="00000000">
            <w:fldChar w:fldCharType="begin"/>
            <w:instrText xml:space="preserve"> PAGEREF _l8jkrhbekj92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4.4.1.3.1.10 processHistoryRef</w:t>
            <w:tab/>
          </w:r>
          <w:r w:rsidDel="00000000" w:rsidR="00000000" w:rsidRPr="00000000">
            <w:fldChar w:fldCharType="begin"/>
            <w:instrText xml:space="preserve"> PAGEREF _ejxc9tyihulg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4.4.1.4 schemaVersion</w:t>
            <w:tab/>
          </w:r>
          <w:r w:rsidDel="00000000" w:rsidR="00000000" w:rsidRPr="00000000">
            <w:fldChar w:fldCharType="begin"/>
            <w:instrText xml:space="preserve"> PAGEREF _wcmhdiicmu8y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A: Informative annex</w:t>
            <w:tab/>
          </w:r>
          <w:r w:rsidDel="00000000" w:rsidR="00000000" w:rsidRPr="00000000">
            <w:fldChar w:fldCharType="begin"/>
            <w:instrText xml:space="preserve"> PAGEREF _kxoxkmdjpqg3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B: Normative annex</w:t>
            <w:tab/>
          </w:r>
          <w:r w:rsidDel="00000000" w:rsidR="00000000" w:rsidRPr="00000000">
            <w:fldChar w:fldCharType="begin"/>
            <w:instrText xml:space="preserve"> PAGEREF _risp28mndfah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C: Figures</w:t>
            <w:tab/>
          </w:r>
          <w:r w:rsidDel="00000000" w:rsidR="00000000" w:rsidRPr="00000000">
            <w:fldChar w:fldCharType="begin"/>
            <w:instrText xml:space="preserve"> PAGEREF _gxnvzfthgp65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C.1  General</w:t>
            <w:tab/>
          </w:r>
          <w:r w:rsidDel="00000000" w:rsidR="00000000" w:rsidRPr="00000000">
            <w:fldChar w:fldCharType="begin"/>
            <w:instrText xml:space="preserve"> PAGEREF _8vlot1ppnz1l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C.2  Titles and references</w:t>
            <w:tab/>
          </w:r>
          <w:r w:rsidDel="00000000" w:rsidR="00000000" w:rsidRPr="00000000">
            <w:fldChar w:fldCharType="begin"/>
            <w:instrText xml:space="preserve"> PAGEREF _e0c466pukymo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C.3  Content</w:t>
            <w:tab/>
          </w:r>
          <w:r w:rsidDel="00000000" w:rsidR="00000000" w:rsidRPr="00000000">
            <w:fldChar w:fldCharType="begin"/>
            <w:instrText xml:space="preserve"> PAGEREF _at50kd3xn9s1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C.3.1  Size</w:t>
            <w:tab/>
          </w:r>
          <w:r w:rsidDel="00000000" w:rsidR="00000000" w:rsidRPr="00000000">
            <w:fldChar w:fldCharType="begin"/>
            <w:instrText xml:space="preserve"> PAGEREF _jdunp4qvud9o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C.3.2  Content</w:t>
            <w:tab/>
          </w:r>
          <w:r w:rsidDel="00000000" w:rsidR="00000000" w:rsidRPr="00000000">
            <w:fldChar w:fldCharType="begin"/>
            <w:instrText xml:space="preserve"> PAGEREF _7h7y3bni20nz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C.3.3  Keys, notes and footnotes</w:t>
            <w:tab/>
          </w:r>
          <w:r w:rsidDel="00000000" w:rsidR="00000000" w:rsidRPr="00000000">
            <w:fldChar w:fldCharType="begin"/>
            <w:instrText xml:space="preserve"> PAGEREF _wtq97s2hcpcq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C.4  File types</w:t>
            <w:tab/>
          </w:r>
          <w:r w:rsidDel="00000000" w:rsidR="00000000" w:rsidRPr="00000000">
            <w:fldChar w:fldCharType="begin"/>
            <w:instrText xml:space="preserve"> PAGEREF _7093lrkf8dux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C.4.1  General</w:t>
            <w:tab/>
          </w:r>
          <w:r w:rsidDel="00000000" w:rsidR="00000000" w:rsidRPr="00000000">
            <w:fldChar w:fldCharType="begin"/>
            <w:instrText xml:space="preserve"> PAGEREF _b9l1ecdzp7br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C.4.2  Vector graphics formats</w:t>
            <w:tab/>
          </w:r>
          <w:r w:rsidDel="00000000" w:rsidR="00000000" w:rsidRPr="00000000">
            <w:fldChar w:fldCharType="begin"/>
            <w:instrText xml:space="preserve"> PAGEREF _heud519o54w5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D: Tables</w:t>
            <w:tab/>
          </w:r>
          <w:r w:rsidDel="00000000" w:rsidR="00000000" w:rsidRPr="00000000">
            <w:fldChar w:fldCharType="begin"/>
            <w:instrText xml:space="preserve"> PAGEREF _ojvdvk6vke7d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D.1 General</w:t>
            <w:tab/>
          </w:r>
          <w:r w:rsidDel="00000000" w:rsidR="00000000" w:rsidRPr="00000000">
            <w:fldChar w:fldCharType="begin"/>
            <w:instrText xml:space="preserve"> PAGEREF _mb2xtjeljjdp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D.2 Size</w:t>
            <w:tab/>
          </w:r>
          <w:r w:rsidDel="00000000" w:rsidR="00000000" w:rsidRPr="00000000">
            <w:fldChar w:fldCharType="begin"/>
            <w:instrText xml:space="preserve"> PAGEREF _9l10tfp61r17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D.3 Headings</w:t>
            <w:tab/>
          </w:r>
          <w:r w:rsidDel="00000000" w:rsidR="00000000" w:rsidRPr="00000000">
            <w:fldChar w:fldCharType="begin"/>
            <w:instrText xml:space="preserve"> PAGEREF _mm9olbtusoek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D.4 Titles and references</w:t>
            <w:tab/>
          </w:r>
          <w:r w:rsidDel="00000000" w:rsidR="00000000" w:rsidRPr="00000000">
            <w:fldChar w:fldCharType="begin"/>
            <w:instrText xml:space="preserve"> PAGEREF _jwqnkd54pxgc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D.5 Keys, notes and footnotes</w:t>
            <w:tab/>
          </w:r>
          <w:r w:rsidDel="00000000" w:rsidR="00000000" w:rsidRPr="00000000">
            <w:fldChar w:fldCharType="begin"/>
            <w:instrText xml:space="preserve"> PAGEREF _5o287axiztzv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E: Special Characters</w:t>
            <w:tab/>
          </w:r>
          <w:r w:rsidDel="00000000" w:rsidR="00000000" w:rsidRPr="00000000">
            <w:fldChar w:fldCharType="begin"/>
            <w:instrText xml:space="preserve"> PAGEREF _215sjx1ogmhs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0" w:line="24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General</w:t>
            <w:tab/>
          </w:r>
          <w:r w:rsidDel="00000000" w:rsidR="00000000" w:rsidRPr="00000000">
            <w:fldChar w:fldCharType="begin"/>
            <w:instrText xml:space="preserve"> PAGEREF _avpovvqfhjcp \h </w:instrText>
            <w:fldChar w:fldCharType="separate"/>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Annex F (informative)</w:t>
            <w:tab/>
          </w:r>
          <w:r w:rsidDel="00000000" w:rsidR="00000000" w:rsidRPr="00000000">
            <w:fldChar w:fldCharType="begin"/>
            <w:instrText xml:space="preserve"> PAGEREF _gdgizbbkyfey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976"/>
            </w:tabs>
            <w:spacing w:after="0" w:before="12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Bibliographical citations</w:t>
            <w:tab/>
          </w:r>
          <w:r w:rsidDel="00000000" w:rsidR="00000000" w:rsidRPr="00000000">
            <w:fldChar w:fldCharType="begin"/>
            <w:instrText xml:space="preserve"> PAGEREF _sxxmd7ihc5zb \h </w:instrText>
            <w:fldChar w:fldCharType="separate"/>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7">
      <w:pPr>
        <w:rPr>
          <w:vertAlign w:val="baseline"/>
        </w:rPr>
      </w:pPr>
      <w:r w:rsidDel="00000000" w:rsidR="00000000" w:rsidRPr="00000000">
        <w:rPr>
          <w:rtl w:val="0"/>
        </w:rPr>
      </w:r>
    </w:p>
    <w:p w:rsidR="00000000" w:rsidDel="00000000" w:rsidP="00000000" w:rsidRDefault="00000000" w:rsidRPr="00000000" w14:paraId="000000C8">
      <w:pPr>
        <w:tabs>
          <w:tab w:val="left" w:leader="none" w:pos="8280"/>
        </w:tabs>
        <w:jc w:val="center"/>
        <w:rPr>
          <w:b w:val="0"/>
          <w:bCs w:val="0"/>
          <w:vertAlign w:val="baseline"/>
        </w:rPr>
      </w:pPr>
      <w:r w:rsidDel="00000000" w:rsidR="00000000" w:rsidRPr="00000000">
        <w:rPr>
          <w:rtl w:val="0"/>
        </w:rPr>
      </w:r>
    </w:p>
    <w:p w:rsidR="00000000" w:rsidDel="00000000" w:rsidP="00000000" w:rsidRDefault="00000000" w:rsidRPr="00000000" w14:paraId="000000C9">
      <w:pPr>
        <w:rPr>
          <w:vertAlign w:val="baseline"/>
        </w:rPr>
      </w:pPr>
      <w:r w:rsidDel="00000000" w:rsidR="00000000" w:rsidRPr="00000000">
        <w:rPr>
          <w:vertAlign w:val="baseline"/>
          <w:rtl w:val="0"/>
        </w:rPr>
        <w:t xml:space="preserve">[The Contents page will be derived automatically from the styles used for headings throughout the Word document. Top-level clauses ( 1 ) shall use the style “Heading 1”, second level clauses ( 1.1 ) shall use “Heading 2”, third level clauses ( 1.1.1 ) shall use “Heading 3”.  Lower level clauses will not appear in the Table of Contents and should use Normal style, bold. Outline view in MS Word is useful for visualising the overall structure of the document.]</w:t>
      </w:r>
    </w:p>
    <w:p w:rsidR="00000000" w:rsidDel="00000000" w:rsidP="00000000" w:rsidRDefault="00000000" w:rsidRPr="00000000" w14:paraId="000000CA">
      <w:pPr>
        <w:pStyle w:val="Heading1"/>
        <w:jc w:val="center"/>
        <w:rPr>
          <w:vertAlign w:val="baseline"/>
        </w:rPr>
      </w:pPr>
      <w:bookmarkStart w:colFirst="0" w:colLast="0" w:name="_eavmxbrh9sa7" w:id="1"/>
      <w:bookmarkEnd w:id="1"/>
      <w:r w:rsidDel="00000000" w:rsidR="00000000" w:rsidRPr="00000000">
        <w:br w:type="page"/>
      </w:r>
      <w:r w:rsidDel="00000000" w:rsidR="00000000" w:rsidRPr="00000000">
        <w:rPr>
          <w:b w:val="1"/>
          <w:bCs w:val="1"/>
          <w:vertAlign w:val="baseline"/>
          <w:rtl w:val="0"/>
        </w:rPr>
        <w:t xml:space="preserve">Foreword</w:t>
      </w:r>
      <w:r w:rsidDel="00000000" w:rsidR="00000000" w:rsidRPr="00000000">
        <w:rPr>
          <w:rtl w:val="0"/>
        </w:rPr>
      </w:r>
    </w:p>
    <w:p w:rsidR="00000000" w:rsidDel="00000000" w:rsidP="00000000" w:rsidRDefault="00000000" w:rsidRPr="00000000" w14:paraId="000000CB">
      <w:pPr>
        <w:rPr>
          <w:vertAlign w:val="baseline"/>
        </w:rPr>
      </w:pPr>
      <w:r w:rsidDel="00000000" w:rsidR="00000000" w:rsidRPr="00000000">
        <w:rPr>
          <w:rtl w:val="0"/>
        </w:rPr>
      </w:r>
    </w:p>
    <w:p w:rsidR="00000000" w:rsidDel="00000000" w:rsidP="00000000" w:rsidRDefault="00000000" w:rsidRPr="00000000" w14:paraId="000000CC">
      <w:pPr>
        <w:tabs>
          <w:tab w:val="left" w:leader="none" w:pos="8280"/>
        </w:tabs>
        <w:rPr>
          <w:vertAlign w:val="baseline"/>
        </w:rPr>
      </w:pPr>
      <w:r w:rsidDel="00000000" w:rsidR="00000000" w:rsidRPr="00000000">
        <w:rPr>
          <w:vertAlign w:val="baseline"/>
          <w:rtl w:val="0"/>
        </w:rPr>
        <w:t xml:space="preserve">This foreword is not part of the </w:t>
      </w:r>
      <w:r w:rsidDel="00000000" w:rsidR="00000000" w:rsidRPr="00000000">
        <w:rPr>
          <w:i w:val="1"/>
          <w:iCs w:val="1"/>
          <w:vertAlign w:val="baseline"/>
          <w:rtl w:val="0"/>
        </w:rPr>
        <w:t xml:space="preserve">document-name</w:t>
      </w:r>
      <w:r w:rsidDel="00000000" w:rsidR="00000000" w:rsidRPr="00000000">
        <w:rPr>
          <w:vertAlign w:val="baseline"/>
          <w:rtl w:val="0"/>
        </w:rPr>
        <w:t xml:space="preserve">.</w:t>
      </w:r>
    </w:p>
    <w:p w:rsidR="00000000" w:rsidDel="00000000" w:rsidP="00000000" w:rsidRDefault="00000000" w:rsidRPr="00000000" w14:paraId="000000CD">
      <w:pPr>
        <w:tabs>
          <w:tab w:val="left" w:leader="none" w:pos="8280"/>
        </w:tabs>
        <w:rPr>
          <w:vertAlign w:val="baseline"/>
        </w:rPr>
      </w:pPr>
      <w:r w:rsidDel="00000000" w:rsidR="00000000" w:rsidRPr="00000000">
        <w:rPr>
          <w:vertAlign w:val="baseline"/>
          <w:rtl w:val="0"/>
        </w:rPr>
        <w:t xml:space="preserve">The purpose of the foreword is to set out the origins and authorship of the document.  It is written by the Working Group chair.  </w:t>
      </w:r>
    </w:p>
    <w:p w:rsidR="00000000" w:rsidDel="00000000" w:rsidP="00000000" w:rsidRDefault="00000000" w:rsidRPr="00000000" w14:paraId="000000CE">
      <w:pPr>
        <w:tabs>
          <w:tab w:val="left" w:leader="none" w:pos="8280"/>
        </w:tabs>
        <w:rPr>
          <w:vertAlign w:val="baseline"/>
        </w:rPr>
      </w:pPr>
      <w:r w:rsidDel="00000000" w:rsidR="00000000" w:rsidRPr="00000000">
        <w:rPr>
          <w:rtl w:val="0"/>
        </w:rPr>
      </w:r>
    </w:p>
    <w:p w:rsidR="00000000" w:rsidDel="00000000" w:rsidP="00000000" w:rsidRDefault="00000000" w:rsidRPr="00000000" w14:paraId="000000C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The members of the writing group  that developed this document in draft are: </w:t>
      </w:r>
    </w:p>
    <w:p w:rsidR="00000000" w:rsidDel="00000000" w:rsidP="00000000" w:rsidRDefault="00000000" w:rsidRPr="00000000" w14:paraId="000000D0">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D1">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&lt;N Name&gt;</w:t>
      </w:r>
    </w:p>
    <w:p w:rsidR="00000000" w:rsidDel="00000000" w:rsidP="00000000" w:rsidRDefault="00000000" w:rsidRPr="00000000" w14:paraId="000000D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vertAlign w:val="baseline"/>
          <w:rtl w:val="0"/>
        </w:rPr>
        <w:t xml:space="preserve">Chair, working group SC-xx-xx</w:t>
      </w:r>
    </w:p>
    <w:p w:rsidR="00000000" w:rsidDel="00000000" w:rsidP="00000000" w:rsidRDefault="00000000" w:rsidRPr="00000000" w14:paraId="000000D3">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vertAlign w:val="baseline"/>
        </w:rPr>
      </w:pPr>
      <w:r w:rsidDel="00000000" w:rsidR="00000000" w:rsidRPr="00000000">
        <w:rPr>
          <w:rtl w:val="0"/>
        </w:rPr>
      </w:r>
    </w:p>
    <w:p w:rsidR="00000000" w:rsidDel="00000000" w:rsidP="00000000" w:rsidRDefault="00000000" w:rsidRPr="00000000" w14:paraId="000000D4">
      <w:pPr>
        <w:tabs>
          <w:tab w:val="left" w:leader="none" w:pos="8280"/>
        </w:tabs>
        <w:rPr>
          <w:vertAlign w:val="baseline"/>
        </w:rPr>
      </w:pPr>
      <w:r w:rsidDel="00000000" w:rsidR="00000000" w:rsidRPr="00000000">
        <w:rPr>
          <w:rtl w:val="0"/>
        </w:rPr>
      </w:r>
    </w:p>
    <w:p w:rsidR="00000000" w:rsidDel="00000000" w:rsidP="00000000" w:rsidRDefault="00000000" w:rsidRPr="00000000" w14:paraId="000000D5">
      <w:pPr>
        <w:tabs>
          <w:tab w:val="left" w:leader="none" w:pos="8280"/>
        </w:tabs>
        <w:ind w:left="567" w:right="567" w:firstLine="0"/>
        <w:rPr>
          <w:rFonts w:ascii="Helvetica Neue" w:cs="Helvetica Neue" w:eastAsia="Helvetica Neue" w:hAnsi="Helvetica Neue"/>
          <w:sz w:val="18"/>
          <w:szCs w:val="18"/>
          <w:vertAlign w:val="baseline"/>
        </w:rPr>
      </w:pPr>
      <w:r w:rsidDel="00000000" w:rsidR="00000000" w:rsidRPr="00000000">
        <w:rPr>
          <w:rFonts w:ascii="Helvetica Neue" w:cs="Helvetica Neue" w:eastAsia="Helvetica Neue" w:hAnsi="Helvetica Neue"/>
          <w:sz w:val="18"/>
          <w:szCs w:val="18"/>
          <w:vertAlign w:val="baseline"/>
          <w:rtl w:val="0"/>
        </w:rPr>
        <w:t xml:space="preserve">NOTE:  In AES standards documents, sentences containing the word “shall” are requirements for compliance with the document.  Sentences containing the verb “should” are strong suggestions (recommendations). Sentences giving permission use the verb “may”.  Sentences expressing a possibility use the verb “can”.  </w:t>
      </w:r>
    </w:p>
    <w:p w:rsidR="00000000" w:rsidDel="00000000" w:rsidP="00000000" w:rsidRDefault="00000000" w:rsidRPr="00000000" w14:paraId="000000D6">
      <w:pPr>
        <w:tabs>
          <w:tab w:val="left" w:leader="none" w:pos="8280"/>
        </w:tabs>
        <w:ind w:left="567" w:right="567" w:firstLine="0"/>
        <w:rPr>
          <w:rFonts w:ascii="Helvetica Neue" w:cs="Helvetica Neue" w:eastAsia="Helvetica Neue" w:hAnsi="Helvetica Neue"/>
          <w:sz w:val="18"/>
          <w:szCs w:val="18"/>
          <w:vertAlign w:val="baseline"/>
        </w:rPr>
      </w:pPr>
      <w:r w:rsidDel="00000000" w:rsidR="00000000" w:rsidRPr="00000000">
        <w:rPr>
          <w:rtl w:val="0"/>
        </w:rPr>
      </w:r>
    </w:p>
    <w:p w:rsidR="00000000" w:rsidDel="00000000" w:rsidP="00000000" w:rsidRDefault="00000000" w:rsidRPr="00000000" w14:paraId="000000D7">
      <w:pPr>
        <w:tabs>
          <w:tab w:val="left" w:leader="none" w:pos="8280"/>
        </w:tabs>
        <w:ind w:left="567" w:right="567" w:firstLine="0"/>
        <w:rPr>
          <w:rFonts w:ascii="Helvetica Neue" w:cs="Helvetica Neue" w:eastAsia="Helvetica Neue" w:hAnsi="Helvetica Neue"/>
          <w:sz w:val="18"/>
          <w:szCs w:val="18"/>
          <w:vertAlign w:val="baseline"/>
        </w:rPr>
      </w:pPr>
      <w:r w:rsidDel="00000000" w:rsidR="00000000" w:rsidRPr="00000000">
        <w:rPr>
          <w:rtl w:val="0"/>
        </w:rPr>
      </w:r>
    </w:p>
    <w:p w:rsidR="00000000" w:rsidDel="00000000" w:rsidP="00000000" w:rsidRDefault="00000000" w:rsidRPr="00000000" w14:paraId="000000D8">
      <w:pPr>
        <w:tabs>
          <w:tab w:val="left" w:leader="none" w:pos="8280"/>
        </w:tabs>
        <w:ind w:left="567" w:right="567" w:firstLine="0"/>
        <w:rPr>
          <w:rFonts w:ascii="Helvetica Neue" w:cs="Helvetica Neue" w:eastAsia="Helvetica Neue" w:hAnsi="Helvetica Neue"/>
          <w:sz w:val="18"/>
          <w:szCs w:val="18"/>
          <w:vertAlign w:val="baseline"/>
        </w:rPr>
      </w:pPr>
      <w:r w:rsidDel="00000000" w:rsidR="00000000" w:rsidRPr="00000000">
        <w:rPr>
          <w:rtl w:val="0"/>
        </w:rPr>
      </w:r>
    </w:p>
    <w:p w:rsidR="00000000" w:rsidDel="00000000" w:rsidP="00000000" w:rsidRDefault="00000000" w:rsidRPr="00000000" w14:paraId="000000D9">
      <w:pPr>
        <w:rPr>
          <w:b w:val="0"/>
          <w:bCs w:val="0"/>
          <w:vertAlign w:val="baseline"/>
        </w:rPr>
      </w:pPr>
      <w:r w:rsidDel="00000000" w:rsidR="00000000" w:rsidRPr="00000000">
        <w:rPr>
          <w:b w:val="1"/>
          <w:bCs w:val="1"/>
          <w:vertAlign w:val="baseline"/>
          <w:rtl w:val="0"/>
        </w:rPr>
        <w:t xml:space="preserve">Corrigendum 2007-06-15</w:t>
      </w:r>
      <w:r w:rsidDel="00000000" w:rsidR="00000000" w:rsidRPr="00000000">
        <w:rPr>
          <w:rtl w:val="0"/>
        </w:rPr>
      </w:r>
    </w:p>
    <w:p w:rsidR="00000000" w:rsidDel="00000000" w:rsidP="00000000" w:rsidRDefault="00000000" w:rsidRPr="00000000" w14:paraId="000000DA">
      <w:pPr>
        <w:rPr>
          <w:vertAlign w:val="baseline"/>
        </w:rPr>
      </w:pPr>
      <w:r w:rsidDel="00000000" w:rsidR="00000000" w:rsidRPr="00000000">
        <w:rPr>
          <w:vertAlign w:val="baseline"/>
          <w:rtl w:val="0"/>
        </w:rPr>
        <w:t xml:space="preserve">in clause 4.2.2.13, “abc” corrected to “xyz~”;</w:t>
      </w:r>
    </w:p>
    <w:p w:rsidR="00000000" w:rsidDel="00000000" w:rsidP="00000000" w:rsidRDefault="00000000" w:rsidRPr="00000000" w14:paraId="000000DB">
      <w:pPr>
        <w:tabs>
          <w:tab w:val="left" w:leader="none" w:pos="8280"/>
        </w:tabs>
        <w:ind w:left="567" w:right="567" w:firstLine="0"/>
        <w:rPr>
          <w:rFonts w:ascii="Helvetica Neue" w:cs="Helvetica Neue" w:eastAsia="Helvetica Neue" w:hAnsi="Helvetica Neue"/>
          <w:sz w:val="18"/>
          <w:szCs w:val="1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C">
      <w:pPr>
        <w:jc w:val="right"/>
        <w:rPr>
          <w:vertAlign w:val="baseline"/>
        </w:rPr>
      </w:pPr>
      <w:r w:rsidDel="00000000" w:rsidR="00000000" w:rsidRPr="00000000">
        <w:rPr>
          <w:rFonts w:ascii="Helvetica Neue" w:cs="Helvetica Neue" w:eastAsia="Helvetica Neue" w:hAnsi="Helvetica Neue"/>
          <w:b w:val="1"/>
          <w:bCs w:val="1"/>
          <w:sz w:val="36"/>
          <w:szCs w:val="36"/>
          <w:vertAlign w:val="baseline"/>
          <w:rtl w:val="0"/>
        </w:rPr>
        <w:br w:type="textWrapping"/>
      </w:r>
      <w:r w:rsidDel="00000000" w:rsidR="00000000" w:rsidRPr="00000000">
        <w:rPr>
          <w:rtl w:val="0"/>
        </w:rPr>
      </w:r>
    </w:p>
    <w:p w:rsidR="00000000" w:rsidDel="00000000" w:rsidP="00000000" w:rsidRDefault="00000000" w:rsidRPr="00000000" w14:paraId="000000DD">
      <w:pPr>
        <w:jc w:val="center"/>
        <w:rPr>
          <w:vertAlign w:val="baseline"/>
        </w:rPr>
      </w:pPr>
      <w:r w:rsidDel="00000000" w:rsidR="00000000" w:rsidRPr="00000000">
        <w:rPr>
          <w:rtl w:val="0"/>
        </w:rPr>
      </w:r>
    </w:p>
    <w:p w:rsidR="00000000" w:rsidDel="00000000" w:rsidP="00000000" w:rsidRDefault="00000000" w:rsidRPr="00000000" w14:paraId="000000DE">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DRAFT </w:t>
      </w:r>
      <w:r w:rsidDel="00000000" w:rsidR="00000000" w:rsidRPr="00000000">
        <w:rPr>
          <w:rtl w:val="0"/>
        </w:rPr>
      </w:r>
    </w:p>
    <w:p w:rsidR="00000000" w:rsidDel="00000000" w:rsidP="00000000" w:rsidRDefault="00000000" w:rsidRPr="00000000" w14:paraId="000000DF">
      <w:pPr>
        <w:jc w:val="center"/>
        <w:rPr>
          <w:rFonts w:ascii="Helvetica Neue" w:cs="Helvetica Neue" w:eastAsia="Helvetica Neue" w:hAnsi="Helvetica Neue"/>
          <w:b w:val="0"/>
          <w:bCs w:val="0"/>
          <w:sz w:val="36"/>
          <w:szCs w:val="36"/>
          <w:vertAlign w:val="baseline"/>
        </w:rPr>
      </w:pPr>
      <w:r w:rsidDel="00000000" w:rsidR="00000000" w:rsidRPr="00000000">
        <w:rPr>
          <w:rFonts w:ascii="Helvetica Neue" w:cs="Helvetica Neue" w:eastAsia="Helvetica Neue" w:hAnsi="Helvetica Neue"/>
          <w:b w:val="1"/>
          <w:bCs w:val="1"/>
          <w:sz w:val="36"/>
          <w:szCs w:val="36"/>
          <w:vertAlign w:val="baseline"/>
          <w:rtl w:val="0"/>
        </w:rPr>
        <w:t xml:space="preserve">Standard for audio preservation and restoration – Technical metadata for describing the processing and handling of audio objects</w:t>
      </w:r>
      <w:r w:rsidDel="00000000" w:rsidR="00000000" w:rsidRPr="00000000">
        <w:rPr>
          <w:rtl w:val="0"/>
        </w:rPr>
      </w:r>
    </w:p>
    <w:p w:rsidR="00000000" w:rsidDel="00000000" w:rsidP="00000000" w:rsidRDefault="00000000" w:rsidRPr="00000000" w14:paraId="000000E0">
      <w:pPr>
        <w:rPr>
          <w:vertAlign w:val="baseline"/>
        </w:rPr>
      </w:pPr>
      <w:r w:rsidDel="00000000" w:rsidR="00000000" w:rsidRPr="00000000">
        <w:rPr>
          <w:rtl w:val="0"/>
        </w:rPr>
      </w:r>
    </w:p>
    <w:p w:rsidR="00000000" w:rsidDel="00000000" w:rsidP="00000000" w:rsidRDefault="00000000" w:rsidRPr="00000000" w14:paraId="000000E1">
      <w:pPr>
        <w:rPr>
          <w:vertAlign w:val="baseline"/>
        </w:rPr>
      </w:pPr>
      <w:bookmarkStart w:colFirst="0" w:colLast="0" w:name="_aaa6bupxoxk0" w:id="2"/>
      <w:bookmarkEnd w:id="2"/>
      <w:r w:rsidDel="00000000" w:rsidR="00000000" w:rsidRPr="00000000">
        <w:rPr>
          <w:rtl w:val="0"/>
        </w:rPr>
      </w:r>
    </w:p>
    <w:p w:rsidR="00000000" w:rsidDel="00000000" w:rsidP="00000000" w:rsidRDefault="00000000" w:rsidRPr="00000000" w14:paraId="000000E2">
      <w:pPr>
        <w:pStyle w:val="Heading1"/>
        <w:tabs>
          <w:tab w:val="left" w:leader="none" w:pos="8280"/>
        </w:tabs>
        <w:rPr>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E3">
      <w:pPr>
        <w:rPr>
          <w:vertAlign w:val="baseline"/>
        </w:rPr>
      </w:pPr>
      <w:bookmarkStart w:colFirst="0" w:colLast="0" w:name="_f95catsomdri" w:id="3"/>
      <w:bookmarkEnd w:id="3"/>
      <w:r w:rsidDel="00000000" w:rsidR="00000000" w:rsidRPr="00000000">
        <w:rPr>
          <w:vertAlign w:val="baseline"/>
          <w:rtl w:val="0"/>
        </w:rPr>
        <w:t xml:space="preserve">This standard sets out the vocabulary to be used in describing the processing and handling of audio objects in audio preservation work. This metadata, sometimes referred to as ‘process history’ or ‘digi-prov’, describes the details of how audio objects are treated and/or migrated. Essentially it provides the ‘who’, ‘where’, ‘what’ and ‘how’ information that clarifies the provenance of the audio object with regard to the work that has been done to restore and/or preserve the object. This vocabulary takes the form of an Extensible Markup Language (XML) schema. By doing so it provides a structured human readable instance document that can be easily parsed and manipulated using any of a number of freely available programming libraries and tools.</w:t>
      </w:r>
    </w:p>
    <w:p w:rsidR="00000000" w:rsidDel="00000000" w:rsidP="00000000" w:rsidRDefault="00000000" w:rsidRPr="00000000" w14:paraId="000000E4">
      <w:pPr>
        <w:pStyle w:val="Heading1"/>
        <w:tabs>
          <w:tab w:val="left" w:leader="none" w:pos="8280"/>
        </w:tabs>
        <w:rPr>
          <w:vertAlign w:val="baseline"/>
        </w:rPr>
      </w:pPr>
      <w:r w:rsidDel="00000000" w:rsidR="00000000" w:rsidRPr="00000000">
        <w:rPr>
          <w:b w:val="1"/>
          <w:bCs w:val="1"/>
          <w:vertAlign w:val="baseline"/>
          <w:rtl w:val="0"/>
        </w:rPr>
        <w:t xml:space="preserve">0   Preamble</w:t>
      </w:r>
      <w:r w:rsidDel="00000000" w:rsidR="00000000" w:rsidRPr="00000000">
        <w:rPr>
          <w:rtl w:val="0"/>
        </w:rPr>
      </w:r>
    </w:p>
    <w:p w:rsidR="00000000" w:rsidDel="00000000" w:rsidP="00000000" w:rsidRDefault="00000000" w:rsidRPr="00000000" w14:paraId="000000E5">
      <w:pPr>
        <w:pStyle w:val="Heading2"/>
        <w:rPr>
          <w:vertAlign w:val="baseline"/>
        </w:rPr>
      </w:pPr>
      <w:bookmarkStart w:colFirst="0" w:colLast="0" w:name="_un4jmkq26w59" w:id="4"/>
      <w:bookmarkEnd w:id="4"/>
      <w:r w:rsidDel="00000000" w:rsidR="00000000" w:rsidRPr="00000000">
        <w:rPr>
          <w:b w:val="1"/>
          <w:bCs w:val="1"/>
          <w:vertAlign w:val="baseline"/>
          <w:rtl w:val="0"/>
        </w:rPr>
        <w:t xml:space="preserve">0.1 Documentation conventions</w:t>
      </w:r>
      <w:r w:rsidDel="00000000" w:rsidR="00000000" w:rsidRPr="00000000">
        <w:rPr>
          <w:rtl w:val="0"/>
        </w:rPr>
      </w:r>
    </w:p>
    <w:p w:rsidR="00000000" w:rsidDel="00000000" w:rsidP="00000000" w:rsidRDefault="00000000" w:rsidRPr="00000000" w14:paraId="000000E6">
      <w:pPr>
        <w:pStyle w:val="Heading2"/>
        <w:rPr>
          <w:vertAlign w:val="baseline"/>
        </w:rPr>
      </w:pPr>
      <w:r w:rsidDel="00000000" w:rsidR="00000000" w:rsidRPr="00000000">
        <w:rPr>
          <w:b w:val="1"/>
          <w:bCs w:val="1"/>
          <w:vertAlign w:val="baseline"/>
          <w:rtl w:val="0"/>
        </w:rPr>
        <w:t xml:space="preserve">0.1.1 Decimal points</w:t>
      </w:r>
      <w:r w:rsidDel="00000000" w:rsidR="00000000" w:rsidRPr="00000000">
        <w:rPr>
          <w:rtl w:val="0"/>
        </w:rPr>
      </w:r>
    </w:p>
    <w:p w:rsidR="00000000" w:rsidDel="00000000" w:rsidP="00000000" w:rsidRDefault="00000000" w:rsidRPr="00000000" w14:paraId="000000E7">
      <w:pPr>
        <w:rPr>
          <w:vertAlign w:val="baseline"/>
        </w:rPr>
      </w:pPr>
      <w:bookmarkStart w:colFirst="0" w:colLast="0" w:name="_rhgq2qivg842" w:id="5"/>
      <w:bookmarkEnd w:id="5"/>
      <w:r w:rsidDel="00000000" w:rsidR="00000000" w:rsidRPr="00000000">
        <w:rPr>
          <w:vertAlign w:val="baseline"/>
          <w:rtl w:val="0"/>
        </w:rPr>
        <w:t xml:space="preserve">According to IEC directives, the comma is used in all text to indicate the decimal point. However, in the specified coding, including the examples shown, the full stop is used as in IEC programming language standards.</w:t>
      </w:r>
    </w:p>
    <w:p w:rsidR="00000000" w:rsidDel="00000000" w:rsidP="00000000" w:rsidRDefault="00000000" w:rsidRPr="00000000" w14:paraId="000000E8">
      <w:pPr>
        <w:pStyle w:val="Heading2"/>
        <w:rPr>
          <w:vertAlign w:val="baseline"/>
        </w:rPr>
      </w:pPr>
      <w:r w:rsidDel="00000000" w:rsidR="00000000" w:rsidRPr="00000000">
        <w:rPr>
          <w:b w:val="1"/>
          <w:bCs w:val="1"/>
          <w:vertAlign w:val="baseline"/>
          <w:rtl w:val="0"/>
        </w:rPr>
        <w:t xml:space="preserve">0.1.2 Data representation</w:t>
      </w:r>
      <w:r w:rsidDel="00000000" w:rsidR="00000000" w:rsidRPr="00000000">
        <w:rPr>
          <w:rtl w:val="0"/>
        </w:rPr>
      </w:r>
    </w:p>
    <w:p w:rsidR="00000000" w:rsidDel="00000000" w:rsidP="00000000" w:rsidRDefault="00000000" w:rsidRPr="00000000" w14:paraId="000000E9">
      <w:pPr>
        <w:rPr>
          <w:vertAlign w:val="baseline"/>
        </w:rPr>
      </w:pPr>
      <w:bookmarkStart w:colFirst="0" w:colLast="0" w:name="_fua3m7gzsw1v" w:id="6"/>
      <w:bookmarkEnd w:id="6"/>
      <w:r w:rsidDel="00000000" w:rsidR="00000000" w:rsidRPr="00000000">
        <w:rPr>
          <w:vertAlign w:val="baseline"/>
          <w:rtl w:val="0"/>
        </w:rPr>
        <w:t xml:space="preserve">In this standard, all coding and data representations are printed in an equally spaced font. Inherited elements and attributes are printed in an italicized equally spaced font.</w:t>
      </w:r>
    </w:p>
    <w:p w:rsidR="00000000" w:rsidDel="00000000" w:rsidP="00000000" w:rsidRDefault="00000000" w:rsidRPr="00000000" w14:paraId="000000EA">
      <w:pPr>
        <w:pStyle w:val="Heading2"/>
        <w:rPr>
          <w:vertAlign w:val="baseline"/>
        </w:rPr>
      </w:pPr>
      <w:r w:rsidDel="00000000" w:rsidR="00000000" w:rsidRPr="00000000">
        <w:rPr>
          <w:b w:val="1"/>
          <w:bCs w:val="1"/>
          <w:vertAlign w:val="baseline"/>
          <w:rtl w:val="0"/>
        </w:rPr>
        <w:t xml:space="preserve">0.1.3 Case sensitivity</w:t>
      </w:r>
      <w:r w:rsidDel="00000000" w:rsidR="00000000" w:rsidRPr="00000000">
        <w:rPr>
          <w:rtl w:val="0"/>
        </w:rPr>
      </w:r>
    </w:p>
    <w:p w:rsidR="00000000" w:rsidDel="00000000" w:rsidP="00000000" w:rsidRDefault="00000000" w:rsidRPr="00000000" w14:paraId="000000EB">
      <w:pPr>
        <w:rPr>
          <w:vertAlign w:val="baseline"/>
        </w:rPr>
      </w:pPr>
      <w:bookmarkStart w:colFirst="0" w:colLast="0" w:name="_y2gs9vh5iy90" w:id="7"/>
      <w:bookmarkEnd w:id="7"/>
      <w:r w:rsidDel="00000000" w:rsidR="00000000" w:rsidRPr="00000000">
        <w:rPr>
          <w:vertAlign w:val="baseline"/>
          <w:rtl w:val="0"/>
        </w:rPr>
        <w:t xml:space="preserve">All element, attribute, data type and constant names shall be case sensitive.</w:t>
      </w:r>
    </w:p>
    <w:p w:rsidR="00000000" w:rsidDel="00000000" w:rsidP="00000000" w:rsidRDefault="00000000" w:rsidRPr="00000000" w14:paraId="000000EC">
      <w:pPr>
        <w:pStyle w:val="Heading2"/>
        <w:rPr>
          <w:vertAlign w:val="baseline"/>
        </w:rPr>
      </w:pPr>
      <w:r w:rsidDel="00000000" w:rsidR="00000000" w:rsidRPr="00000000">
        <w:rPr>
          <w:b w:val="1"/>
          <w:bCs w:val="1"/>
          <w:vertAlign w:val="baseline"/>
          <w:rtl w:val="0"/>
        </w:rPr>
        <w:t xml:space="preserve">0.3 Logical conventions and data types</w:t>
      </w:r>
      <w:r w:rsidDel="00000000" w:rsidR="00000000" w:rsidRPr="00000000">
        <w:rPr>
          <w:rtl w:val="0"/>
        </w:rPr>
      </w:r>
    </w:p>
    <w:p w:rsidR="00000000" w:rsidDel="00000000" w:rsidP="00000000" w:rsidRDefault="00000000" w:rsidRPr="00000000" w14:paraId="000000ED">
      <w:pPr>
        <w:rPr>
          <w:vertAlign w:val="baseline"/>
        </w:rPr>
      </w:pPr>
      <w:r w:rsidDel="00000000" w:rsidR="00000000" w:rsidRPr="00000000">
        <w:rPr>
          <w:vertAlign w:val="baseline"/>
          <w:rtl w:val="0"/>
        </w:rPr>
        <w:t xml:space="preserve">In this standard, all elements, attributes and custom data types are defined in the lower-camel-case coding convention. For example, lowerCamelCase.</w:t>
      </w:r>
    </w:p>
    <w:p w:rsidR="00000000" w:rsidDel="00000000" w:rsidP="00000000" w:rsidRDefault="00000000" w:rsidRPr="00000000" w14:paraId="000000EE">
      <w:pPr>
        <w:rPr>
          <w:vertAlign w:val="baseline"/>
        </w:rPr>
      </w:pPr>
      <w:r w:rsidDel="00000000" w:rsidR="00000000" w:rsidRPr="00000000">
        <w:rPr>
          <w:vertAlign w:val="baseline"/>
          <w:rtl w:val="0"/>
        </w:rPr>
        <w:t xml:space="preserve">This standard is implemented as an Extensible markup language (XML) schema according to the W3C XML schema recommendation. The full listing in the schema format is provided in this document</w:t>
      </w:r>
      <w:ins w:author=" wnyc" w:id="0" w:date="2011-12-05T12:22:00Z">
        <w:r w:rsidDel="00000000" w:rsidR="00000000" w:rsidRPr="00000000">
          <w:rPr>
            <w:vertAlign w:val="baseline"/>
            <w:rtl w:val="0"/>
          </w:rPr>
          <w:t xml:space="preserve">’</w:t>
        </w:r>
      </w:ins>
      <w:r w:rsidDel="00000000" w:rsidR="00000000" w:rsidRPr="00000000">
        <w:rPr>
          <w:vertAlign w:val="baseline"/>
          <w:rtl w:val="0"/>
        </w:rPr>
        <w:t xml:space="preserve">s appendices.</w:t>
      </w:r>
    </w:p>
    <w:p w:rsidR="00000000" w:rsidDel="00000000" w:rsidP="00000000" w:rsidRDefault="00000000" w:rsidRPr="00000000" w14:paraId="000000EF">
      <w:pPr>
        <w:rPr>
          <w:vertAlign w:val="baseline"/>
        </w:rPr>
      </w:pPr>
      <w:r w:rsidDel="00000000" w:rsidR="00000000" w:rsidRPr="00000000">
        <w:rPr>
          <w:rtl w:val="0"/>
        </w:rPr>
      </w:r>
    </w:p>
    <w:p w:rsidR="00000000" w:rsidDel="00000000" w:rsidP="00000000" w:rsidRDefault="00000000" w:rsidRPr="00000000" w14:paraId="000000F0">
      <w:pPr>
        <w:rPr>
          <w:vertAlign w:val="baseline"/>
        </w:rPr>
      </w:pPr>
      <w:r w:rsidDel="00000000" w:rsidR="00000000" w:rsidRPr="00000000">
        <w:rPr>
          <w:vertAlign w:val="baseline"/>
          <w:rtl w:val="0"/>
        </w:rPr>
        <w:t xml:space="preserve">This standard relies on a number of data types that are defined by the W3C. See Clause 2 </w:t>
      </w:r>
      <w:r w:rsidDel="00000000" w:rsidR="00000000" w:rsidRPr="00000000">
        <w:rPr>
          <w:i w:val="1"/>
          <w:iCs w:val="1"/>
          <w:vertAlign w:val="baseline"/>
          <w:rtl w:val="0"/>
        </w:rPr>
        <w:t xml:space="preserve">Normative references.</w:t>
      </w:r>
      <w:r w:rsidDel="00000000" w:rsidR="00000000" w:rsidRPr="00000000">
        <w:rPr>
          <w:rtl w:val="0"/>
        </w:rPr>
      </w:r>
    </w:p>
    <w:p w:rsidR="00000000" w:rsidDel="00000000" w:rsidP="00000000" w:rsidRDefault="00000000" w:rsidRPr="00000000" w14:paraId="000000F1">
      <w:pPr>
        <w:rPr>
          <w:vertAlign w:val="baseline"/>
        </w:rPr>
      </w:pPr>
      <w:r w:rsidDel="00000000" w:rsidR="00000000" w:rsidRPr="00000000">
        <w:rPr>
          <w:vertAlign w:val="baseline"/>
          <w:rtl w:val="0"/>
        </w:rPr>
        <w:t xml:space="preserve">The following W3C data types are used:</w:t>
      </w:r>
    </w:p>
    <w:p w:rsidR="00000000" w:rsidDel="00000000" w:rsidP="00000000" w:rsidRDefault="00000000" w:rsidRPr="00000000" w14:paraId="000000F2">
      <w:pPr>
        <w:rPr>
          <w:vertAlign w:val="baseline"/>
        </w:rPr>
      </w:pPr>
      <w:r w:rsidDel="00000000" w:rsidR="00000000" w:rsidRPr="00000000">
        <w:rPr>
          <w:rtl w:val="0"/>
        </w:rPr>
      </w:r>
    </w:p>
    <w:p w:rsidR="00000000" w:rsidDel="00000000" w:rsidP="00000000" w:rsidRDefault="00000000" w:rsidRPr="00000000" w14:paraId="000000F3">
      <w:pPr>
        <w:rPr>
          <w:vertAlign w:val="baseline"/>
        </w:rPr>
      </w:pPr>
      <w:r w:rsidDel="00000000" w:rsidR="00000000" w:rsidRPr="00000000">
        <w:rPr>
          <w:vertAlign w:val="baseline"/>
          <w:rtl w:val="0"/>
        </w:rPr>
        <w:tab/>
        <w:t xml:space="preserve">dateTime</w:t>
      </w:r>
    </w:p>
    <w:p w:rsidR="00000000" w:rsidDel="00000000" w:rsidP="00000000" w:rsidRDefault="00000000" w:rsidRPr="00000000" w14:paraId="000000F4">
      <w:pPr>
        <w:rPr>
          <w:vertAlign w:val="baseline"/>
        </w:rPr>
      </w:pPr>
      <w:r w:rsidDel="00000000" w:rsidR="00000000" w:rsidRPr="00000000">
        <w:rPr>
          <w:vertAlign w:val="baseline"/>
          <w:rtl w:val="0"/>
        </w:rPr>
        <w:tab/>
        <w:t xml:space="preserve">ID</w:t>
      </w:r>
    </w:p>
    <w:p w:rsidR="00000000" w:rsidDel="00000000" w:rsidP="00000000" w:rsidRDefault="00000000" w:rsidRPr="00000000" w14:paraId="000000F5">
      <w:pPr>
        <w:rPr>
          <w:vertAlign w:val="baseline"/>
        </w:rPr>
      </w:pPr>
      <w:r w:rsidDel="00000000" w:rsidR="00000000" w:rsidRPr="00000000">
        <w:rPr>
          <w:vertAlign w:val="baseline"/>
          <w:rtl w:val="0"/>
        </w:rPr>
        <w:tab/>
        <w:t xml:space="preserve">IDREF</w:t>
      </w:r>
    </w:p>
    <w:p w:rsidR="00000000" w:rsidDel="00000000" w:rsidP="00000000" w:rsidRDefault="00000000" w:rsidRPr="00000000" w14:paraId="000000F6">
      <w:pPr>
        <w:rPr>
          <w:vertAlign w:val="baseline"/>
        </w:rPr>
      </w:pPr>
      <w:r w:rsidDel="00000000" w:rsidR="00000000" w:rsidRPr="00000000">
        <w:rPr>
          <w:vertAlign w:val="baseline"/>
          <w:rtl w:val="0"/>
        </w:rPr>
        <w:tab/>
        <w:t xml:space="preserve">nonNegativeInteger</w:t>
      </w:r>
    </w:p>
    <w:p w:rsidR="00000000" w:rsidDel="00000000" w:rsidP="00000000" w:rsidRDefault="00000000" w:rsidRPr="00000000" w14:paraId="000000F7">
      <w:pPr>
        <w:rPr>
          <w:vertAlign w:val="baseline"/>
        </w:rPr>
      </w:pPr>
      <w:r w:rsidDel="00000000" w:rsidR="00000000" w:rsidRPr="00000000">
        <w:rPr>
          <w:vertAlign w:val="baseline"/>
          <w:rtl w:val="0"/>
        </w:rPr>
        <w:tab/>
        <w:t xml:space="preserve">positiveInteger</w:t>
      </w:r>
    </w:p>
    <w:p w:rsidR="00000000" w:rsidDel="00000000" w:rsidP="00000000" w:rsidRDefault="00000000" w:rsidRPr="00000000" w14:paraId="000000F8">
      <w:pPr>
        <w:rPr>
          <w:vertAlign w:val="baseline"/>
        </w:rPr>
      </w:pPr>
      <w:r w:rsidDel="00000000" w:rsidR="00000000" w:rsidRPr="00000000">
        <w:rPr>
          <w:vertAlign w:val="baseline"/>
          <w:rtl w:val="0"/>
        </w:rPr>
        <w:tab/>
        <w:t xml:space="preserve">string</w:t>
      </w:r>
    </w:p>
    <w:p w:rsidR="00000000" w:rsidDel="00000000" w:rsidP="00000000" w:rsidRDefault="00000000" w:rsidRPr="00000000" w14:paraId="000000F9">
      <w:pPr>
        <w:rPr>
          <w:vertAlign w:val="baseline"/>
        </w:rPr>
      </w:pPr>
      <w:r w:rsidDel="00000000" w:rsidR="00000000" w:rsidRPr="00000000">
        <w:rPr>
          <w:rtl w:val="0"/>
        </w:rPr>
      </w:r>
    </w:p>
    <w:p w:rsidR="00000000" w:rsidDel="00000000" w:rsidP="00000000" w:rsidRDefault="00000000" w:rsidRPr="00000000" w14:paraId="000000FA">
      <w:pPr>
        <w:rPr>
          <w:vertAlign w:val="baseline"/>
        </w:rPr>
      </w:pPr>
      <w:bookmarkStart w:colFirst="0" w:colLast="0" w:name="_zhphyfa8oyis" w:id="8"/>
      <w:bookmarkEnd w:id="8"/>
      <w:r w:rsidDel="00000000" w:rsidR="00000000" w:rsidRPr="00000000">
        <w:rPr>
          <w:vertAlign w:val="baseline"/>
          <w:rtl w:val="0"/>
        </w:rPr>
        <w:t xml:space="preserve">Additionally, this standard defines a number of custom data types according to the rules of the W3C XML schema recommendation. These types are defined throughout the text as they are encountered in the element and attribute definition listings.</w:t>
      </w:r>
    </w:p>
    <w:p w:rsidR="00000000" w:rsidDel="00000000" w:rsidP="00000000" w:rsidRDefault="00000000" w:rsidRPr="00000000" w14:paraId="000000FB">
      <w:pPr>
        <w:pStyle w:val="Heading1"/>
        <w:tabs>
          <w:tab w:val="left" w:leader="none" w:pos="8280"/>
        </w:tabs>
        <w:rPr>
          <w:vertAlign w:val="baseline"/>
        </w:rPr>
      </w:pPr>
      <w:r w:rsidDel="00000000" w:rsidR="00000000" w:rsidRPr="00000000">
        <w:rPr>
          <w:b w:val="1"/>
          <w:bCs w:val="1"/>
          <w:vertAlign w:val="baseline"/>
          <w:rtl w:val="0"/>
        </w:rPr>
        <w:t xml:space="preserve">1 Scope</w:t>
      </w:r>
      <w:r w:rsidDel="00000000" w:rsidR="00000000" w:rsidRPr="00000000">
        <w:rPr>
          <w:rtl w:val="0"/>
        </w:rPr>
      </w:r>
    </w:p>
    <w:p w:rsidR="00000000" w:rsidDel="00000000" w:rsidP="00000000" w:rsidRDefault="00000000" w:rsidRPr="00000000" w14:paraId="000000FC">
      <w:pPr>
        <w:rPr>
          <w:vertAlign w:val="baseline"/>
        </w:rPr>
      </w:pPr>
      <w:bookmarkStart w:colFirst="0" w:colLast="0" w:name="_p6mpjw1moeye" w:id="9"/>
      <w:bookmarkEnd w:id="9"/>
      <w:r w:rsidDel="00000000" w:rsidR="00000000" w:rsidRPr="00000000">
        <w:rPr>
          <w:vertAlign w:val="baseline"/>
          <w:rtl w:val="0"/>
        </w:rPr>
        <w:t xml:space="preserve">This standard concerns the technical documentation of the processing and handling of audio files and physical audio formats carried out during audio preservation and restoration work. This documentation, referred to as metadata from here on, provides a description of where the work occurred, who did the work, when the work was completed, and how the work was done, including a full description of the audio signal chain as it was configured during the processing. </w:t>
      </w:r>
    </w:p>
    <w:p w:rsidR="00000000" w:rsidDel="00000000" w:rsidP="00000000" w:rsidRDefault="00000000" w:rsidRPr="00000000" w14:paraId="000000FD">
      <w:pPr>
        <w:pStyle w:val="Heading1"/>
        <w:rPr>
          <w:vertAlign w:val="baseline"/>
        </w:rPr>
      </w:pPr>
      <w:r w:rsidDel="00000000" w:rsidR="00000000" w:rsidRPr="00000000">
        <w:rPr>
          <w:b w:val="1"/>
          <w:bCs w:val="1"/>
          <w:vertAlign w:val="baseline"/>
          <w:rtl w:val="0"/>
        </w:rPr>
        <w:t xml:space="preserve">2 Normative references</w:t>
      </w:r>
      <w:r w:rsidDel="00000000" w:rsidR="00000000" w:rsidRPr="00000000">
        <w:rPr>
          <w:rtl w:val="0"/>
        </w:rPr>
      </w:r>
    </w:p>
    <w:p w:rsidR="00000000" w:rsidDel="00000000" w:rsidP="00000000" w:rsidRDefault="00000000" w:rsidRPr="00000000" w14:paraId="000000FE">
      <w:pPr>
        <w:rPr>
          <w:vertAlign w:val="baseline"/>
        </w:rPr>
      </w:pPr>
      <w:r w:rsidDel="00000000" w:rsidR="00000000" w:rsidRPr="00000000">
        <w:rPr>
          <w:vertAlign w:val="baseline"/>
          <w:rtl w:val="0"/>
        </w:rPr>
        <w:t xml:space="preserve">The following standards contain provisions which through reference in this text, constitute provisions of this document. At the time of publication, the editions indicated were valid. All standards are subject to revision, and parties to agreements based on this document are encouraged to investigate the possibility of applying the most recent editions of the indicated standards.</w:t>
      </w:r>
    </w:p>
    <w:p w:rsidR="00000000" w:rsidDel="00000000" w:rsidP="00000000" w:rsidRDefault="00000000" w:rsidRPr="00000000" w14:paraId="000000FF">
      <w:pPr>
        <w:rPr>
          <w:vertAlign w:val="baseline"/>
        </w:rPr>
      </w:pPr>
      <w:r w:rsidDel="00000000" w:rsidR="00000000" w:rsidRPr="00000000">
        <w:rPr>
          <w:rtl w:val="0"/>
        </w:rPr>
      </w:r>
    </w:p>
    <w:p w:rsidR="00000000" w:rsidDel="00000000" w:rsidP="00000000" w:rsidRDefault="00000000" w:rsidRPr="00000000" w14:paraId="00000100">
      <w:pPr>
        <w:rPr>
          <w:vertAlign w:val="baseline"/>
        </w:rPr>
      </w:pPr>
      <w:r w:rsidDel="00000000" w:rsidR="00000000" w:rsidRPr="00000000">
        <w:rPr>
          <w:vertAlign w:val="baseline"/>
          <w:rtl w:val="0"/>
        </w:rPr>
        <w:t xml:space="preserve">AES31-3-1999, AES standard for network and file transfer of audio – Audio-file transfer and exchange – Part 3:Simple project interchange.</w:t>
      </w:r>
    </w:p>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i w:val="0"/>
          <w:iCs w:val="0"/>
          <w:vertAlign w:val="baseline"/>
        </w:rPr>
      </w:pPr>
      <w:r w:rsidDel="00000000" w:rsidR="00000000" w:rsidRPr="00000000">
        <w:rPr>
          <w:vertAlign w:val="baseline"/>
          <w:rtl w:val="0"/>
        </w:rPr>
        <w:t xml:space="preserve">W3C XML Schema Part 1: </w:t>
      </w:r>
      <w:r w:rsidDel="00000000" w:rsidR="00000000" w:rsidRPr="00000000">
        <w:rPr>
          <w:i w:val="1"/>
          <w:iCs w:val="1"/>
          <w:vertAlign w:val="baseline"/>
          <w:rtl w:val="0"/>
        </w:rPr>
        <w:t xml:space="preserve">Structures Second Edition, W3C Recommendation 28 October 2004.</w:t>
      </w:r>
      <w:r w:rsidDel="00000000" w:rsidR="00000000" w:rsidRPr="00000000">
        <w:rPr>
          <w:rtl w:val="0"/>
        </w:rPr>
      </w:r>
    </w:p>
    <w:p w:rsidR="00000000" w:rsidDel="00000000" w:rsidP="00000000" w:rsidRDefault="00000000" w:rsidRPr="00000000" w14:paraId="00000103">
      <w:pPr>
        <w:rPr>
          <w:i w:val="0"/>
          <w:iCs w:val="0"/>
          <w:vertAlign w:val="baseline"/>
        </w:rPr>
      </w:pPr>
      <w:r w:rsidDel="00000000" w:rsidR="00000000" w:rsidRPr="00000000">
        <w:rPr>
          <w:rtl w:val="0"/>
        </w:rPr>
      </w:r>
    </w:p>
    <w:p w:rsidR="00000000" w:rsidDel="00000000" w:rsidP="00000000" w:rsidRDefault="00000000" w:rsidRPr="00000000" w14:paraId="00000104">
      <w:pPr>
        <w:rPr>
          <w:i w:val="0"/>
          <w:iCs w:val="0"/>
          <w:vertAlign w:val="baseline"/>
        </w:rPr>
      </w:pPr>
      <w:r w:rsidDel="00000000" w:rsidR="00000000" w:rsidRPr="00000000">
        <w:rPr>
          <w:vertAlign w:val="baseline"/>
          <w:rtl w:val="0"/>
        </w:rPr>
        <w:t xml:space="preserve">W3C XML Schema Part 2: </w:t>
      </w:r>
      <w:r w:rsidDel="00000000" w:rsidR="00000000" w:rsidRPr="00000000">
        <w:rPr>
          <w:i w:val="1"/>
          <w:iCs w:val="1"/>
          <w:vertAlign w:val="baseline"/>
          <w:rtl w:val="0"/>
        </w:rPr>
        <w:t xml:space="preserve">Datatypes Second Edition, W3C Recommendation 28 October 2004.</w:t>
      </w:r>
      <w:r w:rsidDel="00000000" w:rsidR="00000000" w:rsidRPr="00000000">
        <w:rPr>
          <w:rtl w:val="0"/>
        </w:rPr>
      </w:r>
    </w:p>
    <w:p w:rsidR="00000000" w:rsidDel="00000000" w:rsidP="00000000" w:rsidRDefault="00000000" w:rsidRPr="00000000" w14:paraId="00000105">
      <w:pPr>
        <w:rPr>
          <w:vertAlign w:val="baseline"/>
        </w:rPr>
      </w:pPr>
      <w:r w:rsidDel="00000000" w:rsidR="00000000" w:rsidRPr="00000000">
        <w:rPr>
          <w:rtl w:val="0"/>
        </w:rPr>
      </w:r>
    </w:p>
    <w:p w:rsidR="00000000" w:rsidDel="00000000" w:rsidP="00000000" w:rsidRDefault="00000000" w:rsidRPr="00000000" w14:paraId="00000106">
      <w:pPr>
        <w:rPr>
          <w:i w:val="0"/>
          <w:iCs w:val="0"/>
          <w:vertAlign w:val="baseline"/>
        </w:rPr>
      </w:pPr>
      <w:r w:rsidDel="00000000" w:rsidR="00000000" w:rsidRPr="00000000">
        <w:rPr>
          <w:vertAlign w:val="baseline"/>
          <w:rtl w:val="0"/>
        </w:rPr>
        <w:t xml:space="preserve">W3C XML Linking Language (XLink) Version 1.1: W3C Working Draft 07 July 2005.</w:t>
      </w:r>
      <w:r w:rsidDel="00000000" w:rsidR="00000000" w:rsidRPr="00000000">
        <w:rPr>
          <w:rtl w:val="0"/>
        </w:rPr>
      </w:r>
    </w:p>
    <w:p w:rsidR="00000000" w:rsidDel="00000000" w:rsidP="00000000" w:rsidRDefault="00000000" w:rsidRPr="00000000" w14:paraId="00000107">
      <w:pPr>
        <w:rPr>
          <w:vertAlign w:val="baseline"/>
        </w:rPr>
      </w:pPr>
      <w:bookmarkStart w:colFirst="0" w:colLast="0" w:name="_y68e772z7wdd" w:id="10"/>
      <w:bookmarkEnd w:id="10"/>
      <w:r w:rsidDel="00000000" w:rsidR="00000000" w:rsidRPr="00000000">
        <w:rPr>
          <w:rtl w:val="0"/>
        </w:rPr>
      </w:r>
    </w:p>
    <w:p w:rsidR="00000000" w:rsidDel="00000000" w:rsidP="00000000" w:rsidRDefault="00000000" w:rsidRPr="00000000" w14:paraId="00000108">
      <w:pPr>
        <w:pStyle w:val="Heading1"/>
        <w:rPr>
          <w:vertAlign w:val="baseline"/>
        </w:rPr>
      </w:pPr>
      <w:r w:rsidDel="00000000" w:rsidR="00000000" w:rsidRPr="00000000">
        <w:rPr>
          <w:b w:val="1"/>
          <w:bCs w:val="1"/>
          <w:vertAlign w:val="baseline"/>
          <w:rtl w:val="0"/>
        </w:rPr>
        <w:t xml:space="preserve">3 Definitions and abbreviations</w:t>
      </w:r>
      <w:r w:rsidDel="00000000" w:rsidR="00000000" w:rsidRPr="00000000">
        <w:rPr>
          <w:rtl w:val="0"/>
        </w:rPr>
      </w:r>
    </w:p>
    <w:p w:rsidR="00000000" w:rsidDel="00000000" w:rsidP="00000000" w:rsidRDefault="00000000" w:rsidRPr="00000000" w14:paraId="00000109">
      <w:pPr>
        <w:rPr>
          <w:vertAlign w:val="baseline"/>
        </w:rPr>
      </w:pPr>
      <w:r w:rsidDel="00000000" w:rsidR="00000000" w:rsidRPr="00000000">
        <w:rPr>
          <w:vertAlign w:val="baseline"/>
          <w:rtl w:val="0"/>
        </w:rPr>
        <w:t xml:space="preserve">For the purposes of this standard, the following terms and definitions apply.</w:t>
      </w:r>
    </w:p>
    <w:p w:rsidR="00000000" w:rsidDel="00000000" w:rsidP="00000000" w:rsidRDefault="00000000" w:rsidRPr="00000000" w14:paraId="0000010A">
      <w:pPr>
        <w:rPr>
          <w:vertAlign w:val="baseline"/>
        </w:rPr>
      </w:pPr>
      <w:bookmarkStart w:colFirst="0" w:colLast="0" w:name="_yjdijd89tkkf" w:id="11"/>
      <w:bookmarkEnd w:id="11"/>
      <w:r w:rsidDel="00000000" w:rsidR="00000000" w:rsidRPr="00000000">
        <w:rPr>
          <w:rtl w:val="0"/>
        </w:rPr>
      </w:r>
    </w:p>
    <w:p w:rsidR="00000000" w:rsidDel="00000000" w:rsidP="00000000" w:rsidRDefault="00000000" w:rsidRPr="00000000" w14:paraId="0000010B">
      <w:pPr>
        <w:rPr>
          <w:b w:val="0"/>
          <w:bCs w:val="0"/>
          <w:vertAlign w:val="baseline"/>
        </w:rPr>
      </w:pPr>
      <w:r w:rsidDel="00000000" w:rsidR="00000000" w:rsidRPr="00000000">
        <w:rPr>
          <w:b w:val="1"/>
          <w:bCs w:val="1"/>
          <w:vertAlign w:val="baseline"/>
          <w:rtl w:val="0"/>
        </w:rPr>
        <w:t xml:space="preserve">3.1 Instance document</w:t>
      </w:r>
      <w:r w:rsidDel="00000000" w:rsidR="00000000" w:rsidRPr="00000000">
        <w:rPr>
          <w:rtl w:val="0"/>
        </w:rPr>
      </w:r>
    </w:p>
    <w:p w:rsidR="00000000" w:rsidDel="00000000" w:rsidP="00000000" w:rsidRDefault="00000000" w:rsidRPr="00000000" w14:paraId="0000010C">
      <w:pPr>
        <w:rPr>
          <w:vertAlign w:val="baseline"/>
        </w:rPr>
      </w:pPr>
      <w:bookmarkStart w:colFirst="0" w:colLast="0" w:name="_wsy5ztk5170p" w:id="12"/>
      <w:bookmarkEnd w:id="12"/>
      <w:r w:rsidDel="00000000" w:rsidR="00000000" w:rsidRPr="00000000">
        <w:rPr>
          <w:vertAlign w:val="baseline"/>
          <w:rtl w:val="0"/>
        </w:rPr>
        <w:t xml:space="preserve">A document that conforms to the minimally required set of elements and attributes defined by an XML schema.</w:t>
      </w:r>
    </w:p>
    <w:p w:rsidR="00000000" w:rsidDel="00000000" w:rsidP="00000000" w:rsidRDefault="00000000" w:rsidRPr="00000000" w14:paraId="0000010D">
      <w:pPr>
        <w:pStyle w:val="Heading1"/>
        <w:rPr>
          <w:vertAlign w:val="baseline"/>
        </w:rPr>
      </w:pPr>
      <w:r w:rsidDel="00000000" w:rsidR="00000000" w:rsidRPr="00000000">
        <w:rPr>
          <w:b w:val="1"/>
          <w:bCs w:val="1"/>
          <w:vertAlign w:val="baseline"/>
          <w:rtl w:val="0"/>
        </w:rPr>
        <w:t xml:space="preserve">4 Process History document structure</w:t>
      </w:r>
      <w:r w:rsidDel="00000000" w:rsidR="00000000" w:rsidRPr="00000000">
        <w:rPr>
          <w:rtl w:val="0"/>
        </w:rPr>
      </w:r>
    </w:p>
    <w:p w:rsidR="00000000" w:rsidDel="00000000" w:rsidP="00000000" w:rsidRDefault="00000000" w:rsidRPr="00000000" w14:paraId="0000010E">
      <w:pPr>
        <w:pStyle w:val="Heading2"/>
        <w:rPr>
          <w:vertAlign w:val="baseline"/>
        </w:rPr>
      </w:pPr>
      <w:bookmarkStart w:colFirst="0" w:colLast="0" w:name="_nsabq7k00625" w:id="13"/>
      <w:bookmarkEnd w:id="13"/>
      <w:r w:rsidDel="00000000" w:rsidR="00000000" w:rsidRPr="00000000">
        <w:rPr>
          <w:b w:val="1"/>
          <w:bCs w:val="1"/>
          <w:vertAlign w:val="baseline"/>
          <w:rtl w:val="0"/>
        </w:rPr>
        <w:t xml:space="preserve">4.1 Instance document scope</w:t>
      </w:r>
      <w:r w:rsidDel="00000000" w:rsidR="00000000" w:rsidRPr="00000000">
        <w:rPr>
          <w:rtl w:val="0"/>
        </w:rPr>
      </w:r>
    </w:p>
    <w:p w:rsidR="00000000" w:rsidDel="00000000" w:rsidP="00000000" w:rsidRDefault="00000000" w:rsidRPr="00000000" w14:paraId="0000010F">
      <w:pPr>
        <w:pStyle w:val="Heading2"/>
        <w:rPr>
          <w:vertAlign w:val="baseline"/>
        </w:rPr>
      </w:pPr>
      <w:bookmarkStart w:colFirst="0" w:colLast="0" w:name="_blnfkidu645z" w:id="14"/>
      <w:bookmarkEnd w:id="14"/>
      <w:r w:rsidDel="00000000" w:rsidR="00000000" w:rsidRPr="00000000">
        <w:rPr>
          <w:b w:val="1"/>
          <w:bCs w:val="1"/>
          <w:vertAlign w:val="baseline"/>
          <w:rtl w:val="0"/>
        </w:rPr>
        <w:t xml:space="preserve">4.2 Document hierarchy</w:t>
      </w:r>
      <w:r w:rsidDel="00000000" w:rsidR="00000000" w:rsidRPr="00000000">
        <w:rPr>
          <w:rtl w:val="0"/>
        </w:rPr>
      </w:r>
    </w:p>
    <w:p w:rsidR="00000000" w:rsidDel="00000000" w:rsidP="00000000" w:rsidRDefault="00000000" w:rsidRPr="00000000" w14:paraId="00000110">
      <w:pPr>
        <w:pStyle w:val="Heading2"/>
        <w:rPr>
          <w:vertAlign w:val="baseline"/>
        </w:rPr>
      </w:pPr>
      <w:bookmarkStart w:colFirst="0" w:colLast="0" w:name="_9brnqk2ar90s" w:id="15"/>
      <w:bookmarkEnd w:id="15"/>
      <w:r w:rsidDel="00000000" w:rsidR="00000000" w:rsidRPr="00000000">
        <w:rPr>
          <w:b w:val="1"/>
          <w:bCs w:val="1"/>
          <w:vertAlign w:val="baseline"/>
          <w:rtl w:val="0"/>
        </w:rPr>
        <w:t xml:space="preserve">4.3 Base element super-class</w:t>
      </w:r>
      <w:r w:rsidDel="00000000" w:rsidR="00000000" w:rsidRPr="00000000">
        <w:rPr>
          <w:rtl w:val="0"/>
        </w:rPr>
      </w:r>
    </w:p>
    <w:p w:rsidR="00000000" w:rsidDel="00000000" w:rsidP="00000000" w:rsidRDefault="00000000" w:rsidRPr="00000000" w14:paraId="00000111">
      <w:pPr>
        <w:rPr>
          <w:vertAlign w:val="baseline"/>
        </w:rPr>
      </w:pPr>
      <w:bookmarkStart w:colFirst="0" w:colLast="0" w:name="_29a8q0yft842" w:id="16"/>
      <w:bookmarkEnd w:id="16"/>
      <w:r w:rsidDel="00000000" w:rsidR="00000000" w:rsidRPr="00000000">
        <w:rPr>
          <w:vertAlign w:val="baseline"/>
          <w:rtl w:val="0"/>
        </w:rPr>
        <w:t xml:space="preserve">The objectType element is an abstract super-class that provides an XML ID attribute to all elements which subclass it. Care should be taken to ensure that the ID attribute is a unique value within the instance document. Further, since the instance document may be included in other XML documents, problems can occur if two instance documents share the same values for the ID attributes. Therefore ID attributes should be made reasonably unique both within and across instance documents.</w:t>
      </w:r>
    </w:p>
    <w:p w:rsidR="00000000" w:rsidDel="00000000" w:rsidP="00000000" w:rsidRDefault="00000000" w:rsidRPr="00000000" w14:paraId="00000112">
      <w:pPr>
        <w:pStyle w:val="Heading2"/>
        <w:rPr>
          <w:vertAlign w:val="baseline"/>
        </w:rPr>
      </w:pPr>
      <w:r w:rsidDel="00000000" w:rsidR="00000000" w:rsidRPr="00000000">
        <w:rPr>
          <w:b w:val="1"/>
          <w:bCs w:val="1"/>
          <w:vertAlign w:val="baseline"/>
          <w:rtl w:val="0"/>
        </w:rPr>
        <w:t xml:space="preserve">4.4 Document root</w:t>
      </w:r>
      <w:r w:rsidDel="00000000" w:rsidR="00000000" w:rsidRPr="00000000">
        <w:rPr>
          <w:rtl w:val="0"/>
        </w:rPr>
      </w:r>
    </w:p>
    <w:p w:rsidR="00000000" w:rsidDel="00000000" w:rsidP="00000000" w:rsidRDefault="00000000" w:rsidRPr="00000000" w14:paraId="00000113">
      <w:pPr>
        <w:rPr>
          <w:vertAlign w:val="baseline"/>
        </w:rPr>
      </w:pPr>
      <w:bookmarkStart w:colFirst="0" w:colLast="0" w:name="_63yr4newb3f7" w:id="17"/>
      <w:bookmarkEnd w:id="17"/>
      <w:r w:rsidDel="00000000" w:rsidR="00000000" w:rsidRPr="00000000">
        <w:rPr>
          <w:vertAlign w:val="baseline"/>
          <w:rtl w:val="0"/>
        </w:rPr>
        <w:t xml:space="preserve">The root of the instance document is the </w:t>
      </w:r>
      <w:r w:rsidDel="00000000" w:rsidR="00000000" w:rsidRPr="00000000">
        <w:rPr>
          <w:rFonts w:ascii="Courier New" w:cs="Courier New" w:eastAsia="Courier New" w:hAnsi="Courier New"/>
          <w:vertAlign w:val="baseline"/>
          <w:rtl w:val="0"/>
        </w:rPr>
        <w:t xml:space="preserve">processHistory</w:t>
      </w:r>
      <w:r w:rsidDel="00000000" w:rsidR="00000000" w:rsidRPr="00000000">
        <w:rPr>
          <w:vertAlign w:val="baseline"/>
          <w:rtl w:val="0"/>
        </w:rPr>
        <w:t xml:space="preserve"> element. All other elements in the instance document shall be contained between the </w:t>
      </w:r>
      <w:r w:rsidDel="00000000" w:rsidR="00000000" w:rsidRPr="00000000">
        <w:rPr>
          <w:rFonts w:ascii="Courier New" w:cs="Courier New" w:eastAsia="Courier New" w:hAnsi="Courier New"/>
          <w:vertAlign w:val="baseline"/>
          <w:rtl w:val="0"/>
        </w:rPr>
        <w:t xml:space="preserve">&lt;processHistory&gt;</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&lt;/processHistory&gt;</w:t>
      </w:r>
      <w:r w:rsidDel="00000000" w:rsidR="00000000" w:rsidRPr="00000000">
        <w:rPr>
          <w:vertAlign w:val="baseline"/>
          <w:rtl w:val="0"/>
        </w:rPr>
        <w:t xml:space="preserve"> tags. The </w:t>
      </w:r>
      <w:r w:rsidDel="00000000" w:rsidR="00000000" w:rsidRPr="00000000">
        <w:rPr>
          <w:rFonts w:ascii="Courier New" w:cs="Courier New" w:eastAsia="Courier New" w:hAnsi="Courier New"/>
          <w:vertAlign w:val="baseline"/>
          <w:rtl w:val="0"/>
        </w:rPr>
        <w:t xml:space="preserve">processHistory</w:t>
      </w:r>
      <w:r w:rsidDel="00000000" w:rsidR="00000000" w:rsidRPr="00000000">
        <w:rPr>
          <w:vertAlign w:val="baseline"/>
          <w:rtl w:val="0"/>
        </w:rPr>
        <w:t xml:space="preserve"> element is a subclass of the </w:t>
      </w:r>
      <w:r w:rsidDel="00000000" w:rsidR="00000000" w:rsidRPr="00000000">
        <w:rPr>
          <w:rFonts w:ascii="Courier New" w:cs="Courier New" w:eastAsia="Courier New" w:hAnsi="Courier New"/>
          <w:vertAlign w:val="baseline"/>
          <w:rtl w:val="0"/>
        </w:rPr>
        <w:t xml:space="preserve">objectType</w:t>
      </w:r>
      <w:r w:rsidDel="00000000" w:rsidR="00000000" w:rsidRPr="00000000">
        <w:rPr>
          <w:vertAlign w:val="baseline"/>
          <w:rtl w:val="0"/>
        </w:rPr>
        <w:t xml:space="preserve"> element.</w:t>
      </w:r>
    </w:p>
    <w:p w:rsidR="00000000" w:rsidDel="00000000" w:rsidP="00000000" w:rsidRDefault="00000000" w:rsidRPr="00000000" w14:paraId="00000114">
      <w:pPr>
        <w:pStyle w:val="Heading2"/>
        <w:rPr>
          <w:vertAlign w:val="baseline"/>
        </w:rPr>
      </w:pPr>
      <w:r w:rsidDel="00000000" w:rsidR="00000000" w:rsidRPr="00000000">
        <w:rPr>
          <w:b w:val="1"/>
          <w:bCs w:val="1"/>
          <w:vertAlign w:val="baseline"/>
          <w:rtl w:val="0"/>
        </w:rPr>
        <w:t xml:space="preserve">4.4.1 processHistoryType</w:t>
      </w:r>
      <w:r w:rsidDel="00000000" w:rsidR="00000000" w:rsidRPr="00000000">
        <w:rPr>
          <w:rtl w:val="0"/>
        </w:rPr>
      </w:r>
    </w:p>
    <w:p w:rsidR="00000000" w:rsidDel="00000000" w:rsidP="00000000" w:rsidRDefault="00000000" w:rsidRPr="00000000" w14:paraId="00000115">
      <w:pPr>
        <w:rPr>
          <w:vertAlign w:val="baseline"/>
        </w:rPr>
      </w:pPr>
      <w:r w:rsidDel="00000000" w:rsidR="00000000" w:rsidRPr="00000000">
        <w:rPr>
          <w:rtl w:val="0"/>
        </w:rPr>
      </w:r>
    </w:p>
    <w:p w:rsidR="00000000" w:rsidDel="00000000" w:rsidP="00000000" w:rsidRDefault="00000000" w:rsidRPr="00000000" w14:paraId="00000116">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processHistoryType</w:t>
      </w:r>
      <w:r w:rsidDel="00000000" w:rsidR="00000000" w:rsidRPr="00000000">
        <w:rPr>
          <w:vertAlign w:val="baseline"/>
          <w:rtl w:val="0"/>
        </w:rPr>
        <w:t xml:space="preserve"> data structure shall contain the following sub-elements and attributes:</w:t>
      </w:r>
    </w:p>
    <w:p w:rsidR="00000000" w:rsidDel="00000000" w:rsidP="00000000" w:rsidRDefault="00000000" w:rsidRPr="00000000" w14:paraId="00000117">
      <w:pPr>
        <w:rPr>
          <w:vertAlign w:val="baseline"/>
        </w:rPr>
      </w:pPr>
      <w:r w:rsidDel="00000000" w:rsidR="00000000" w:rsidRPr="00000000">
        <w:rPr>
          <w:rtl w:val="0"/>
        </w:rPr>
      </w:r>
    </w:p>
    <w:tbl>
      <w:tblPr>
        <w:tblStyle w:val="Table1"/>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4"/>
        <w:gridCol w:w="1989"/>
        <w:gridCol w:w="969"/>
        <w:gridCol w:w="1336"/>
        <w:gridCol w:w="1616"/>
        <w:gridCol w:w="1558"/>
        <w:tblGridChange w:id="0">
          <w:tblGrid>
            <w:gridCol w:w="1734"/>
            <w:gridCol w:w="1989"/>
            <w:gridCol w:w="969"/>
            <w:gridCol w:w="1336"/>
            <w:gridCol w:w="1616"/>
            <w:gridCol w:w="1558"/>
          </w:tblGrid>
        </w:tblGridChange>
      </w:tblGrid>
      <w:tr>
        <w:trPr>
          <w:cantSplit w:val="1"/>
          <w:trHeight w:val="137" w:hRule="atLeast"/>
          <w:tblHeader w:val="0"/>
        </w:trPr>
        <w:tc>
          <w:tcPr>
            <w:vMerge w:val="restart"/>
            <w:vAlign w:val="top"/>
          </w:tcPr>
          <w:p w:rsidR="00000000" w:rsidDel="00000000" w:rsidP="00000000" w:rsidRDefault="00000000" w:rsidRPr="00000000" w14:paraId="00000118">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119">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11A">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11C">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11D">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36" w:hRule="atLeast"/>
          <w:tblHeader w:val="0"/>
        </w:trPr>
        <w:tc>
          <w:tcPr>
            <w:vMerge w:val="continue"/>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120">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121">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36" w:hRule="atLeast"/>
          <w:tblHeader w:val="0"/>
        </w:trPr>
        <w:tc>
          <w:tcPr>
            <w:vAlign w:val="top"/>
          </w:tcPr>
          <w:p w:rsidR="00000000" w:rsidDel="00000000" w:rsidP="00000000" w:rsidRDefault="00000000" w:rsidRPr="00000000" w14:paraId="00000124">
            <w:pPr>
              <w:jc w:val="left"/>
              <w:rPr>
                <w:vertAlign w:val="baseline"/>
              </w:rPr>
            </w:pPr>
            <w:r w:rsidDel="00000000" w:rsidR="00000000" w:rsidRPr="00000000">
              <w:rPr>
                <w:vertAlign w:val="baseline"/>
                <w:rtl w:val="0"/>
              </w:rPr>
              <w:t xml:space="preserve">mediaPool</w:t>
            </w:r>
          </w:p>
        </w:tc>
        <w:tc>
          <w:tcPr>
            <w:vAlign w:val="top"/>
          </w:tcPr>
          <w:p w:rsidR="00000000" w:rsidDel="00000000" w:rsidP="00000000" w:rsidRDefault="00000000" w:rsidRPr="00000000" w14:paraId="00000125">
            <w:pPr>
              <w:rPr>
                <w:vertAlign w:val="baseline"/>
              </w:rPr>
            </w:pPr>
            <w:r w:rsidDel="00000000" w:rsidR="00000000" w:rsidRPr="00000000">
              <w:rPr>
                <w:vertAlign w:val="baseline"/>
                <w:rtl w:val="0"/>
              </w:rPr>
              <w:t xml:space="preserve">mediaPoolType</w:t>
            </w:r>
          </w:p>
        </w:tc>
        <w:tc>
          <w:tcPr>
            <w:vAlign w:val="top"/>
          </w:tcPr>
          <w:p w:rsidR="00000000" w:rsidDel="00000000" w:rsidP="00000000" w:rsidRDefault="00000000" w:rsidRPr="00000000" w14:paraId="0000012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2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28">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29">
            <w:pPr>
              <w:rPr>
                <w:vertAlign w:val="baseline"/>
              </w:rPr>
            </w:pPr>
            <w:r w:rsidDel="00000000" w:rsidR="00000000" w:rsidRPr="00000000">
              <w:rPr>
                <w:vertAlign w:val="baseline"/>
                <w:rtl w:val="0"/>
              </w:rPr>
              <w:t xml:space="preserve">NONE</w:t>
            </w:r>
          </w:p>
        </w:tc>
      </w:tr>
      <w:tr>
        <w:trPr>
          <w:cantSplit w:val="0"/>
          <w:trHeight w:val="136" w:hRule="atLeast"/>
          <w:tblHeader w:val="0"/>
        </w:trPr>
        <w:tc>
          <w:tcPr>
            <w:vAlign w:val="top"/>
          </w:tcPr>
          <w:p w:rsidR="00000000" w:rsidDel="00000000" w:rsidP="00000000" w:rsidRDefault="00000000" w:rsidRPr="00000000" w14:paraId="0000012A">
            <w:pPr>
              <w:jc w:val="left"/>
              <w:rPr>
                <w:vertAlign w:val="baseline"/>
              </w:rPr>
            </w:pPr>
            <w:r w:rsidDel="00000000" w:rsidR="00000000" w:rsidRPr="00000000">
              <w:rPr>
                <w:vertAlign w:val="baseline"/>
                <w:rtl w:val="0"/>
              </w:rPr>
              <w:t xml:space="preserve">workerList</w:t>
            </w:r>
          </w:p>
        </w:tc>
        <w:tc>
          <w:tcPr>
            <w:vAlign w:val="top"/>
          </w:tcPr>
          <w:p w:rsidR="00000000" w:rsidDel="00000000" w:rsidP="00000000" w:rsidRDefault="00000000" w:rsidRPr="00000000" w14:paraId="0000012B">
            <w:pPr>
              <w:rPr>
                <w:vertAlign w:val="baseline"/>
              </w:rPr>
            </w:pPr>
            <w:r w:rsidDel="00000000" w:rsidR="00000000" w:rsidRPr="00000000">
              <w:rPr>
                <w:vertAlign w:val="baseline"/>
                <w:rtl w:val="0"/>
              </w:rPr>
              <w:t xml:space="preserve">workerListType</w:t>
            </w:r>
          </w:p>
        </w:tc>
        <w:tc>
          <w:tcPr>
            <w:vAlign w:val="top"/>
          </w:tcPr>
          <w:p w:rsidR="00000000" w:rsidDel="00000000" w:rsidP="00000000" w:rsidRDefault="00000000" w:rsidRPr="00000000" w14:paraId="0000012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2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2E">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2F">
            <w:pPr>
              <w:rPr>
                <w:vertAlign w:val="baseline"/>
              </w:rPr>
            </w:pPr>
            <w:r w:rsidDel="00000000" w:rsidR="00000000" w:rsidRPr="00000000">
              <w:rPr>
                <w:vertAlign w:val="baseline"/>
                <w:rtl w:val="0"/>
              </w:rPr>
              <w:t xml:space="preserve">NONE</w:t>
            </w:r>
          </w:p>
        </w:tc>
      </w:tr>
      <w:tr>
        <w:trPr>
          <w:cantSplit w:val="0"/>
          <w:trHeight w:val="136" w:hRule="atLeast"/>
          <w:tblHeader w:val="0"/>
        </w:trPr>
        <w:tc>
          <w:tcPr>
            <w:vAlign w:val="top"/>
          </w:tcPr>
          <w:p w:rsidR="00000000" w:rsidDel="00000000" w:rsidP="00000000" w:rsidRDefault="00000000" w:rsidRPr="00000000" w14:paraId="00000130">
            <w:pPr>
              <w:jc w:val="left"/>
              <w:rPr>
                <w:vertAlign w:val="baseline"/>
              </w:rPr>
            </w:pPr>
            <w:r w:rsidDel="00000000" w:rsidR="00000000" w:rsidRPr="00000000">
              <w:rPr>
                <w:vertAlign w:val="baseline"/>
                <w:rtl w:val="0"/>
              </w:rPr>
              <w:t xml:space="preserve">processEvent</w:t>
            </w:r>
          </w:p>
        </w:tc>
        <w:tc>
          <w:tcPr>
            <w:vAlign w:val="top"/>
          </w:tcPr>
          <w:p w:rsidR="00000000" w:rsidDel="00000000" w:rsidP="00000000" w:rsidRDefault="00000000" w:rsidRPr="00000000" w14:paraId="00000131">
            <w:pPr>
              <w:rPr>
                <w:vertAlign w:val="baseline"/>
              </w:rPr>
            </w:pPr>
            <w:r w:rsidDel="00000000" w:rsidR="00000000" w:rsidRPr="00000000">
              <w:rPr>
                <w:vertAlign w:val="baseline"/>
                <w:rtl w:val="0"/>
              </w:rPr>
              <w:t xml:space="preserve">processEventType</w:t>
            </w:r>
          </w:p>
        </w:tc>
        <w:tc>
          <w:tcPr>
            <w:vAlign w:val="top"/>
          </w:tcPr>
          <w:p w:rsidR="00000000" w:rsidDel="00000000" w:rsidP="00000000" w:rsidRDefault="00000000" w:rsidRPr="00000000" w14:paraId="0000013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33">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134">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35">
            <w:pPr>
              <w:rPr>
                <w:vertAlign w:val="baseline"/>
              </w:rPr>
            </w:pPr>
            <w:r w:rsidDel="00000000" w:rsidR="00000000" w:rsidRPr="00000000">
              <w:rPr>
                <w:vertAlign w:val="baseline"/>
                <w:rtl w:val="0"/>
              </w:rPr>
              <w:t xml:space="preserve">NONE</w:t>
            </w:r>
          </w:p>
        </w:tc>
      </w:tr>
      <w:tr>
        <w:trPr>
          <w:cantSplit w:val="0"/>
          <w:trHeight w:val="136" w:hRule="atLeast"/>
          <w:tblHeader w:val="0"/>
        </w:trPr>
        <w:tc>
          <w:tcPr>
            <w:vAlign w:val="top"/>
          </w:tcPr>
          <w:p w:rsidR="00000000" w:rsidDel="00000000" w:rsidP="00000000" w:rsidRDefault="00000000" w:rsidRPr="00000000" w14:paraId="00000136">
            <w:pPr>
              <w:jc w:val="left"/>
              <w:rPr>
                <w:vertAlign w:val="baseline"/>
              </w:rPr>
            </w:pPr>
            <w:r w:rsidDel="00000000" w:rsidR="00000000" w:rsidRPr="00000000">
              <w:rPr>
                <w:vertAlign w:val="baseline"/>
                <w:rtl w:val="0"/>
              </w:rPr>
              <w:t xml:space="preserve">schemaVersion</w:t>
            </w:r>
          </w:p>
        </w:tc>
        <w:tc>
          <w:tcPr>
            <w:vAlign w:val="top"/>
          </w:tcPr>
          <w:p w:rsidR="00000000" w:rsidDel="00000000" w:rsidP="00000000" w:rsidRDefault="00000000" w:rsidRPr="00000000" w14:paraId="00000137">
            <w:pPr>
              <w:rPr>
                <w:vertAlign w:val="baseline"/>
              </w:rPr>
            </w:pPr>
            <w:r w:rsidDel="00000000" w:rsidR="00000000" w:rsidRPr="00000000">
              <w:rPr>
                <w:vertAlign w:val="baseline"/>
                <w:rtl w:val="0"/>
              </w:rPr>
              <w:t xml:space="preserve">string</w:t>
            </w:r>
          </w:p>
        </w:tc>
        <w:tc>
          <w:tcPr>
            <w:vAlign w:val="top"/>
          </w:tcPr>
          <w:p w:rsidR="00000000" w:rsidDel="00000000" w:rsidP="00000000" w:rsidRDefault="00000000" w:rsidRPr="00000000" w14:paraId="0000013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3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3A">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3B">
            <w:pPr>
              <w:rPr>
                <w:vertAlign w:val="baseline"/>
              </w:rPr>
            </w:pPr>
            <w:r w:rsidDel="00000000" w:rsidR="00000000" w:rsidRPr="00000000">
              <w:rPr>
                <w:vertAlign w:val="baseline"/>
                <w:rtl w:val="0"/>
              </w:rPr>
              <w:t xml:space="preserve">1.0.0</w:t>
            </w:r>
          </w:p>
        </w:tc>
      </w:tr>
      <w:tr>
        <w:trPr>
          <w:cantSplit w:val="0"/>
          <w:trHeight w:val="136" w:hRule="atLeast"/>
          <w:tblHeader w:val="0"/>
        </w:trPr>
        <w:tc>
          <w:tcPr>
            <w:vAlign w:val="top"/>
          </w:tcPr>
          <w:p w:rsidR="00000000" w:rsidDel="00000000" w:rsidP="00000000" w:rsidRDefault="00000000" w:rsidRPr="00000000" w14:paraId="0000013C">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3D">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3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3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40">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141">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142">
      <w:pPr>
        <w:rPr>
          <w:vertAlign w:val="baseline"/>
        </w:rPr>
      </w:pPr>
      <w:bookmarkStart w:colFirst="0" w:colLast="0" w:name="_6snsppq8w5xr" w:id="18"/>
      <w:bookmarkEnd w:id="18"/>
      <w:r w:rsidDel="00000000" w:rsidR="00000000" w:rsidRPr="00000000">
        <w:rPr>
          <w:rtl w:val="0"/>
        </w:rPr>
      </w:r>
    </w:p>
    <w:p w:rsidR="00000000" w:rsidDel="00000000" w:rsidP="00000000" w:rsidRDefault="00000000" w:rsidRPr="00000000" w14:paraId="00000143">
      <w:pPr>
        <w:pStyle w:val="Heading2"/>
        <w:rPr>
          <w:vertAlign w:val="baseline"/>
        </w:rPr>
      </w:pPr>
      <w:r w:rsidDel="00000000" w:rsidR="00000000" w:rsidRPr="00000000">
        <w:rPr>
          <w:b w:val="1"/>
          <w:bCs w:val="1"/>
          <w:vertAlign w:val="baseline"/>
          <w:rtl w:val="0"/>
        </w:rPr>
        <w:t xml:space="preserve">4.4.1.1 mediaPool</w:t>
      </w:r>
      <w:r w:rsidDel="00000000" w:rsidR="00000000" w:rsidRPr="00000000">
        <w:rPr>
          <w:rtl w:val="0"/>
        </w:rPr>
      </w:r>
    </w:p>
    <w:p w:rsidR="00000000" w:rsidDel="00000000" w:rsidP="00000000" w:rsidRDefault="00000000" w:rsidRPr="00000000" w14:paraId="00000144">
      <w:pPr>
        <w:pStyle w:val="Heading2"/>
        <w:rPr>
          <w:b w:val="0"/>
          <w:bCs w:val="0"/>
          <w:vertAlign w:val="baseline"/>
        </w:rPr>
      </w:pPr>
      <w:bookmarkStart w:colFirst="0" w:colLast="0" w:name="_50zi8cyw15ge" w:id="19"/>
      <w:bookmarkEnd w:id="19"/>
      <w:r w:rsidDel="00000000" w:rsidR="00000000" w:rsidRPr="00000000">
        <w:rPr>
          <w:b w:val="0"/>
          <w:bCs w:val="0"/>
          <w:vertAlign w:val="baseline"/>
          <w:rtl w:val="0"/>
        </w:rPr>
        <w:t xml:space="preserve">The </w:t>
      </w:r>
      <w:r w:rsidDel="00000000" w:rsidR="00000000" w:rsidRPr="00000000">
        <w:rPr>
          <w:rFonts w:ascii="Courier New" w:cs="Courier New" w:eastAsia="Courier New" w:hAnsi="Courier New"/>
          <w:b w:val="0"/>
          <w:bCs w:val="0"/>
          <w:vertAlign w:val="baseline"/>
          <w:rtl w:val="0"/>
        </w:rPr>
        <w:t xml:space="preserve">mediaPool</w:t>
      </w:r>
      <w:r w:rsidDel="00000000" w:rsidR="00000000" w:rsidRPr="00000000">
        <w:rPr>
          <w:b w:val="0"/>
          <w:bCs w:val="0"/>
          <w:vertAlign w:val="baseline"/>
          <w:rtl w:val="0"/>
        </w:rPr>
        <w:t xml:space="preserve"> element shall be used to aggregate all </w:t>
      </w:r>
      <w:r w:rsidDel="00000000" w:rsidR="00000000" w:rsidRPr="00000000">
        <w:rPr>
          <w:rFonts w:ascii="Courier New" w:cs="Courier New" w:eastAsia="Courier New" w:hAnsi="Courier New"/>
          <w:b w:val="0"/>
          <w:bCs w:val="0"/>
          <w:vertAlign w:val="baseline"/>
          <w:rtl w:val="0"/>
        </w:rPr>
        <w:t xml:space="preserve">media</w:t>
      </w:r>
      <w:r w:rsidDel="00000000" w:rsidR="00000000" w:rsidRPr="00000000">
        <w:rPr>
          <w:b w:val="0"/>
          <w:bCs w:val="0"/>
          <w:vertAlign w:val="baseline"/>
          <w:rtl w:val="0"/>
        </w:rPr>
        <w:t xml:space="preserve"> objects referenced in the </w:t>
      </w:r>
      <w:r w:rsidDel="00000000" w:rsidR="00000000" w:rsidRPr="00000000">
        <w:rPr>
          <w:rFonts w:ascii="Courier New" w:cs="Courier New" w:eastAsia="Courier New" w:hAnsi="Courier New"/>
          <w:b w:val="0"/>
          <w:bCs w:val="0"/>
          <w:vertAlign w:val="baseline"/>
          <w:rtl w:val="0"/>
        </w:rPr>
        <w:t xml:space="preserve">processHistory</w:t>
      </w:r>
      <w:r w:rsidDel="00000000" w:rsidR="00000000" w:rsidRPr="00000000">
        <w:rPr>
          <w:b w:val="0"/>
          <w:bCs w:val="0"/>
          <w:vertAlign w:val="baseline"/>
          <w:rtl w:val="0"/>
        </w:rPr>
        <w:t xml:space="preserve"> instance document.</w:t>
      </w:r>
      <w:ins w:author="david ackerman" w:id="1" w:date="2008-05-13T12:40:00Z">
        <w:r w:rsidDel="00000000" w:rsidR="00000000" w:rsidRPr="00000000">
          <w:rPr>
            <w:b w:val="0"/>
            <w:bCs w:val="0"/>
            <w:vertAlign w:val="baseline"/>
            <w:rtl w:val="0"/>
          </w:rPr>
          <w:t xml:space="preserve"> </w:t>
        </w:r>
      </w:ins>
      <w:r w:rsidDel="00000000" w:rsidR="00000000" w:rsidRPr="00000000">
        <w:rPr>
          <w:rtl w:val="0"/>
        </w:rPr>
      </w:r>
    </w:p>
    <w:p w:rsidR="00000000" w:rsidDel="00000000" w:rsidP="00000000" w:rsidRDefault="00000000" w:rsidRPr="00000000" w14:paraId="00000145">
      <w:pPr>
        <w:pStyle w:val="Heading2"/>
        <w:rPr>
          <w:vertAlign w:val="baseline"/>
        </w:rPr>
      </w:pPr>
      <w:r w:rsidDel="00000000" w:rsidR="00000000" w:rsidRPr="00000000">
        <w:rPr>
          <w:b w:val="1"/>
          <w:bCs w:val="1"/>
          <w:vertAlign w:val="baseline"/>
          <w:rtl w:val="0"/>
        </w:rPr>
        <w:t xml:space="preserve">4.4.1.1.1 mediaPoolType</w:t>
      </w:r>
      <w:r w:rsidDel="00000000" w:rsidR="00000000" w:rsidRPr="00000000">
        <w:rPr>
          <w:rtl w:val="0"/>
        </w:rPr>
      </w:r>
    </w:p>
    <w:p w:rsidR="00000000" w:rsidDel="00000000" w:rsidP="00000000" w:rsidRDefault="00000000" w:rsidRPr="00000000" w14:paraId="00000146">
      <w:pPr>
        <w:rPr>
          <w:vertAlign w:val="baseline"/>
        </w:rPr>
      </w:pPr>
      <w:r w:rsidDel="00000000" w:rsidR="00000000" w:rsidRPr="00000000">
        <w:rPr>
          <w:vertAlign w:val="baseline"/>
          <w:rtl w:val="0"/>
        </w:rPr>
        <w:t xml:space="preserve">The mediaPoolType shall be comprised of the following sub-elements and attributes:</w:t>
      </w:r>
    </w:p>
    <w:p w:rsidR="00000000" w:rsidDel="00000000" w:rsidP="00000000" w:rsidRDefault="00000000" w:rsidRPr="00000000" w14:paraId="00000147">
      <w:pPr>
        <w:rPr>
          <w:vertAlign w:val="baseline"/>
        </w:rPr>
      </w:pPr>
      <w:r w:rsidDel="00000000" w:rsidR="00000000" w:rsidRPr="00000000">
        <w:rPr>
          <w:rtl w:val="0"/>
        </w:rPr>
      </w:r>
    </w:p>
    <w:tbl>
      <w:tblPr>
        <w:tblStyle w:val="Table2"/>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148">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149">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14A">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14C">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14D">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150">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151">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154">
            <w:pPr>
              <w:rPr>
                <w:vertAlign w:val="baseline"/>
              </w:rPr>
            </w:pPr>
            <w:r w:rsidDel="00000000" w:rsidR="00000000" w:rsidRPr="00000000">
              <w:rPr>
                <w:vertAlign w:val="baseline"/>
                <w:rtl w:val="0"/>
              </w:rPr>
              <w:t xml:space="preserve">adl</w:t>
            </w:r>
          </w:p>
        </w:tc>
        <w:tc>
          <w:tcPr>
            <w:vAlign w:val="top"/>
          </w:tcPr>
          <w:p w:rsidR="00000000" w:rsidDel="00000000" w:rsidP="00000000" w:rsidRDefault="00000000" w:rsidRPr="00000000" w14:paraId="00000155">
            <w:pPr>
              <w:rPr>
                <w:vertAlign w:val="baseline"/>
              </w:rPr>
            </w:pPr>
            <w:r w:rsidDel="00000000" w:rsidR="00000000" w:rsidRPr="00000000">
              <w:rPr>
                <w:vertAlign w:val="baseline"/>
                <w:rtl w:val="0"/>
              </w:rPr>
              <w:t xml:space="preserve">adl:adl</w:t>
            </w:r>
          </w:p>
        </w:tc>
        <w:tc>
          <w:tcPr>
            <w:vAlign w:val="top"/>
          </w:tcPr>
          <w:p w:rsidR="00000000" w:rsidDel="00000000" w:rsidP="00000000" w:rsidRDefault="00000000" w:rsidRPr="00000000" w14:paraId="00000156">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57">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158">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59">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5A">
            <w:pPr>
              <w:rPr>
                <w:vertAlign w:val="baseline"/>
              </w:rPr>
            </w:pPr>
            <w:r w:rsidDel="00000000" w:rsidR="00000000" w:rsidRPr="00000000">
              <w:rPr>
                <w:vertAlign w:val="baseline"/>
                <w:rtl w:val="0"/>
              </w:rPr>
              <w:t xml:space="preserve">audioObject</w:t>
            </w:r>
          </w:p>
        </w:tc>
        <w:tc>
          <w:tcPr>
            <w:vAlign w:val="top"/>
          </w:tcPr>
          <w:p w:rsidR="00000000" w:rsidDel="00000000" w:rsidP="00000000" w:rsidRDefault="00000000" w:rsidRPr="00000000" w14:paraId="0000015B">
            <w:pPr>
              <w:rPr>
                <w:vertAlign w:val="baseline"/>
              </w:rPr>
            </w:pPr>
            <w:r w:rsidDel="00000000" w:rsidR="00000000" w:rsidRPr="00000000">
              <w:rPr>
                <w:vertAlign w:val="baseline"/>
                <w:rtl w:val="0"/>
              </w:rPr>
              <w:t xml:space="preserve">ao:audioObjectType</w:t>
            </w:r>
          </w:p>
        </w:tc>
        <w:tc>
          <w:tcPr>
            <w:vAlign w:val="top"/>
          </w:tcPr>
          <w:p w:rsidR="00000000" w:rsidDel="00000000" w:rsidP="00000000" w:rsidRDefault="00000000" w:rsidRPr="00000000" w14:paraId="0000015C">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5D">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15E">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5F">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60">
            <w:pPr>
              <w:jc w:val="left"/>
              <w:rPr>
                <w:vertAlign w:val="baseline"/>
              </w:rPr>
            </w:pPr>
            <w:del w:author="david ackerman" w:id="2" w:date="2008-05-13T12:40:00Z">
              <w:r w:rsidDel="00000000" w:rsidR="00000000" w:rsidRPr="00000000">
                <w:rPr>
                  <w:vertAlign w:val="baseline"/>
                  <w:rtl w:val="0"/>
                </w:rPr>
                <w:delText xml:space="preserve">media</w:delText>
              </w:r>
            </w:del>
            <w:ins w:author="david ackerman" w:id="2" w:date="2008-05-13T12:40:00Z">
              <w:r w:rsidDel="00000000" w:rsidR="00000000" w:rsidRPr="00000000">
                <w:rPr>
                  <w:vertAlign w:val="baseline"/>
                  <w:rtl w:val="0"/>
                </w:rPr>
                <w:t xml:space="preserve">audioFileReference</w:t>
              </w:r>
            </w:ins>
            <w:r w:rsidDel="00000000" w:rsidR="00000000" w:rsidRPr="00000000">
              <w:rPr>
                <w:rtl w:val="0"/>
              </w:rPr>
            </w:r>
          </w:p>
        </w:tc>
        <w:tc>
          <w:tcPr>
            <w:vAlign w:val="top"/>
          </w:tcPr>
          <w:p w:rsidR="00000000" w:rsidDel="00000000" w:rsidP="00000000" w:rsidRDefault="00000000" w:rsidRPr="00000000" w14:paraId="00000161">
            <w:pPr>
              <w:rPr>
                <w:vertAlign w:val="baseline"/>
              </w:rPr>
            </w:pPr>
            <w:ins w:author="david ackerman" w:id="3" w:date="2008-05-13T12:40:00Z">
              <w:r w:rsidDel="00000000" w:rsidR="00000000" w:rsidRPr="00000000">
                <w:rPr>
                  <w:vertAlign w:val="baseline"/>
                  <w:rtl w:val="0"/>
                </w:rPr>
                <w:t xml:space="preserve">audioFileReference</w:t>
              </w:r>
            </w:ins>
            <w:del w:author="david ackerman" w:id="3" w:date="2008-05-13T12:40:00Z">
              <w:r w:rsidDel="00000000" w:rsidR="00000000" w:rsidRPr="00000000">
                <w:rPr>
                  <w:vertAlign w:val="baseline"/>
                  <w:rtl w:val="0"/>
                </w:rPr>
                <w:delText xml:space="preserve">mediaType</w:delText>
              </w:r>
            </w:del>
            <w:ins w:author="david ackerman" w:id="4" w:date="2008-05-13T12:40:00Z">
              <w:r w:rsidDel="00000000" w:rsidR="00000000" w:rsidRPr="00000000">
                <w:rPr>
                  <w:vertAlign w:val="baseline"/>
                  <w:rtl w:val="0"/>
                </w:rPr>
                <w:t xml:space="preserve">Type</w:t>
              </w:r>
            </w:ins>
            <w:r w:rsidDel="00000000" w:rsidR="00000000" w:rsidRPr="00000000">
              <w:rPr>
                <w:rtl w:val="0"/>
              </w:rPr>
            </w:r>
          </w:p>
        </w:tc>
        <w:tc>
          <w:tcPr>
            <w:vAlign w:val="top"/>
          </w:tcPr>
          <w:p w:rsidR="00000000" w:rsidDel="00000000" w:rsidP="00000000" w:rsidRDefault="00000000" w:rsidRPr="00000000" w14:paraId="00000162">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63">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164">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65">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66">
            <w:pPr>
              <w:jc w:val="left"/>
              <w:rPr>
                <w:vertAlign w:val="baseline"/>
              </w:rPr>
            </w:pPr>
            <w:r w:rsidDel="00000000" w:rsidR="00000000" w:rsidRPr="00000000">
              <w:rPr>
                <w:vertAlign w:val="baseline"/>
                <w:rtl w:val="0"/>
              </w:rPr>
              <w:t xml:space="preserve">label</w:t>
            </w:r>
          </w:p>
        </w:tc>
        <w:tc>
          <w:tcPr>
            <w:vAlign w:val="top"/>
          </w:tcPr>
          <w:p w:rsidR="00000000" w:rsidDel="00000000" w:rsidP="00000000" w:rsidRDefault="00000000" w:rsidRPr="00000000" w14:paraId="00000167">
            <w:pPr>
              <w:rPr>
                <w:vertAlign w:val="baseline"/>
              </w:rPr>
            </w:pPr>
            <w:r w:rsidDel="00000000" w:rsidR="00000000" w:rsidRPr="00000000">
              <w:rPr>
                <w:vertAlign w:val="baseline"/>
                <w:rtl w:val="0"/>
              </w:rPr>
              <w:t xml:space="preserve">string</w:t>
            </w:r>
          </w:p>
        </w:tc>
        <w:tc>
          <w:tcPr>
            <w:vAlign w:val="top"/>
          </w:tcPr>
          <w:p w:rsidR="00000000" w:rsidDel="00000000" w:rsidP="00000000" w:rsidRDefault="00000000" w:rsidRPr="00000000" w14:paraId="0000016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6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6A">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6B">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6C">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6D">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6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70">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171">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172">
      <w:pPr>
        <w:pStyle w:val="Heading2"/>
        <w:rPr>
          <w:vertAlign w:val="baseline"/>
        </w:rPr>
      </w:pPr>
      <w:bookmarkStart w:colFirst="0" w:colLast="0" w:name="_twk3k8w4ydp" w:id="20"/>
      <w:bookmarkEnd w:id="20"/>
      <w:r w:rsidDel="00000000" w:rsidR="00000000" w:rsidRPr="00000000">
        <w:rPr>
          <w:b w:val="1"/>
          <w:bCs w:val="1"/>
          <w:vertAlign w:val="baseline"/>
          <w:rtl w:val="0"/>
        </w:rPr>
        <w:t xml:space="preserve">4.4.1.1.1.1 adl</w:t>
      </w:r>
      <w:r w:rsidDel="00000000" w:rsidR="00000000" w:rsidRPr="00000000">
        <w:rPr>
          <w:rtl w:val="0"/>
        </w:rPr>
      </w:r>
    </w:p>
    <w:p w:rsidR="00000000" w:rsidDel="00000000" w:rsidP="00000000" w:rsidRDefault="00000000" w:rsidRPr="00000000" w14:paraId="00000173">
      <w:pPr>
        <w:rPr>
          <w:vertAlign w:val="baseline"/>
        </w:rPr>
      </w:pPr>
      <w:bookmarkStart w:colFirst="0" w:colLast="0" w:name="_v4kge5gz79qd" w:id="21"/>
      <w:bookmarkEnd w:id="2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adl</w:t>
      </w:r>
      <w:r w:rsidDel="00000000" w:rsidR="00000000" w:rsidRPr="00000000">
        <w:rPr>
          <w:vertAlign w:val="baseline"/>
          <w:rtl w:val="0"/>
        </w:rPr>
        <w:t xml:space="preserve"> element shall be used to include an xml representation of an Audio Decision List as defined by xxx in the </w:t>
      </w:r>
      <w:r w:rsidDel="00000000" w:rsidR="00000000" w:rsidRPr="00000000">
        <w:rPr>
          <w:rFonts w:ascii="Courier New" w:cs="Courier New" w:eastAsia="Courier New" w:hAnsi="Courier New"/>
          <w:vertAlign w:val="baseline"/>
          <w:rtl w:val="0"/>
        </w:rPr>
        <w:t xml:space="preserve">mediaPool</w:t>
      </w:r>
      <w:r w:rsidDel="00000000" w:rsidR="00000000" w:rsidRPr="00000000">
        <w:rPr>
          <w:vertAlign w:val="baseline"/>
          <w:rtl w:val="0"/>
        </w:rPr>
        <w:t xml:space="preserve">.  When patching adl media to a device's playback or record media channels, the patch shall use the xml ID attribute of the adl </w:t>
      </w:r>
      <w:r w:rsidDel="00000000" w:rsidR="00000000" w:rsidRPr="00000000">
        <w:rPr>
          <w:rFonts w:ascii="Courier New" w:cs="Courier New" w:eastAsia="Courier New" w:hAnsi="Courier New"/>
          <w:vertAlign w:val="baseline"/>
          <w:rtl w:val="0"/>
        </w:rPr>
        <w:t xml:space="preserve">track</w:t>
      </w:r>
      <w:r w:rsidDel="00000000" w:rsidR="00000000" w:rsidRPr="00000000">
        <w:rPr>
          <w:vertAlign w:val="baseline"/>
          <w:rtl w:val="0"/>
        </w:rPr>
        <w:t xml:space="preserve"> element to indicate which track is played on which media channel of the device. </w:t>
      </w:r>
    </w:p>
    <w:p w:rsidR="00000000" w:rsidDel="00000000" w:rsidP="00000000" w:rsidRDefault="00000000" w:rsidRPr="00000000" w14:paraId="00000174">
      <w:pPr>
        <w:pStyle w:val="Heading2"/>
        <w:rPr>
          <w:vertAlign w:val="baseline"/>
        </w:rPr>
      </w:pPr>
      <w:r w:rsidDel="00000000" w:rsidR="00000000" w:rsidRPr="00000000">
        <w:rPr>
          <w:b w:val="1"/>
          <w:bCs w:val="1"/>
          <w:vertAlign w:val="baseline"/>
          <w:rtl w:val="0"/>
        </w:rPr>
        <w:t xml:space="preserve">4.4.1.1.1.2 audioObject</w:t>
      </w:r>
      <w:r w:rsidDel="00000000" w:rsidR="00000000" w:rsidRPr="00000000">
        <w:rPr>
          <w:rtl w:val="0"/>
        </w:rPr>
      </w:r>
    </w:p>
    <w:p w:rsidR="00000000" w:rsidDel="00000000" w:rsidP="00000000" w:rsidRDefault="00000000" w:rsidRPr="00000000" w14:paraId="00000175">
      <w:pPr>
        <w:rPr>
          <w:vertAlign w:val="baseline"/>
        </w:rPr>
      </w:pPr>
      <w:bookmarkStart w:colFirst="0" w:colLast="0" w:name="_j5wto2pz768v" w:id="22"/>
      <w:bookmarkEnd w:id="2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element shall be used to include audioObject metadata as defined in AES</w:t>
      </w:r>
      <w:del w:author=" wnyc" w:id="5" w:date="2011-12-05T12:32:00Z">
        <w:r w:rsidDel="00000000" w:rsidR="00000000" w:rsidRPr="00000000">
          <w:rPr>
            <w:vertAlign w:val="baseline"/>
            <w:rtl w:val="0"/>
          </w:rPr>
          <w:delText xml:space="preserve"> X98B</w:delText>
        </w:r>
      </w:del>
      <w:ins w:author=" wnyc" w:id="5" w:date="2011-12-05T12:32:00Z">
        <w:r w:rsidDel="00000000" w:rsidR="00000000" w:rsidRPr="00000000">
          <w:rPr>
            <w:vertAlign w:val="baseline"/>
            <w:rtl w:val="0"/>
          </w:rPr>
          <w:t xml:space="preserve">57-2011</w:t>
        </w:r>
      </w:ins>
      <w:r w:rsidDel="00000000" w:rsidR="00000000" w:rsidRPr="00000000">
        <w:rPr>
          <w:vertAlign w:val="baseline"/>
          <w:rtl w:val="0"/>
        </w:rPr>
        <w:t xml:space="preserve"> in the </w:t>
      </w:r>
      <w:r w:rsidDel="00000000" w:rsidR="00000000" w:rsidRPr="00000000">
        <w:rPr>
          <w:rFonts w:ascii="Courier New" w:cs="Courier New" w:eastAsia="Courier New" w:hAnsi="Courier New"/>
          <w:vertAlign w:val="baseline"/>
          <w:rtl w:val="0"/>
        </w:rPr>
        <w:t xml:space="preserve">mediaPool</w:t>
      </w:r>
      <w:r w:rsidDel="00000000" w:rsidR="00000000" w:rsidRPr="00000000">
        <w:rPr>
          <w:vertAlign w:val="baseline"/>
          <w:rtl w:val="0"/>
        </w:rPr>
        <w:t xml:space="preserve">. When patching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media to a device's playback or record media channels, the patch shall contain the xml ID attribute of one of the </w:t>
      </w:r>
      <w:r w:rsidDel="00000000" w:rsidR="00000000" w:rsidRPr="00000000">
        <w:rPr>
          <w:rFonts w:ascii="Courier New" w:cs="Courier New" w:eastAsia="Courier New" w:hAnsi="Courier New"/>
          <w:vertAlign w:val="baseline"/>
          <w:rtl w:val="0"/>
        </w:rPr>
        <w:t xml:space="preserve">audioObject's</w:t>
      </w:r>
      <w:r w:rsidDel="00000000" w:rsidR="00000000" w:rsidRPr="00000000">
        <w:rPr>
          <w:vertAlign w:val="baseline"/>
          <w:rtl w:val="0"/>
        </w:rPr>
        <w:t xml:space="preserve"> stream elements. When presenting the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to the user, it is recommended that applications provide the context of both the stream's enclosing </w:t>
      </w:r>
      <w:r w:rsidDel="00000000" w:rsidR="00000000" w:rsidRPr="00000000">
        <w:rPr>
          <w:rFonts w:ascii="Courier New" w:cs="Courier New" w:eastAsia="Courier New" w:hAnsi="Courier New"/>
          <w:vertAlign w:val="baseline"/>
          <w:rtl w:val="0"/>
        </w:rPr>
        <w:t xml:space="preserve">face</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region</w:t>
      </w:r>
      <w:r w:rsidDel="00000000" w:rsidR="00000000" w:rsidRPr="00000000">
        <w:rPr>
          <w:vertAlign w:val="baseline"/>
          <w:rtl w:val="0"/>
        </w:rPr>
        <w:t xml:space="preserve"> labels.</w:t>
      </w:r>
    </w:p>
    <w:p w:rsidR="00000000" w:rsidDel="00000000" w:rsidP="00000000" w:rsidRDefault="00000000" w:rsidRPr="00000000" w14:paraId="00000176">
      <w:pPr>
        <w:pStyle w:val="Heading2"/>
        <w:rPr>
          <w:vertAlign w:val="baseline"/>
        </w:rPr>
      </w:pPr>
      <w:r w:rsidDel="00000000" w:rsidR="00000000" w:rsidRPr="00000000">
        <w:rPr>
          <w:b w:val="1"/>
          <w:bCs w:val="1"/>
          <w:vertAlign w:val="baseline"/>
          <w:rtl w:val="0"/>
        </w:rPr>
        <w:t xml:space="preserve">4.4.1.1.1.3 </w:t>
      </w:r>
      <w:ins w:author="david ackerman" w:id="6" w:date="2008-05-13T12:40:00Z">
        <w:r w:rsidDel="00000000" w:rsidR="00000000" w:rsidRPr="00000000">
          <w:rPr>
            <w:b w:val="1"/>
            <w:bCs w:val="1"/>
            <w:vertAlign w:val="baseline"/>
            <w:rtl w:val="0"/>
          </w:rPr>
          <w:t xml:space="preserve">audioFileReference</w:t>
        </w:r>
      </w:ins>
      <w:r w:rsidDel="00000000" w:rsidR="00000000" w:rsidRPr="00000000">
        <w:rPr>
          <w:rtl w:val="0"/>
        </w:rPr>
      </w:r>
    </w:p>
    <w:p w:rsidR="00000000" w:rsidDel="00000000" w:rsidP="00000000" w:rsidRDefault="00000000" w:rsidRPr="00000000" w14:paraId="00000177">
      <w:pPr>
        <w:rPr>
          <w:vertAlign w:val="baseline"/>
        </w:rPr>
      </w:pPr>
      <w:bookmarkStart w:colFirst="0" w:colLast="0" w:name="_o00tjxo4ymxp" w:id="23"/>
      <w:bookmarkEnd w:id="23"/>
      <w:r w:rsidDel="00000000" w:rsidR="00000000" w:rsidRPr="00000000">
        <w:rPr>
          <w:vertAlign w:val="baseline"/>
          <w:rtl w:val="0"/>
        </w:rPr>
        <w:t xml:space="preserve">The </w:t>
      </w:r>
      <w:ins w:author="david ackerman" w:id="7" w:date="2008-05-13T12:40:00Z">
        <w:r w:rsidDel="00000000" w:rsidR="00000000" w:rsidRPr="00000000">
          <w:rPr>
            <w:rFonts w:ascii="Courier New" w:cs="Courier New" w:eastAsia="Courier New" w:hAnsi="Courier New"/>
            <w:vertAlign w:val="baseline"/>
            <w:rtl w:val="0"/>
          </w:rPr>
          <w:t xml:space="preserve">audioFileReference </w:t>
        </w:r>
      </w:ins>
      <w:r w:rsidDel="00000000" w:rsidR="00000000" w:rsidRPr="00000000">
        <w:rPr>
          <w:vertAlign w:val="baseline"/>
          <w:rtl w:val="0"/>
        </w:rPr>
        <w:t xml:space="preserve">element shall be used to directly reference audio files for use in the </w:t>
      </w:r>
      <w:r w:rsidDel="00000000" w:rsidR="00000000" w:rsidRPr="00000000">
        <w:rPr>
          <w:rFonts w:ascii="Courier New" w:cs="Courier New" w:eastAsia="Courier New" w:hAnsi="Courier New"/>
          <w:vertAlign w:val="baseline"/>
          <w:rtl w:val="0"/>
        </w:rPr>
        <w:t xml:space="preserve">mediaPool</w:t>
      </w:r>
      <w:r w:rsidDel="00000000" w:rsidR="00000000" w:rsidRPr="00000000">
        <w:rPr>
          <w:vertAlign w:val="baseline"/>
          <w:rtl w:val="0"/>
        </w:rPr>
        <w:t xml:space="preserve">.</w:t>
      </w:r>
    </w:p>
    <w:p w:rsidR="00000000" w:rsidDel="00000000" w:rsidP="00000000" w:rsidRDefault="00000000" w:rsidRPr="00000000" w14:paraId="00000178">
      <w:pPr>
        <w:pStyle w:val="Heading2"/>
        <w:rPr>
          <w:vertAlign w:val="baseline"/>
        </w:rPr>
      </w:pPr>
      <w:r w:rsidDel="00000000" w:rsidR="00000000" w:rsidRPr="00000000">
        <w:rPr>
          <w:b w:val="1"/>
          <w:bCs w:val="1"/>
          <w:vertAlign w:val="baseline"/>
          <w:rtl w:val="0"/>
        </w:rPr>
        <w:t xml:space="preserve">4.4.1.1.1.3.1 </w:t>
      </w:r>
      <w:ins w:author="david ackerman" w:id="8" w:date="2008-05-13T12:40:00Z">
        <w:r w:rsidDel="00000000" w:rsidR="00000000" w:rsidRPr="00000000">
          <w:rPr>
            <w:b w:val="1"/>
            <w:bCs w:val="1"/>
            <w:vertAlign w:val="baseline"/>
            <w:rtl w:val="0"/>
          </w:rPr>
          <w:t xml:space="preserve">audioFileReferenceType</w:t>
        </w:r>
      </w:ins>
      <w:r w:rsidDel="00000000" w:rsidR="00000000" w:rsidRPr="00000000">
        <w:rPr>
          <w:rtl w:val="0"/>
        </w:rPr>
      </w:r>
    </w:p>
    <w:p w:rsidR="00000000" w:rsidDel="00000000" w:rsidP="00000000" w:rsidRDefault="00000000" w:rsidRPr="00000000" w14:paraId="00000179">
      <w:pPr>
        <w:rPr>
          <w:vertAlign w:val="baseline"/>
        </w:rPr>
      </w:pPr>
      <w:r w:rsidDel="00000000" w:rsidR="00000000" w:rsidRPr="00000000">
        <w:rPr>
          <w:vertAlign w:val="baseline"/>
          <w:rtl w:val="0"/>
        </w:rPr>
        <w:t xml:space="preserve">The </w:t>
      </w:r>
      <w:ins w:author="david ackerman" w:id="9" w:date="2008-05-13T12:40:00Z">
        <w:r w:rsidDel="00000000" w:rsidR="00000000" w:rsidRPr="00000000">
          <w:rPr>
            <w:vertAlign w:val="baseline"/>
            <w:rtl w:val="0"/>
          </w:rPr>
          <w:t xml:space="preserve">audioFileReferenceType </w:t>
        </w:r>
      </w:ins>
      <w:r w:rsidDel="00000000" w:rsidR="00000000" w:rsidRPr="00000000">
        <w:rPr>
          <w:vertAlign w:val="baseline"/>
          <w:rtl w:val="0"/>
        </w:rPr>
        <w:t xml:space="preserve">shall be comprised of the following sub-elements and attributes:</w:t>
      </w:r>
    </w:p>
    <w:p w:rsidR="00000000" w:rsidDel="00000000" w:rsidP="00000000" w:rsidRDefault="00000000" w:rsidRPr="00000000" w14:paraId="0000017A">
      <w:pPr>
        <w:rPr>
          <w:vertAlign w:val="baseline"/>
        </w:rPr>
      </w:pPr>
      <w:r w:rsidDel="00000000" w:rsidR="00000000" w:rsidRPr="00000000">
        <w:rPr>
          <w:rtl w:val="0"/>
        </w:rPr>
      </w:r>
    </w:p>
    <w:tbl>
      <w:tblPr>
        <w:tblStyle w:val="Table3"/>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17B">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17C">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17D">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17F">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180">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183">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184">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187">
            <w:pPr>
              <w:rPr>
                <w:vertAlign w:val="baseline"/>
              </w:rPr>
            </w:pPr>
            <w:r w:rsidDel="00000000" w:rsidR="00000000" w:rsidRPr="00000000">
              <w:rPr>
                <w:vertAlign w:val="baseline"/>
                <w:rtl w:val="0"/>
              </w:rPr>
              <w:t xml:space="preserve">mediaLocation</w:t>
            </w:r>
          </w:p>
        </w:tc>
        <w:tc>
          <w:tcPr>
            <w:vAlign w:val="top"/>
          </w:tcPr>
          <w:p w:rsidR="00000000" w:rsidDel="00000000" w:rsidP="00000000" w:rsidRDefault="00000000" w:rsidRPr="00000000" w14:paraId="00000188">
            <w:pPr>
              <w:rPr>
                <w:vertAlign w:val="baseline"/>
              </w:rPr>
            </w:pPr>
            <w:r w:rsidDel="00000000" w:rsidR="00000000" w:rsidRPr="00000000">
              <w:rPr>
                <w:vertAlign w:val="baseline"/>
                <w:rtl w:val="0"/>
              </w:rPr>
              <w:t xml:space="preserve">locStringType</w:t>
            </w:r>
          </w:p>
        </w:tc>
        <w:tc>
          <w:tcPr>
            <w:vAlign w:val="top"/>
          </w:tcPr>
          <w:p w:rsidR="00000000" w:rsidDel="00000000" w:rsidP="00000000" w:rsidRDefault="00000000" w:rsidRPr="00000000" w14:paraId="0000018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8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8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8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8D">
            <w:pPr>
              <w:rPr>
                <w:vertAlign w:val="baseline"/>
              </w:rPr>
            </w:pPr>
            <w:r w:rsidDel="00000000" w:rsidR="00000000" w:rsidRPr="00000000">
              <w:rPr>
                <w:vertAlign w:val="baseline"/>
                <w:rtl w:val="0"/>
              </w:rPr>
              <w:t xml:space="preserve">stream</w:t>
            </w:r>
          </w:p>
        </w:tc>
        <w:tc>
          <w:tcPr>
            <w:vAlign w:val="top"/>
          </w:tcPr>
          <w:p w:rsidR="00000000" w:rsidDel="00000000" w:rsidP="00000000" w:rsidRDefault="00000000" w:rsidRPr="00000000" w14:paraId="0000018E">
            <w:pPr>
              <w:rPr>
                <w:vertAlign w:val="baseline"/>
              </w:rPr>
            </w:pPr>
            <w:r w:rsidDel="00000000" w:rsidR="00000000" w:rsidRPr="00000000">
              <w:rPr>
                <w:vertAlign w:val="baseline"/>
                <w:rtl w:val="0"/>
              </w:rPr>
              <w:t xml:space="preserve">streamType</w:t>
            </w:r>
          </w:p>
        </w:tc>
        <w:tc>
          <w:tcPr>
            <w:vAlign w:val="top"/>
          </w:tcPr>
          <w:p w:rsidR="00000000" w:rsidDel="00000000" w:rsidP="00000000" w:rsidRDefault="00000000" w:rsidRPr="00000000" w14:paraId="0000018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90">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19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9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93">
            <w:pPr>
              <w:jc w:val="left"/>
              <w:rPr>
                <w:vertAlign w:val="baseline"/>
              </w:rPr>
            </w:pPr>
            <w:r w:rsidDel="00000000" w:rsidR="00000000" w:rsidRPr="00000000">
              <w:rPr>
                <w:vertAlign w:val="baseline"/>
                <w:rtl w:val="0"/>
              </w:rPr>
              <w:t xml:space="preserve">timeRange</w:t>
            </w:r>
          </w:p>
        </w:tc>
        <w:tc>
          <w:tcPr>
            <w:vAlign w:val="top"/>
          </w:tcPr>
          <w:p w:rsidR="00000000" w:rsidDel="00000000" w:rsidP="00000000" w:rsidRDefault="00000000" w:rsidRPr="00000000" w14:paraId="00000194">
            <w:pPr>
              <w:rPr>
                <w:vertAlign w:val="baseline"/>
              </w:rPr>
            </w:pPr>
            <w:r w:rsidDel="00000000" w:rsidR="00000000" w:rsidRPr="00000000">
              <w:rPr>
                <w:vertAlign w:val="baseline"/>
                <w:rtl w:val="0"/>
              </w:rPr>
              <w:t xml:space="preserve">tcf:timeRangeType</w:t>
            </w:r>
          </w:p>
        </w:tc>
        <w:tc>
          <w:tcPr>
            <w:vAlign w:val="top"/>
          </w:tcPr>
          <w:p w:rsidR="00000000" w:rsidDel="00000000" w:rsidP="00000000" w:rsidRDefault="00000000" w:rsidRPr="00000000" w14:paraId="0000019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9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97">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19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99">
            <w:pPr>
              <w:jc w:val="left"/>
              <w:rPr>
                <w:vertAlign w:val="baseline"/>
              </w:rPr>
            </w:pPr>
            <w:r w:rsidDel="00000000" w:rsidR="00000000" w:rsidRPr="00000000">
              <w:rPr>
                <w:vertAlign w:val="baseline"/>
                <w:rtl w:val="0"/>
              </w:rPr>
              <w:t xml:space="preserve">mediaPoolRef</w:t>
            </w:r>
          </w:p>
        </w:tc>
        <w:tc>
          <w:tcPr>
            <w:vAlign w:val="top"/>
          </w:tcPr>
          <w:p w:rsidR="00000000" w:rsidDel="00000000" w:rsidP="00000000" w:rsidRDefault="00000000" w:rsidRPr="00000000" w14:paraId="0000019A">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19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9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9D">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9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9F">
            <w:pPr>
              <w:jc w:val="left"/>
              <w:rPr>
                <w:vertAlign w:val="baseline"/>
              </w:rPr>
            </w:pPr>
            <w:r w:rsidDel="00000000" w:rsidR="00000000" w:rsidRPr="00000000">
              <w:rPr>
                <w:vertAlign w:val="baseline"/>
                <w:rtl w:val="0"/>
              </w:rPr>
              <w:t xml:space="preserve">status</w:t>
            </w:r>
          </w:p>
        </w:tc>
        <w:tc>
          <w:tcPr>
            <w:vAlign w:val="top"/>
          </w:tcPr>
          <w:p w:rsidR="00000000" w:rsidDel="00000000" w:rsidP="00000000" w:rsidRDefault="00000000" w:rsidRPr="00000000" w14:paraId="000001A0">
            <w:pPr>
              <w:rPr>
                <w:vertAlign w:val="baseline"/>
              </w:rPr>
            </w:pPr>
            <w:r w:rsidDel="00000000" w:rsidR="00000000" w:rsidRPr="00000000">
              <w:rPr>
                <w:vertAlign w:val="baseline"/>
                <w:rtl w:val="0"/>
              </w:rPr>
              <w:t xml:space="preserve">statusType</w:t>
            </w:r>
          </w:p>
        </w:tc>
        <w:tc>
          <w:tcPr>
            <w:vAlign w:val="top"/>
          </w:tcPr>
          <w:p w:rsidR="00000000" w:rsidDel="00000000" w:rsidP="00000000" w:rsidRDefault="00000000" w:rsidRPr="00000000" w14:paraId="000001A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A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A3">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A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A5">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A6">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A7">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A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A9">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1AA">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1AB">
      <w:pPr>
        <w:rPr>
          <w:vertAlign w:val="baseline"/>
        </w:rPr>
      </w:pPr>
      <w:bookmarkStart w:colFirst="0" w:colLast="0" w:name="_e3uv3izey0s6" w:id="24"/>
      <w:bookmarkEnd w:id="24"/>
      <w:r w:rsidDel="00000000" w:rsidR="00000000" w:rsidRPr="00000000">
        <w:rPr>
          <w:rtl w:val="0"/>
        </w:rPr>
      </w:r>
    </w:p>
    <w:p w:rsidR="00000000" w:rsidDel="00000000" w:rsidP="00000000" w:rsidRDefault="00000000" w:rsidRPr="00000000" w14:paraId="000001AC">
      <w:pPr>
        <w:pStyle w:val="Heading2"/>
        <w:rPr>
          <w:vertAlign w:val="baseline"/>
        </w:rPr>
      </w:pPr>
      <w:r w:rsidDel="00000000" w:rsidR="00000000" w:rsidRPr="00000000">
        <w:rPr>
          <w:b w:val="1"/>
          <w:bCs w:val="1"/>
          <w:vertAlign w:val="baseline"/>
          <w:rtl w:val="0"/>
        </w:rPr>
        <w:t xml:space="preserve">4.4.1.1.1.3.1.1 mediaLocation</w:t>
      </w:r>
      <w:r w:rsidDel="00000000" w:rsidR="00000000" w:rsidRPr="00000000">
        <w:rPr>
          <w:rtl w:val="0"/>
        </w:rPr>
      </w:r>
    </w:p>
    <w:p w:rsidR="00000000" w:rsidDel="00000000" w:rsidP="00000000" w:rsidRDefault="00000000" w:rsidRPr="00000000" w14:paraId="000001AD">
      <w:pPr>
        <w:rPr>
          <w:vertAlign w:val="baseline"/>
        </w:rPr>
      </w:pPr>
      <w:bookmarkStart w:colFirst="0" w:colLast="0" w:name="_bbvwuwn5sz9l" w:id="25"/>
      <w:bookmarkEnd w:id="2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mediaLocation</w:t>
      </w:r>
      <w:r w:rsidDel="00000000" w:rsidR="00000000" w:rsidRPr="00000000">
        <w:rPr>
          <w:vertAlign w:val="baseline"/>
          <w:rtl w:val="0"/>
        </w:rPr>
        <w:t xml:space="preserve"> element shall be used to provide an xlink </w:t>
      </w:r>
      <w:r w:rsidDel="00000000" w:rsidR="00000000" w:rsidRPr="00000000">
        <w:rPr>
          <w:rFonts w:ascii="Courier New" w:cs="Courier New" w:eastAsia="Courier New" w:hAnsi="Courier New"/>
          <w:vertAlign w:val="baseline"/>
          <w:rtl w:val="0"/>
        </w:rPr>
        <w:t xml:space="preserve">simplelink</w:t>
      </w:r>
      <w:r w:rsidDel="00000000" w:rsidR="00000000" w:rsidRPr="00000000">
        <w:rPr>
          <w:vertAlign w:val="baseline"/>
          <w:rtl w:val="0"/>
        </w:rPr>
        <w:t xml:space="preserve"> reference to the location of a</w:t>
      </w:r>
      <w:ins w:author="david ackerman" w:id="10" w:date="2008-05-13T12:41:00Z">
        <w:r w:rsidDel="00000000" w:rsidR="00000000" w:rsidRPr="00000000">
          <w:rPr>
            <w:vertAlign w:val="baseline"/>
            <w:rtl w:val="0"/>
          </w:rPr>
          <w:t xml:space="preserve">n</w:t>
        </w:r>
      </w:ins>
      <w:r w:rsidDel="00000000" w:rsidR="00000000" w:rsidRPr="00000000">
        <w:rPr>
          <w:vertAlign w:val="baseline"/>
          <w:rtl w:val="0"/>
        </w:rPr>
        <w:t xml:space="preserve"> </w:t>
      </w:r>
      <w:ins w:author="david ackerman" w:id="11" w:date="2008-05-13T12:41:00Z">
        <w:r w:rsidDel="00000000" w:rsidR="00000000" w:rsidRPr="00000000">
          <w:rPr>
            <w:vertAlign w:val="baseline"/>
            <w:rtl w:val="0"/>
          </w:rPr>
          <w:t xml:space="preserve">audio</w:t>
        </w:r>
      </w:ins>
      <w:r w:rsidDel="00000000" w:rsidR="00000000" w:rsidRPr="00000000">
        <w:rPr>
          <w:vertAlign w:val="baseline"/>
          <w:rtl w:val="0"/>
        </w:rPr>
        <w:t xml:space="preserve"> file used as input or output of a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w:t>
      </w:r>
    </w:p>
    <w:p w:rsidR="00000000" w:rsidDel="00000000" w:rsidP="00000000" w:rsidRDefault="00000000" w:rsidRPr="00000000" w14:paraId="000001AE">
      <w:pPr>
        <w:pStyle w:val="Heading2"/>
        <w:rPr>
          <w:vertAlign w:val="baseline"/>
        </w:rPr>
      </w:pPr>
      <w:r w:rsidDel="00000000" w:rsidR="00000000" w:rsidRPr="00000000">
        <w:rPr>
          <w:b w:val="1"/>
          <w:bCs w:val="1"/>
          <w:vertAlign w:val="baseline"/>
          <w:rtl w:val="0"/>
        </w:rPr>
        <w:t xml:space="preserve">4.4.1.1.1.3.1.2 stream</w:t>
      </w:r>
      <w:r w:rsidDel="00000000" w:rsidR="00000000" w:rsidRPr="00000000">
        <w:rPr>
          <w:rtl w:val="0"/>
        </w:rPr>
      </w:r>
    </w:p>
    <w:p w:rsidR="00000000" w:rsidDel="00000000" w:rsidP="00000000" w:rsidRDefault="00000000" w:rsidRPr="00000000" w14:paraId="000001AF">
      <w:pPr>
        <w:rPr>
          <w:vertAlign w:val="baseline"/>
        </w:rPr>
      </w:pPr>
      <w:bookmarkStart w:colFirst="0" w:colLast="0" w:name="_t6djymurmfrc" w:id="26"/>
      <w:bookmarkEnd w:id="2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element represents an individual channel of audio information contained within the referenced audio </w:t>
      </w:r>
      <w:ins w:author="david ackerman" w:id="12" w:date="2008-05-13T12:41:00Z">
        <w:r w:rsidDel="00000000" w:rsidR="00000000" w:rsidRPr="00000000">
          <w:rPr>
            <w:vertAlign w:val="baseline"/>
            <w:rtl w:val="0"/>
          </w:rPr>
          <w:t xml:space="preserve">file</w:t>
        </w:r>
      </w:ins>
      <w:r w:rsidDel="00000000" w:rsidR="00000000" w:rsidRPr="00000000">
        <w:rPr>
          <w:vertAlign w:val="baseline"/>
          <w:rtl w:val="0"/>
        </w:rPr>
        <w:t xml:space="preserve">. If the described audio </w:t>
      </w:r>
      <w:ins w:author="david ackerman" w:id="13" w:date="2008-05-13T12:41:00Z">
        <w:r w:rsidDel="00000000" w:rsidR="00000000" w:rsidRPr="00000000">
          <w:rPr>
            <w:vertAlign w:val="baseline"/>
            <w:rtl w:val="0"/>
          </w:rPr>
          <w:t xml:space="preserve">file </w:t>
        </w:r>
      </w:ins>
      <w:r w:rsidDel="00000000" w:rsidR="00000000" w:rsidRPr="00000000">
        <w:rPr>
          <w:vertAlign w:val="baseline"/>
          <w:rtl w:val="0"/>
        </w:rPr>
        <w:t xml:space="preserve">contains interleaved audio channels, those channels shall be documented as individual streams. </w:t>
      </w:r>
    </w:p>
    <w:p w:rsidR="00000000" w:rsidDel="00000000" w:rsidP="00000000" w:rsidRDefault="00000000" w:rsidRPr="00000000" w14:paraId="000001B0">
      <w:pPr>
        <w:pStyle w:val="Heading2"/>
        <w:rPr>
          <w:vertAlign w:val="baseline"/>
        </w:rPr>
      </w:pPr>
      <w:ins w:author="david ackerman" w:id="14" w:date="2008-05-13T12:55:00Z">
        <w:r w:rsidDel="00000000" w:rsidR="00000000" w:rsidRPr="00000000">
          <w:rPr>
            <w:b w:val="1"/>
            <w:bCs w:val="1"/>
            <w:vertAlign w:val="baseline"/>
            <w:rtl w:val="0"/>
          </w:rPr>
          <w:t xml:space="preserve">4.4.1.1.1.3.1.2.1 streamType</w:t>
        </w:r>
      </w:ins>
      <w:r w:rsidDel="00000000" w:rsidR="00000000" w:rsidRPr="00000000">
        <w:rPr>
          <w:rtl w:val="0"/>
        </w:rPr>
      </w:r>
    </w:p>
    <w:p w:rsidR="00000000" w:rsidDel="00000000" w:rsidP="00000000" w:rsidRDefault="00000000" w:rsidRPr="00000000" w14:paraId="000001B1">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streamType</w:t>
      </w:r>
      <w:r w:rsidDel="00000000" w:rsidR="00000000" w:rsidRPr="00000000">
        <w:rPr>
          <w:vertAlign w:val="baseline"/>
          <w:rtl w:val="0"/>
        </w:rPr>
        <w:t xml:space="preserve"> element shall be comprised of the following attributes:</w:t>
      </w:r>
    </w:p>
    <w:p w:rsidR="00000000" w:rsidDel="00000000" w:rsidP="00000000" w:rsidRDefault="00000000" w:rsidRPr="00000000" w14:paraId="000001B2">
      <w:pPr>
        <w:rPr>
          <w:vertAlign w:val="baseline"/>
        </w:rPr>
      </w:pPr>
      <w:r w:rsidDel="00000000" w:rsidR="00000000" w:rsidRPr="00000000">
        <w:rPr>
          <w:rtl w:val="0"/>
        </w:rPr>
      </w:r>
    </w:p>
    <w:tbl>
      <w:tblPr>
        <w:tblStyle w:val="Table4"/>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1B3">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1B4">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1B5">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1B7">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1B8">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1BB">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1BC">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1BF">
            <w:pPr>
              <w:rPr>
                <w:vertAlign w:val="baseline"/>
              </w:rPr>
            </w:pPr>
            <w:r w:rsidDel="00000000" w:rsidR="00000000" w:rsidRPr="00000000">
              <w:rPr>
                <w:vertAlign w:val="baseline"/>
                <w:rtl w:val="0"/>
              </w:rPr>
              <w:t xml:space="preserve">label</w:t>
            </w:r>
          </w:p>
        </w:tc>
        <w:tc>
          <w:tcPr>
            <w:vAlign w:val="top"/>
          </w:tcPr>
          <w:p w:rsidR="00000000" w:rsidDel="00000000" w:rsidP="00000000" w:rsidRDefault="00000000" w:rsidRPr="00000000" w14:paraId="000001C0">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1C1">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1C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C3">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C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C5">
            <w:pPr>
              <w:rPr>
                <w:vertAlign w:val="baseline"/>
              </w:rPr>
            </w:pPr>
            <w:r w:rsidDel="00000000" w:rsidR="00000000" w:rsidRPr="00000000">
              <w:rPr>
                <w:vertAlign w:val="baseline"/>
                <w:rtl w:val="0"/>
              </w:rPr>
              <w:t xml:space="preserve">streamNum</w:t>
            </w:r>
          </w:p>
        </w:tc>
        <w:tc>
          <w:tcPr>
            <w:vAlign w:val="top"/>
          </w:tcPr>
          <w:p w:rsidR="00000000" w:rsidDel="00000000" w:rsidP="00000000" w:rsidRDefault="00000000" w:rsidRPr="00000000" w14:paraId="000001C6">
            <w:pPr>
              <w:rPr>
                <w:vertAlign w:val="baseline"/>
              </w:rPr>
            </w:pPr>
            <w:r w:rsidDel="00000000" w:rsidR="00000000" w:rsidRPr="00000000">
              <w:rPr>
                <w:vertAlign w:val="baseline"/>
                <w:rtl w:val="0"/>
              </w:rPr>
              <w:t xml:space="preserve">xsd:nonNegativeInteger</w:t>
            </w:r>
          </w:p>
        </w:tc>
        <w:tc>
          <w:tcPr>
            <w:vAlign w:val="top"/>
          </w:tcPr>
          <w:p w:rsidR="00000000" w:rsidDel="00000000" w:rsidP="00000000" w:rsidRDefault="00000000" w:rsidRPr="00000000" w14:paraId="000001C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C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C9">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CA">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CB">
            <w:pPr>
              <w:jc w:val="left"/>
              <w:rPr>
                <w:vertAlign w:val="baseline"/>
              </w:rPr>
            </w:pPr>
            <w:r w:rsidDel="00000000" w:rsidR="00000000" w:rsidRPr="00000000">
              <w:rPr>
                <w:vertAlign w:val="baseline"/>
                <w:rtl w:val="0"/>
              </w:rPr>
              <w:t xml:space="preserve">parent</w:t>
            </w:r>
          </w:p>
        </w:tc>
        <w:tc>
          <w:tcPr>
            <w:vAlign w:val="top"/>
          </w:tcPr>
          <w:p w:rsidR="00000000" w:rsidDel="00000000" w:rsidP="00000000" w:rsidRDefault="00000000" w:rsidRPr="00000000" w14:paraId="000001CC">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1C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C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1CF">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1D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1D1">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D2">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1D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D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D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1D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1D7">
      <w:pPr>
        <w:rPr>
          <w:vertAlign w:val="baseline"/>
        </w:rPr>
      </w:pPr>
      <w:bookmarkStart w:colFirst="0" w:colLast="0" w:name="_5z8zxfehgx2i" w:id="27"/>
      <w:bookmarkEnd w:id="27"/>
      <w:r w:rsidDel="00000000" w:rsidR="00000000" w:rsidRPr="00000000">
        <w:rPr>
          <w:rtl w:val="0"/>
        </w:rPr>
      </w:r>
    </w:p>
    <w:p w:rsidR="00000000" w:rsidDel="00000000" w:rsidP="00000000" w:rsidRDefault="00000000" w:rsidRPr="00000000" w14:paraId="000001D8">
      <w:pPr>
        <w:pStyle w:val="Heading2"/>
        <w:rPr>
          <w:vertAlign w:val="baseline"/>
        </w:rPr>
      </w:pPr>
      <w:r w:rsidDel="00000000" w:rsidR="00000000" w:rsidRPr="00000000">
        <w:rPr>
          <w:b w:val="1"/>
          <w:bCs w:val="1"/>
          <w:vertAlign w:val="baseline"/>
          <w:rtl w:val="0"/>
        </w:rPr>
        <w:t xml:space="preserve">4.4.1.1.1.3.1.2.1.1 label</w:t>
      </w:r>
      <w:r w:rsidDel="00000000" w:rsidR="00000000" w:rsidRPr="00000000">
        <w:rPr>
          <w:rtl w:val="0"/>
        </w:rPr>
      </w:r>
    </w:p>
    <w:p w:rsidR="00000000" w:rsidDel="00000000" w:rsidP="00000000" w:rsidRDefault="00000000" w:rsidRPr="00000000" w14:paraId="000001D9">
      <w:pPr>
        <w:rPr>
          <w:vertAlign w:val="baseline"/>
        </w:rPr>
      </w:pPr>
      <w:bookmarkStart w:colFirst="0" w:colLast="0" w:name="_azwi04a4we99" w:id="28"/>
      <w:bookmarkEnd w:id="28"/>
      <w:r w:rsidDel="00000000" w:rsidR="00000000" w:rsidRPr="00000000">
        <w:rPr>
          <w:vertAlign w:val="baseline"/>
          <w:rtl w:val="0"/>
        </w:rPr>
        <w:t xml:space="preserve">The optional </w:t>
      </w:r>
      <w:r w:rsidDel="00000000" w:rsidR="00000000" w:rsidRPr="00000000">
        <w:rPr>
          <w:rFonts w:ascii="Courier New" w:cs="Courier New" w:eastAsia="Courier New" w:hAnsi="Courier New"/>
          <w:vertAlign w:val="baseline"/>
          <w:rtl w:val="0"/>
        </w:rPr>
        <w:t xml:space="preserve">label</w:t>
      </w:r>
      <w:r w:rsidDel="00000000" w:rsidR="00000000" w:rsidRPr="00000000">
        <w:rPr>
          <w:vertAlign w:val="baseline"/>
          <w:rtl w:val="0"/>
        </w:rPr>
        <w:t xml:space="preserve"> attribute is a string describing or labeling the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w:t>
      </w:r>
    </w:p>
    <w:p w:rsidR="00000000" w:rsidDel="00000000" w:rsidP="00000000" w:rsidRDefault="00000000" w:rsidRPr="00000000" w14:paraId="000001DA">
      <w:pPr>
        <w:pStyle w:val="Heading2"/>
        <w:rPr>
          <w:vertAlign w:val="baseline"/>
        </w:rPr>
      </w:pPr>
      <w:r w:rsidDel="00000000" w:rsidR="00000000" w:rsidRPr="00000000">
        <w:rPr>
          <w:b w:val="1"/>
          <w:bCs w:val="1"/>
          <w:vertAlign w:val="baseline"/>
          <w:rtl w:val="0"/>
        </w:rPr>
        <w:t xml:space="preserve">4.4.1.1.1.3.1.2.1.2 streamNum</w:t>
      </w:r>
      <w:r w:rsidDel="00000000" w:rsidR="00000000" w:rsidRPr="00000000">
        <w:rPr>
          <w:rtl w:val="0"/>
        </w:rPr>
      </w:r>
    </w:p>
    <w:p w:rsidR="00000000" w:rsidDel="00000000" w:rsidP="00000000" w:rsidRDefault="00000000" w:rsidRPr="00000000" w14:paraId="000001DB">
      <w:pPr>
        <w:rPr>
          <w:vertAlign w:val="baseline"/>
        </w:rPr>
      </w:pPr>
      <w:bookmarkStart w:colFirst="0" w:colLast="0" w:name="_au7wr2rezyrw" w:id="29"/>
      <w:bookmarkEnd w:id="29"/>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streamNum</w:t>
      </w:r>
      <w:r w:rsidDel="00000000" w:rsidR="00000000" w:rsidRPr="00000000">
        <w:rPr>
          <w:vertAlign w:val="baseline"/>
          <w:rtl w:val="0"/>
        </w:rPr>
        <w:t xml:space="preserve"> attribute shall be a unique (within the scope of this </w:t>
      </w:r>
      <w:r w:rsidDel="00000000" w:rsidR="00000000" w:rsidRPr="00000000">
        <w:rPr>
          <w:rFonts w:ascii="Courier New" w:cs="Courier New" w:eastAsia="Courier New" w:hAnsi="Courier New"/>
          <w:vertAlign w:val="baseline"/>
          <w:rtl w:val="0"/>
        </w:rPr>
        <w:t xml:space="preserve">audioFileReference</w:t>
      </w:r>
      <w:r w:rsidDel="00000000" w:rsidR="00000000" w:rsidRPr="00000000">
        <w:rPr>
          <w:vertAlign w:val="baseline"/>
          <w:rtl w:val="0"/>
        </w:rPr>
        <w:t xml:space="preserve"> element) number assigned to the stream for identification purposes.</w:t>
      </w:r>
    </w:p>
    <w:p w:rsidR="00000000" w:rsidDel="00000000" w:rsidP="00000000" w:rsidRDefault="00000000" w:rsidRPr="00000000" w14:paraId="000001DC">
      <w:pPr>
        <w:pStyle w:val="Heading2"/>
        <w:rPr>
          <w:vertAlign w:val="baseline"/>
        </w:rPr>
      </w:pPr>
      <w:r w:rsidDel="00000000" w:rsidR="00000000" w:rsidRPr="00000000">
        <w:rPr>
          <w:b w:val="1"/>
          <w:bCs w:val="1"/>
          <w:vertAlign w:val="baseline"/>
          <w:rtl w:val="0"/>
        </w:rPr>
        <w:t xml:space="preserve">4.4.1.1.1.3.1.2.1.2 parent</w:t>
      </w:r>
      <w:r w:rsidDel="00000000" w:rsidR="00000000" w:rsidRPr="00000000">
        <w:rPr>
          <w:rtl w:val="0"/>
        </w:rPr>
      </w:r>
    </w:p>
    <w:p w:rsidR="00000000" w:rsidDel="00000000" w:rsidP="00000000" w:rsidRDefault="00000000" w:rsidRPr="00000000" w14:paraId="000001D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parent</w:t>
      </w:r>
      <w:r w:rsidDel="00000000" w:rsidR="00000000" w:rsidRPr="00000000">
        <w:rPr>
          <w:vertAlign w:val="baseline"/>
          <w:rtl w:val="0"/>
        </w:rPr>
        <w:t xml:space="preserve"> attribute shall contain the ID of the </w:t>
      </w:r>
      <w:r w:rsidDel="00000000" w:rsidR="00000000" w:rsidRPr="00000000">
        <w:rPr>
          <w:rFonts w:ascii="Courier New" w:cs="Courier New" w:eastAsia="Courier New" w:hAnsi="Courier New"/>
          <w:vertAlign w:val="baseline"/>
          <w:rtl w:val="0"/>
        </w:rPr>
        <w:t xml:space="preserve">audioFileReference</w:t>
      </w:r>
      <w:r w:rsidDel="00000000" w:rsidR="00000000" w:rsidRPr="00000000">
        <w:rPr>
          <w:vertAlign w:val="baseline"/>
          <w:rtl w:val="0"/>
        </w:rPr>
        <w:t xml:space="preserve"> element that contains this </w:t>
      </w:r>
      <w:r w:rsidDel="00000000" w:rsidR="00000000" w:rsidRPr="00000000">
        <w:rPr>
          <w:rFonts w:ascii="Courier New" w:cs="Courier New" w:eastAsia="Courier New" w:hAnsi="Courier New"/>
          <w:vertAlign w:val="baseline"/>
          <w:rtl w:val="0"/>
        </w:rPr>
        <w:t xml:space="preserve">stream</w:t>
      </w:r>
      <w:r w:rsidDel="00000000" w:rsidR="00000000" w:rsidRPr="00000000">
        <w:rPr>
          <w:vertAlign w:val="baseline"/>
          <w:rtl w:val="0"/>
        </w:rPr>
        <w:t xml:space="preserve"> element.</w:t>
      </w:r>
    </w:p>
    <w:p w:rsidR="00000000" w:rsidDel="00000000" w:rsidP="00000000" w:rsidRDefault="00000000" w:rsidRPr="00000000" w14:paraId="000001DE">
      <w:pPr>
        <w:rPr>
          <w:vertAlign w:val="baseline"/>
        </w:rPr>
      </w:pPr>
      <w:bookmarkStart w:colFirst="0" w:colLast="0" w:name="_dtonmqtrrndr" w:id="30"/>
      <w:bookmarkEnd w:id="30"/>
      <w:r w:rsidDel="00000000" w:rsidR="00000000" w:rsidRPr="00000000">
        <w:rPr>
          <w:rtl w:val="0"/>
        </w:rPr>
      </w:r>
    </w:p>
    <w:p w:rsidR="00000000" w:rsidDel="00000000" w:rsidP="00000000" w:rsidRDefault="00000000" w:rsidRPr="00000000" w14:paraId="000001DF">
      <w:pPr>
        <w:pStyle w:val="Heading2"/>
        <w:rPr>
          <w:vertAlign w:val="baseline"/>
        </w:rPr>
      </w:pPr>
      <w:r w:rsidDel="00000000" w:rsidR="00000000" w:rsidRPr="00000000">
        <w:rPr>
          <w:b w:val="1"/>
          <w:bCs w:val="1"/>
          <w:vertAlign w:val="baseline"/>
          <w:rtl w:val="0"/>
        </w:rPr>
        <w:t xml:space="preserve">4.4.1.1.1.3.1.3 timeRange</w:t>
      </w:r>
      <w:r w:rsidDel="00000000" w:rsidR="00000000" w:rsidRPr="00000000">
        <w:rPr>
          <w:rtl w:val="0"/>
        </w:rPr>
      </w:r>
    </w:p>
    <w:p w:rsidR="00000000" w:rsidDel="00000000" w:rsidP="00000000" w:rsidRDefault="00000000" w:rsidRPr="00000000" w14:paraId="000001E0">
      <w:pPr>
        <w:rPr>
          <w:vertAlign w:val="baseline"/>
        </w:rPr>
      </w:pPr>
      <w:bookmarkStart w:colFirst="0" w:colLast="0" w:name="_ivencl2yr1p1" w:id="31"/>
      <w:bookmarkEnd w:id="3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element shall be used to designate the time-code location of the first sample of the</w:t>
      </w:r>
      <w:ins w:author="david ackerman" w:id="15" w:date="2008-05-13T12:41:00Z">
        <w:r w:rsidDel="00000000" w:rsidR="00000000" w:rsidRPr="00000000">
          <w:rPr>
            <w:vertAlign w:val="baseline"/>
            <w:rtl w:val="0"/>
          </w:rPr>
          <w:t xml:space="preserve"> audio file</w:t>
        </w:r>
      </w:ins>
      <w:r w:rsidDel="00000000" w:rsidR="00000000" w:rsidRPr="00000000">
        <w:rPr>
          <w:vertAlign w:val="baseline"/>
          <w:rtl w:val="0"/>
        </w:rPr>
        <w:t xml:space="preserve"> and the duration of the</w:t>
      </w:r>
      <w:ins w:author="david ackerman" w:id="16" w:date="2008-05-13T12:42:00Z">
        <w:r w:rsidDel="00000000" w:rsidR="00000000" w:rsidRPr="00000000">
          <w:rPr>
            <w:vertAlign w:val="baseline"/>
            <w:rtl w:val="0"/>
          </w:rPr>
          <w:t xml:space="preserve"> audio</w:t>
        </w:r>
      </w:ins>
      <w:r w:rsidDel="00000000" w:rsidR="00000000" w:rsidRPr="00000000">
        <w:rPr>
          <w:vertAlign w:val="baseline"/>
          <w:rtl w:val="0"/>
        </w:rPr>
        <w:t xml:space="preserve"> </w:t>
      </w:r>
      <w:ins w:author="david ackerman" w:id="17" w:date="2008-05-13T12:42:00Z">
        <w:r w:rsidDel="00000000" w:rsidR="00000000" w:rsidRPr="00000000">
          <w:rPr>
            <w:vertAlign w:val="baseline"/>
            <w:rtl w:val="0"/>
          </w:rPr>
          <w:t xml:space="preserve">file</w:t>
        </w:r>
      </w:ins>
      <w:r w:rsidDel="00000000" w:rsidR="00000000" w:rsidRPr="00000000">
        <w:rPr>
          <w:vertAlign w:val="baseline"/>
          <w:rtl w:val="0"/>
        </w:rPr>
        <w:t xml:space="preserve">. </w:t>
      </w:r>
      <w:del w:author="david ackerman" w:id="18" w:date="2008-05-13T12:38:00Z">
        <w:r w:rsidDel="00000000" w:rsidR="00000000" w:rsidRPr="00000000">
          <w:rPr>
            <w:vertAlign w:val="baseline"/>
            <w:rtl w:val="0"/>
          </w:rPr>
          <w:delText xml:space="preserve">For adl objects the first sample shall be calculated as the earliest destination in point among all of the destination tracks in the adl. The duration of the adl shall be calculated by adding to the start time, the location of the latest occurring destination out point among all of the destination tracks in the adl. For </w:delText>
        </w:r>
        <w:r w:rsidDel="00000000" w:rsidR="00000000" w:rsidRPr="00000000">
          <w:rPr>
            <w:rFonts w:ascii="Courier New" w:cs="Courier New" w:eastAsia="Courier New" w:hAnsi="Courier New"/>
            <w:vertAlign w:val="baseline"/>
            <w:rtl w:val="0"/>
          </w:rPr>
          <w:delText xml:space="preserve">audioObject</w:delText>
        </w:r>
        <w:r w:rsidDel="00000000" w:rsidR="00000000" w:rsidRPr="00000000">
          <w:rPr>
            <w:vertAlign w:val="baseline"/>
            <w:rtl w:val="0"/>
          </w:rPr>
          <w:delText xml:space="preserve"> objects, the </w:delText>
        </w:r>
        <w:r w:rsidDel="00000000" w:rsidR="00000000" w:rsidRPr="00000000">
          <w:rPr>
            <w:rFonts w:ascii="Courier New" w:cs="Courier New" w:eastAsia="Courier New" w:hAnsi="Courier New"/>
            <w:vertAlign w:val="baseline"/>
            <w:rtl w:val="0"/>
          </w:rPr>
          <w:delText xml:space="preserve">timeRange</w:delText>
        </w:r>
        <w:r w:rsidDel="00000000" w:rsidR="00000000" w:rsidRPr="00000000">
          <w:rPr>
            <w:vertAlign w:val="baseline"/>
            <w:rtl w:val="0"/>
          </w:rPr>
          <w:delText xml:space="preserve"> shall correspond to the </w:delText>
        </w:r>
        <w:r w:rsidDel="00000000" w:rsidR="00000000" w:rsidRPr="00000000">
          <w:rPr>
            <w:rFonts w:ascii="Courier New" w:cs="Courier New" w:eastAsia="Courier New" w:hAnsi="Courier New"/>
            <w:vertAlign w:val="baseline"/>
            <w:rtl w:val="0"/>
          </w:rPr>
          <w:delText xml:space="preserve">timeline</w:delText>
        </w:r>
        <w:r w:rsidDel="00000000" w:rsidR="00000000" w:rsidRPr="00000000">
          <w:rPr>
            <w:vertAlign w:val="baseline"/>
            <w:rtl w:val="0"/>
          </w:rPr>
          <w:delText xml:space="preserve"> element of the </w:delText>
        </w:r>
        <w:r w:rsidDel="00000000" w:rsidR="00000000" w:rsidRPr="00000000">
          <w:rPr>
            <w:rFonts w:ascii="Courier New" w:cs="Courier New" w:eastAsia="Courier New" w:hAnsi="Courier New"/>
            <w:vertAlign w:val="baseline"/>
            <w:rtl w:val="0"/>
          </w:rPr>
          <w:delText xml:space="preserve">face</w:delText>
        </w:r>
        <w:r w:rsidDel="00000000" w:rsidR="00000000" w:rsidRPr="00000000">
          <w:rPr>
            <w:vertAlign w:val="baseline"/>
            <w:rtl w:val="0"/>
          </w:rPr>
          <w:delText xml:space="preserve"> that encloses the referenced streams. For audio files, the start time shall be the time-code of the first sample of the audio file, if the format carries that information, zero otherwise. The duration shall be the full duration of the audio file.</w:delText>
        </w:r>
      </w:del>
      <w:r w:rsidDel="00000000" w:rsidR="00000000" w:rsidRPr="00000000">
        <w:rPr>
          <w:rtl w:val="0"/>
        </w:rPr>
      </w:r>
    </w:p>
    <w:p w:rsidR="00000000" w:rsidDel="00000000" w:rsidP="00000000" w:rsidRDefault="00000000" w:rsidRPr="00000000" w14:paraId="000001E1">
      <w:pPr>
        <w:pStyle w:val="Heading2"/>
        <w:rPr>
          <w:vertAlign w:val="baseline"/>
        </w:rPr>
      </w:pPr>
      <w:r w:rsidDel="00000000" w:rsidR="00000000" w:rsidRPr="00000000">
        <w:rPr>
          <w:b w:val="1"/>
          <w:bCs w:val="1"/>
          <w:vertAlign w:val="baseline"/>
          <w:rtl w:val="0"/>
        </w:rPr>
        <w:t xml:space="preserve">4.4.1.1.1.3.1.4 mediaPoolRef</w:t>
      </w:r>
      <w:r w:rsidDel="00000000" w:rsidR="00000000" w:rsidRPr="00000000">
        <w:rPr>
          <w:rtl w:val="0"/>
        </w:rPr>
      </w:r>
    </w:p>
    <w:p w:rsidR="00000000" w:rsidDel="00000000" w:rsidP="00000000" w:rsidRDefault="00000000" w:rsidRPr="00000000" w14:paraId="000001E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mediaPoolRef </w:t>
      </w:r>
      <w:r w:rsidDel="00000000" w:rsidR="00000000" w:rsidRPr="00000000">
        <w:rPr>
          <w:vertAlign w:val="baseline"/>
          <w:rtl w:val="0"/>
        </w:rPr>
        <w:t xml:space="preserve">attribute shall contain the xml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of the </w:t>
      </w:r>
      <w:r w:rsidDel="00000000" w:rsidR="00000000" w:rsidRPr="00000000">
        <w:rPr>
          <w:rFonts w:ascii="Courier New" w:cs="Courier New" w:eastAsia="Courier New" w:hAnsi="Courier New"/>
          <w:vertAlign w:val="baseline"/>
          <w:rtl w:val="0"/>
        </w:rPr>
        <w:t xml:space="preserve">mediaPool</w:t>
      </w:r>
      <w:r w:rsidDel="00000000" w:rsidR="00000000" w:rsidRPr="00000000">
        <w:rPr>
          <w:vertAlign w:val="baseline"/>
          <w:rtl w:val="0"/>
        </w:rPr>
        <w:t xml:space="preserve"> element in which this media object is contained.</w:t>
      </w:r>
    </w:p>
    <w:p w:rsidR="00000000" w:rsidDel="00000000" w:rsidP="00000000" w:rsidRDefault="00000000" w:rsidRPr="00000000" w14:paraId="000001E3">
      <w:pPr>
        <w:pStyle w:val="Heading2"/>
        <w:rPr>
          <w:vertAlign w:val="baseline"/>
        </w:rPr>
      </w:pPr>
      <w:del w:author="david ackerman" w:id="19" w:date="2008-05-13T12:38:00Z">
        <w:r w:rsidDel="00000000" w:rsidR="00000000" w:rsidRPr="00000000">
          <w:rPr>
            <w:b w:val="1"/>
            <w:bCs w:val="1"/>
            <w:vertAlign w:val="baseline"/>
            <w:rtl w:val="0"/>
          </w:rPr>
          <w:delText xml:space="preserve">4.4.1.1.1.3.1.5 docType</w:delText>
        </w:r>
      </w:del>
      <w:r w:rsidDel="00000000" w:rsidR="00000000" w:rsidRPr="00000000">
        <w:rPr>
          <w:rtl w:val="0"/>
        </w:rPr>
      </w:r>
    </w:p>
    <w:p w:rsidR="00000000" w:rsidDel="00000000" w:rsidP="00000000" w:rsidRDefault="00000000" w:rsidRPr="00000000" w14:paraId="000001E4">
      <w:pPr>
        <w:rPr>
          <w:vertAlign w:val="baseline"/>
        </w:rPr>
      </w:pPr>
      <w:del w:author="david ackerman" w:id="20" w:date="2008-05-13T12:38:00Z">
        <w:r w:rsidDel="00000000" w:rsidR="00000000" w:rsidRPr="00000000">
          <w:rPr>
            <w:vertAlign w:val="baseline"/>
            <w:rtl w:val="0"/>
          </w:rPr>
          <w:delText xml:space="preserve">The </w:delText>
        </w:r>
        <w:r w:rsidDel="00000000" w:rsidR="00000000" w:rsidRPr="00000000">
          <w:rPr>
            <w:rFonts w:ascii="Courier New" w:cs="Courier New" w:eastAsia="Courier New" w:hAnsi="Courier New"/>
            <w:vertAlign w:val="baseline"/>
            <w:rtl w:val="0"/>
          </w:rPr>
          <w:delText xml:space="preserve">docType</w:delText>
        </w:r>
        <w:r w:rsidDel="00000000" w:rsidR="00000000" w:rsidRPr="00000000">
          <w:rPr>
            <w:vertAlign w:val="baseline"/>
            <w:rtl w:val="0"/>
          </w:rPr>
          <w:delText xml:space="preserve"> attribute shall contain the kind of media file that this media object references.</w:delText>
        </w:r>
      </w:del>
      <w:r w:rsidDel="00000000" w:rsidR="00000000" w:rsidRPr="00000000">
        <w:rPr>
          <w:rtl w:val="0"/>
        </w:rPr>
      </w:r>
    </w:p>
    <w:p w:rsidR="00000000" w:rsidDel="00000000" w:rsidP="00000000" w:rsidRDefault="00000000" w:rsidRPr="00000000" w14:paraId="000001E5">
      <w:pPr>
        <w:pStyle w:val="Heading2"/>
        <w:rPr>
          <w:vertAlign w:val="baseline"/>
        </w:rPr>
      </w:pPr>
      <w:del w:author="david ackerman" w:id="21" w:date="2008-05-13T12:38:00Z">
        <w:r w:rsidDel="00000000" w:rsidR="00000000" w:rsidRPr="00000000">
          <w:rPr>
            <w:b w:val="1"/>
            <w:bCs w:val="1"/>
            <w:vertAlign w:val="baseline"/>
            <w:rtl w:val="0"/>
          </w:rPr>
          <w:delText xml:space="preserve">4.4.1.1.1.3.1.5.1 docTypeType</w:delText>
        </w:r>
      </w:del>
      <w:r w:rsidDel="00000000" w:rsidR="00000000" w:rsidRPr="00000000">
        <w:rPr>
          <w:rtl w:val="0"/>
        </w:rPr>
      </w:r>
    </w:p>
    <w:p w:rsidR="00000000" w:rsidDel="00000000" w:rsidP="00000000" w:rsidRDefault="00000000" w:rsidRPr="00000000" w14:paraId="000001E6">
      <w:pPr>
        <w:rPr>
          <w:vertAlign w:val="baseline"/>
        </w:rPr>
      </w:pPr>
      <w:del w:author="david ackerman" w:id="22" w:date="2008-05-13T12:38:00Z">
        <w:r w:rsidDel="00000000" w:rsidR="00000000" w:rsidRPr="00000000">
          <w:rPr>
            <w:vertAlign w:val="baseline"/>
            <w:rtl w:val="0"/>
          </w:rPr>
          <w:delText xml:space="preserve">The docTypeType is a list of restricted string values that correspond to the types of files that a media object may reference. The possible values are:</w:delText>
        </w:r>
      </w:del>
      <w:r w:rsidDel="00000000" w:rsidR="00000000" w:rsidRPr="00000000">
        <w:rPr>
          <w:rtl w:val="0"/>
        </w:rPr>
      </w:r>
    </w:p>
    <w:p w:rsidR="00000000" w:rsidDel="00000000" w:rsidP="00000000" w:rsidRDefault="00000000" w:rsidRPr="00000000" w14:paraId="000001E7">
      <w:pPr>
        <w:rPr>
          <w:vertAlign w:val="baseline"/>
        </w:rPr>
      </w:pPr>
      <w:r w:rsidDel="00000000" w:rsidR="00000000" w:rsidRPr="00000000">
        <w:rPr>
          <w:rtl w:val="0"/>
        </w:rPr>
      </w:r>
    </w:p>
    <w:tbl>
      <w:tblPr>
        <w:tblStyle w:val="Table5"/>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1E8">
            <w:pPr>
              <w:rPr>
                <w:vertAlign w:val="baseline"/>
              </w:rPr>
            </w:pPr>
            <w:del w:author="david ackerman" w:id="23" w:date="2008-05-13T12:38:00Z">
              <w:r w:rsidDel="00000000" w:rsidR="00000000" w:rsidRPr="00000000">
                <w:rPr>
                  <w:vertAlign w:val="baseline"/>
                  <w:rtl w:val="0"/>
                </w:rPr>
                <w:delText xml:space="preserve">AES_31_3_ADL_METADATA</w:delText>
              </w:r>
            </w:del>
            <w:r w:rsidDel="00000000" w:rsidR="00000000" w:rsidRPr="00000000">
              <w:rPr>
                <w:rtl w:val="0"/>
              </w:rPr>
            </w:r>
          </w:p>
        </w:tc>
      </w:tr>
      <w:tr>
        <w:trPr>
          <w:cantSplit w:val="0"/>
          <w:tblHeader w:val="0"/>
        </w:trPr>
        <w:tc>
          <w:tcPr>
            <w:vAlign w:val="top"/>
          </w:tcPr>
          <w:p w:rsidR="00000000" w:rsidDel="00000000" w:rsidP="00000000" w:rsidRDefault="00000000" w:rsidRPr="00000000" w14:paraId="000001E9">
            <w:pPr>
              <w:rPr>
                <w:vertAlign w:val="baseline"/>
              </w:rPr>
            </w:pPr>
            <w:del w:author="david ackerman" w:id="24" w:date="2008-05-13T12:38:00Z">
              <w:r w:rsidDel="00000000" w:rsidR="00000000" w:rsidRPr="00000000">
                <w:rPr>
                  <w:vertAlign w:val="baseline"/>
                  <w:rtl w:val="0"/>
                </w:rPr>
                <w:delText xml:space="preserve">AUDIO_FILE</w:delText>
              </w:r>
            </w:del>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rPr>
                <w:vertAlign w:val="baseline"/>
              </w:rPr>
            </w:pPr>
            <w:del w:author="david ackerman" w:id="25" w:date="2008-05-13T12:38:00Z">
              <w:r w:rsidDel="00000000" w:rsidR="00000000" w:rsidRPr="00000000">
                <w:rPr>
                  <w:vertAlign w:val="baseline"/>
                  <w:rtl w:val="0"/>
                </w:rPr>
                <w:delText xml:space="preserve">AUDIO_OBJECT_METADATA</w:delText>
              </w:r>
            </w:del>
            <w:r w:rsidDel="00000000" w:rsidR="00000000" w:rsidRPr="00000000">
              <w:rPr>
                <w:rtl w:val="0"/>
              </w:rPr>
            </w:r>
          </w:p>
        </w:tc>
      </w:tr>
    </w:tbl>
    <w:p w:rsidR="00000000" w:rsidDel="00000000" w:rsidP="00000000" w:rsidRDefault="00000000" w:rsidRPr="00000000" w14:paraId="000001EB">
      <w:pPr>
        <w:rPr>
          <w:vertAlign w:val="baseline"/>
        </w:rPr>
      </w:pPr>
      <w:bookmarkStart w:colFirst="0" w:colLast="0" w:name="_mre2rs3mjghu" w:id="32"/>
      <w:bookmarkEnd w:id="32"/>
      <w:r w:rsidDel="00000000" w:rsidR="00000000" w:rsidRPr="00000000">
        <w:rPr>
          <w:rtl w:val="0"/>
        </w:rPr>
      </w:r>
    </w:p>
    <w:p w:rsidR="00000000" w:rsidDel="00000000" w:rsidP="00000000" w:rsidRDefault="00000000" w:rsidRPr="00000000" w14:paraId="000001EC">
      <w:pPr>
        <w:pStyle w:val="Heading2"/>
        <w:rPr>
          <w:vertAlign w:val="baseline"/>
        </w:rPr>
      </w:pPr>
      <w:r w:rsidDel="00000000" w:rsidR="00000000" w:rsidRPr="00000000">
        <w:rPr>
          <w:b w:val="1"/>
          <w:bCs w:val="1"/>
          <w:vertAlign w:val="baseline"/>
          <w:rtl w:val="0"/>
        </w:rPr>
        <w:t xml:space="preserve">4.4.1.1.1.3.1.</w:t>
      </w:r>
      <w:ins w:author="david ackerman" w:id="26" w:date="2008-05-13T12:39:00Z">
        <w:r w:rsidDel="00000000" w:rsidR="00000000" w:rsidRPr="00000000">
          <w:rPr>
            <w:b w:val="1"/>
            <w:bCs w:val="1"/>
            <w:vertAlign w:val="baseline"/>
            <w:rtl w:val="0"/>
          </w:rPr>
          <w:t xml:space="preserve">5</w:t>
        </w:r>
      </w:ins>
      <w:r w:rsidDel="00000000" w:rsidR="00000000" w:rsidRPr="00000000">
        <w:rPr>
          <w:b w:val="1"/>
          <w:bCs w:val="1"/>
          <w:vertAlign w:val="baseline"/>
          <w:rtl w:val="0"/>
        </w:rPr>
        <w:t xml:space="preserve"> status</w:t>
      </w:r>
      <w:r w:rsidDel="00000000" w:rsidR="00000000" w:rsidRPr="00000000">
        <w:rPr>
          <w:rtl w:val="0"/>
        </w:rPr>
      </w:r>
    </w:p>
    <w:p w:rsidR="00000000" w:rsidDel="00000000" w:rsidP="00000000" w:rsidRDefault="00000000" w:rsidRPr="00000000" w14:paraId="000001ED">
      <w:pPr>
        <w:rPr>
          <w:vertAlign w:val="baseline"/>
        </w:rPr>
      </w:pPr>
      <w:bookmarkStart w:colFirst="0" w:colLast="0" w:name="_8c0j2n8xzk9v" w:id="33"/>
      <w:bookmarkEnd w:id="33"/>
      <w:r w:rsidDel="00000000" w:rsidR="00000000" w:rsidRPr="00000000">
        <w:rPr>
          <w:vertAlign w:val="baseline"/>
          <w:rtl w:val="0"/>
        </w:rPr>
        <w:t xml:space="preserve">The status attribute shall be used to indicate whether the referenced file has been archived or deleted as a part of the workflow. </w:t>
      </w:r>
    </w:p>
    <w:p w:rsidR="00000000" w:rsidDel="00000000" w:rsidP="00000000" w:rsidRDefault="00000000" w:rsidRPr="00000000" w14:paraId="000001EE">
      <w:pPr>
        <w:pStyle w:val="Heading2"/>
        <w:rPr>
          <w:vertAlign w:val="baseline"/>
        </w:rPr>
      </w:pPr>
      <w:r w:rsidDel="00000000" w:rsidR="00000000" w:rsidRPr="00000000">
        <w:rPr>
          <w:b w:val="1"/>
          <w:bCs w:val="1"/>
          <w:vertAlign w:val="baseline"/>
          <w:rtl w:val="0"/>
        </w:rPr>
        <w:t xml:space="preserve">4.4.1.1.1.3.1.</w:t>
      </w:r>
      <w:ins w:author="david ackerman" w:id="27" w:date="2008-05-13T12:39:00Z">
        <w:r w:rsidDel="00000000" w:rsidR="00000000" w:rsidRPr="00000000">
          <w:rPr>
            <w:b w:val="1"/>
            <w:bCs w:val="1"/>
            <w:vertAlign w:val="baseline"/>
            <w:rtl w:val="0"/>
          </w:rPr>
          <w:t xml:space="preserve">5</w:t>
        </w:r>
      </w:ins>
      <w:r w:rsidDel="00000000" w:rsidR="00000000" w:rsidRPr="00000000">
        <w:rPr>
          <w:b w:val="1"/>
          <w:bCs w:val="1"/>
          <w:vertAlign w:val="baseline"/>
          <w:rtl w:val="0"/>
        </w:rPr>
        <w:t xml:space="preserve">.1 statusType</w:t>
      </w:r>
      <w:r w:rsidDel="00000000" w:rsidR="00000000" w:rsidRPr="00000000">
        <w:rPr>
          <w:rtl w:val="0"/>
        </w:rPr>
      </w:r>
    </w:p>
    <w:p w:rsidR="00000000" w:rsidDel="00000000" w:rsidP="00000000" w:rsidRDefault="00000000" w:rsidRPr="00000000" w14:paraId="000001EF">
      <w:pPr>
        <w:rPr>
          <w:vertAlign w:val="baseline"/>
        </w:rPr>
      </w:pPr>
      <w:r w:rsidDel="00000000" w:rsidR="00000000" w:rsidRPr="00000000">
        <w:rPr>
          <w:vertAlign w:val="baseline"/>
          <w:rtl w:val="0"/>
        </w:rPr>
        <w:t xml:space="preserve">The statusType is a list of restricted string values. The possible values are:</w:t>
      </w:r>
    </w:p>
    <w:p w:rsidR="00000000" w:rsidDel="00000000" w:rsidP="00000000" w:rsidRDefault="00000000" w:rsidRPr="00000000" w14:paraId="000001F0">
      <w:pPr>
        <w:rPr>
          <w:vertAlign w:val="baseline"/>
        </w:rPr>
      </w:pPr>
      <w:r w:rsidDel="00000000" w:rsidR="00000000" w:rsidRPr="00000000">
        <w:rPr>
          <w:rtl w:val="0"/>
        </w:rPr>
      </w:r>
    </w:p>
    <w:tbl>
      <w:tblPr>
        <w:tblStyle w:val="Table6"/>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1F1">
            <w:pPr>
              <w:rPr>
                <w:vertAlign w:val="baseline"/>
              </w:rPr>
            </w:pPr>
            <w:r w:rsidDel="00000000" w:rsidR="00000000" w:rsidRPr="00000000">
              <w:rPr>
                <w:vertAlign w:val="baseline"/>
                <w:rtl w:val="0"/>
              </w:rPr>
              <w:t xml:space="preserve">ARCHIVED</w:t>
            </w:r>
          </w:p>
        </w:tc>
      </w:tr>
      <w:tr>
        <w:trPr>
          <w:cantSplit w:val="0"/>
          <w:tblHeader w:val="0"/>
        </w:trPr>
        <w:tc>
          <w:tcPr>
            <w:vAlign w:val="top"/>
          </w:tcPr>
          <w:p w:rsidR="00000000" w:rsidDel="00000000" w:rsidP="00000000" w:rsidRDefault="00000000" w:rsidRPr="00000000" w14:paraId="000001F2">
            <w:pPr>
              <w:rPr>
                <w:vertAlign w:val="baseline"/>
              </w:rPr>
            </w:pPr>
            <w:r w:rsidDel="00000000" w:rsidR="00000000" w:rsidRPr="00000000">
              <w:rPr>
                <w:vertAlign w:val="baseline"/>
                <w:rtl w:val="0"/>
              </w:rPr>
              <w:t xml:space="preserve">DELETED</w:t>
            </w:r>
          </w:p>
        </w:tc>
      </w:tr>
    </w:tbl>
    <w:p w:rsidR="00000000" w:rsidDel="00000000" w:rsidP="00000000" w:rsidRDefault="00000000" w:rsidRPr="00000000" w14:paraId="000001F3">
      <w:pPr>
        <w:rPr>
          <w:vertAlign w:val="baseline"/>
        </w:rPr>
      </w:pPr>
      <w:bookmarkStart w:colFirst="0" w:colLast="0" w:name="_sw93x3tjmkaa" w:id="34"/>
      <w:bookmarkEnd w:id="34"/>
      <w:r w:rsidDel="00000000" w:rsidR="00000000" w:rsidRPr="00000000">
        <w:rPr>
          <w:rtl w:val="0"/>
        </w:rPr>
      </w:r>
    </w:p>
    <w:p w:rsidR="00000000" w:rsidDel="00000000" w:rsidP="00000000" w:rsidRDefault="00000000" w:rsidRPr="00000000" w14:paraId="000001F4">
      <w:pPr>
        <w:pStyle w:val="Heading2"/>
        <w:rPr>
          <w:vertAlign w:val="baseline"/>
        </w:rPr>
      </w:pPr>
      <w:r w:rsidDel="00000000" w:rsidR="00000000" w:rsidRPr="00000000">
        <w:rPr>
          <w:b w:val="1"/>
          <w:bCs w:val="1"/>
          <w:vertAlign w:val="baseline"/>
          <w:rtl w:val="0"/>
        </w:rPr>
        <w:t xml:space="preserve">4.4.1.1.1.4 label</w:t>
      </w:r>
      <w:r w:rsidDel="00000000" w:rsidR="00000000" w:rsidRPr="00000000">
        <w:rPr>
          <w:rtl w:val="0"/>
        </w:rPr>
      </w:r>
    </w:p>
    <w:p w:rsidR="00000000" w:rsidDel="00000000" w:rsidP="00000000" w:rsidRDefault="00000000" w:rsidRPr="00000000" w14:paraId="000001F5">
      <w:pPr>
        <w:rPr>
          <w:vertAlign w:val="baseline"/>
        </w:rPr>
      </w:pPr>
      <w:bookmarkStart w:colFirst="0" w:colLast="0" w:name="_fqzkp16y4nha" w:id="35"/>
      <w:bookmarkEnd w:id="3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label</w:t>
      </w:r>
      <w:r w:rsidDel="00000000" w:rsidR="00000000" w:rsidRPr="00000000">
        <w:rPr>
          <w:vertAlign w:val="baseline"/>
          <w:rtl w:val="0"/>
        </w:rPr>
        <w:t xml:space="preserve"> attribute is a string describing or labeling the </w:t>
      </w:r>
      <w:r w:rsidDel="00000000" w:rsidR="00000000" w:rsidRPr="00000000">
        <w:rPr>
          <w:rFonts w:ascii="Courier New" w:cs="Courier New" w:eastAsia="Courier New" w:hAnsi="Courier New"/>
          <w:vertAlign w:val="baseline"/>
          <w:rtl w:val="0"/>
        </w:rPr>
        <w:t xml:space="preserve">mediaPool</w:t>
      </w:r>
      <w:r w:rsidDel="00000000" w:rsidR="00000000" w:rsidRPr="00000000">
        <w:rPr>
          <w:vertAlign w:val="baseline"/>
          <w:rtl w:val="0"/>
        </w:rPr>
        <w:t xml:space="preserve">. </w:t>
      </w:r>
    </w:p>
    <w:p w:rsidR="00000000" w:rsidDel="00000000" w:rsidP="00000000" w:rsidRDefault="00000000" w:rsidRPr="00000000" w14:paraId="000001F6">
      <w:pPr>
        <w:pStyle w:val="Heading2"/>
        <w:rPr>
          <w:vertAlign w:val="baseline"/>
        </w:rPr>
      </w:pPr>
      <w:r w:rsidDel="00000000" w:rsidR="00000000" w:rsidRPr="00000000">
        <w:rPr>
          <w:b w:val="1"/>
          <w:bCs w:val="1"/>
          <w:vertAlign w:val="baseline"/>
          <w:rtl w:val="0"/>
        </w:rPr>
        <w:t xml:space="preserve">4.4.1.2 workerList</w:t>
      </w:r>
      <w:r w:rsidDel="00000000" w:rsidR="00000000" w:rsidRPr="00000000">
        <w:rPr>
          <w:rtl w:val="0"/>
        </w:rPr>
      </w:r>
    </w:p>
    <w:p w:rsidR="00000000" w:rsidDel="00000000" w:rsidP="00000000" w:rsidRDefault="00000000" w:rsidRPr="00000000" w14:paraId="000001F7">
      <w:pPr>
        <w:rPr>
          <w:vertAlign w:val="baseline"/>
        </w:rPr>
      </w:pPr>
      <w:bookmarkStart w:colFirst="0" w:colLast="0" w:name="_52z6h0ohk7cm" w:id="36"/>
      <w:bookmarkEnd w:id="36"/>
      <w:r w:rsidDel="00000000" w:rsidR="00000000" w:rsidRPr="00000000">
        <w:rPr>
          <w:vertAlign w:val="baseline"/>
          <w:rtl w:val="0"/>
        </w:rPr>
        <w:t xml:space="preserve">The workerList element shall contain a list of all the people who have participated in the work described in the enclosing process history instance document.</w:t>
      </w:r>
    </w:p>
    <w:p w:rsidR="00000000" w:rsidDel="00000000" w:rsidP="00000000" w:rsidRDefault="00000000" w:rsidRPr="00000000" w14:paraId="000001F8">
      <w:pPr>
        <w:pStyle w:val="Heading2"/>
        <w:rPr>
          <w:vertAlign w:val="baseline"/>
        </w:rPr>
      </w:pPr>
      <w:r w:rsidDel="00000000" w:rsidR="00000000" w:rsidRPr="00000000">
        <w:rPr>
          <w:b w:val="1"/>
          <w:bCs w:val="1"/>
          <w:vertAlign w:val="baseline"/>
          <w:rtl w:val="0"/>
        </w:rPr>
        <w:t xml:space="preserve">4.4.1.2.1 workerListType</w:t>
      </w:r>
      <w:r w:rsidDel="00000000" w:rsidR="00000000" w:rsidRPr="00000000">
        <w:rPr>
          <w:rtl w:val="0"/>
        </w:rPr>
      </w:r>
    </w:p>
    <w:p w:rsidR="00000000" w:rsidDel="00000000" w:rsidP="00000000" w:rsidRDefault="00000000" w:rsidRPr="00000000" w14:paraId="000001F9">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workerListType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1FA">
      <w:pPr>
        <w:rPr>
          <w:vertAlign w:val="baseline"/>
        </w:rPr>
      </w:pPr>
      <w:r w:rsidDel="00000000" w:rsidR="00000000" w:rsidRPr="00000000">
        <w:rPr>
          <w:rtl w:val="0"/>
        </w:rPr>
      </w:r>
    </w:p>
    <w:tbl>
      <w:tblPr>
        <w:tblStyle w:val="Table7"/>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1FB">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1FC">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1FD">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1FF">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200">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203">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204">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207">
            <w:pPr>
              <w:rPr>
                <w:vertAlign w:val="baseline"/>
              </w:rPr>
            </w:pPr>
            <w:r w:rsidDel="00000000" w:rsidR="00000000" w:rsidRPr="00000000">
              <w:rPr>
                <w:vertAlign w:val="baseline"/>
                <w:rtl w:val="0"/>
              </w:rPr>
              <w:t xml:space="preserve">worker</w:t>
            </w:r>
          </w:p>
        </w:tc>
        <w:tc>
          <w:tcPr>
            <w:vAlign w:val="top"/>
          </w:tcPr>
          <w:p w:rsidR="00000000" w:rsidDel="00000000" w:rsidP="00000000" w:rsidRDefault="00000000" w:rsidRPr="00000000" w14:paraId="00000208">
            <w:pPr>
              <w:rPr>
                <w:vertAlign w:val="baseline"/>
              </w:rPr>
            </w:pPr>
            <w:r w:rsidDel="00000000" w:rsidR="00000000" w:rsidRPr="00000000">
              <w:rPr>
                <w:vertAlign w:val="baseline"/>
                <w:rtl w:val="0"/>
              </w:rPr>
              <w:t xml:space="preserve">workerType</w:t>
            </w:r>
          </w:p>
        </w:tc>
        <w:tc>
          <w:tcPr>
            <w:vAlign w:val="top"/>
          </w:tcPr>
          <w:p w:rsidR="00000000" w:rsidDel="00000000" w:rsidP="00000000" w:rsidRDefault="00000000" w:rsidRPr="00000000" w14:paraId="0000020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0A">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0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0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0D">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0E">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0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1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11">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212">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213">
      <w:pPr>
        <w:pStyle w:val="Heading2"/>
        <w:rPr>
          <w:vertAlign w:val="baseline"/>
        </w:rPr>
      </w:pPr>
      <w:bookmarkStart w:colFirst="0" w:colLast="0" w:name="_v5ojplrpfqxn" w:id="37"/>
      <w:bookmarkEnd w:id="37"/>
      <w:r w:rsidDel="00000000" w:rsidR="00000000" w:rsidRPr="00000000">
        <w:rPr>
          <w:b w:val="1"/>
          <w:bCs w:val="1"/>
          <w:vertAlign w:val="baseline"/>
          <w:rtl w:val="0"/>
        </w:rPr>
        <w:t xml:space="preserve">4.4.1.2.1.1 worker</w:t>
      </w:r>
      <w:r w:rsidDel="00000000" w:rsidR="00000000" w:rsidRPr="00000000">
        <w:rPr>
          <w:rtl w:val="0"/>
        </w:rPr>
      </w:r>
    </w:p>
    <w:p w:rsidR="00000000" w:rsidDel="00000000" w:rsidP="00000000" w:rsidRDefault="00000000" w:rsidRPr="00000000" w14:paraId="00000214">
      <w:pPr>
        <w:rPr>
          <w:vertAlign w:val="baseline"/>
        </w:rPr>
      </w:pPr>
      <w:r w:rsidDel="00000000" w:rsidR="00000000" w:rsidRPr="00000000">
        <w:rPr>
          <w:vertAlign w:val="baseline"/>
          <w:rtl w:val="0"/>
        </w:rPr>
        <w:t xml:space="preserve">A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shall be used to describe a single person who carried out an action described in a process history instance document.</w:t>
      </w:r>
    </w:p>
    <w:p w:rsidR="00000000" w:rsidDel="00000000" w:rsidP="00000000" w:rsidRDefault="00000000" w:rsidRPr="00000000" w14:paraId="00000215">
      <w:pPr>
        <w:pStyle w:val="Heading2"/>
        <w:rPr>
          <w:vertAlign w:val="baseline"/>
        </w:rPr>
      </w:pPr>
      <w:r w:rsidDel="00000000" w:rsidR="00000000" w:rsidRPr="00000000">
        <w:rPr>
          <w:rtl w:val="0"/>
        </w:rPr>
      </w:r>
    </w:p>
    <w:p w:rsidR="00000000" w:rsidDel="00000000" w:rsidP="00000000" w:rsidRDefault="00000000" w:rsidRPr="00000000" w14:paraId="00000216">
      <w:pPr>
        <w:pStyle w:val="Heading2"/>
        <w:rPr>
          <w:vertAlign w:val="baseline"/>
        </w:rPr>
      </w:pPr>
      <w:r w:rsidDel="00000000" w:rsidR="00000000" w:rsidRPr="00000000">
        <w:rPr>
          <w:rtl w:val="0"/>
        </w:rPr>
      </w:r>
    </w:p>
    <w:p w:rsidR="00000000" w:rsidDel="00000000" w:rsidP="00000000" w:rsidRDefault="00000000" w:rsidRPr="00000000" w14:paraId="00000217">
      <w:pPr>
        <w:pStyle w:val="Heading2"/>
        <w:rPr>
          <w:vertAlign w:val="baseline"/>
        </w:rPr>
      </w:pPr>
      <w:r w:rsidDel="00000000" w:rsidR="00000000" w:rsidRPr="00000000">
        <w:rPr>
          <w:rtl w:val="0"/>
        </w:rPr>
      </w:r>
    </w:p>
    <w:p w:rsidR="00000000" w:rsidDel="00000000" w:rsidP="00000000" w:rsidRDefault="00000000" w:rsidRPr="00000000" w14:paraId="00000218">
      <w:pPr>
        <w:pStyle w:val="Heading2"/>
        <w:rPr>
          <w:vertAlign w:val="baseline"/>
        </w:rPr>
      </w:pPr>
      <w:bookmarkStart w:colFirst="0" w:colLast="0" w:name="_whg4vb4dv0r3" w:id="38"/>
      <w:bookmarkEnd w:id="38"/>
      <w:r w:rsidDel="00000000" w:rsidR="00000000" w:rsidRPr="00000000">
        <w:rPr>
          <w:rtl w:val="0"/>
        </w:rPr>
      </w:r>
    </w:p>
    <w:p w:rsidR="00000000" w:rsidDel="00000000" w:rsidP="00000000" w:rsidRDefault="00000000" w:rsidRPr="00000000" w14:paraId="00000219">
      <w:pPr>
        <w:pStyle w:val="Heading2"/>
        <w:rPr>
          <w:vertAlign w:val="baseline"/>
        </w:rPr>
      </w:pPr>
      <w:r w:rsidDel="00000000" w:rsidR="00000000" w:rsidRPr="00000000">
        <w:rPr>
          <w:b w:val="1"/>
          <w:bCs w:val="1"/>
          <w:vertAlign w:val="baseline"/>
          <w:rtl w:val="0"/>
        </w:rPr>
        <w:t xml:space="preserve">4.4.1.2.1.1.1 workerType</w:t>
      </w:r>
      <w:r w:rsidDel="00000000" w:rsidR="00000000" w:rsidRPr="00000000">
        <w:rPr>
          <w:rtl w:val="0"/>
        </w:rPr>
      </w:r>
    </w:p>
    <w:p w:rsidR="00000000" w:rsidDel="00000000" w:rsidP="00000000" w:rsidRDefault="00000000" w:rsidRPr="00000000" w14:paraId="0000021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workerType</w:t>
      </w:r>
      <w:r w:rsidDel="00000000" w:rsidR="00000000" w:rsidRPr="00000000">
        <w:rPr>
          <w:vertAlign w:val="baseline"/>
          <w:rtl w:val="0"/>
        </w:rPr>
        <w:t xml:space="preserve"> shall contain the following attributes:</w:t>
      </w:r>
    </w:p>
    <w:p w:rsidR="00000000" w:rsidDel="00000000" w:rsidP="00000000" w:rsidRDefault="00000000" w:rsidRPr="00000000" w14:paraId="0000021B">
      <w:pPr>
        <w:rPr>
          <w:vertAlign w:val="baseline"/>
        </w:rPr>
      </w:pPr>
      <w:r w:rsidDel="00000000" w:rsidR="00000000" w:rsidRPr="00000000">
        <w:rPr>
          <w:rtl w:val="0"/>
        </w:rPr>
      </w:r>
    </w:p>
    <w:tbl>
      <w:tblPr>
        <w:tblStyle w:val="Table8"/>
        <w:tblpPr w:leftFromText="180" w:rightFromText="180" w:topFromText="0" w:bottomFromText="0" w:vertAnchor="text" w:horzAnchor="text" w:tblpX="1759" w:tblpY="0"/>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21C">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21D">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21E">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220">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221">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224">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225">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228">
            <w:pPr>
              <w:rPr>
                <w:vertAlign w:val="baseline"/>
              </w:rPr>
            </w:pPr>
            <w:r w:rsidDel="00000000" w:rsidR="00000000" w:rsidRPr="00000000">
              <w:rPr>
                <w:vertAlign w:val="baseline"/>
                <w:rtl w:val="0"/>
              </w:rPr>
              <w:t xml:space="preserve">lastName</w:t>
            </w:r>
          </w:p>
        </w:tc>
        <w:tc>
          <w:tcPr>
            <w:vAlign w:val="top"/>
          </w:tcPr>
          <w:p w:rsidR="00000000" w:rsidDel="00000000" w:rsidP="00000000" w:rsidRDefault="00000000" w:rsidRPr="00000000" w14:paraId="00000229">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2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2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2C">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2D">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2E">
            <w:pPr>
              <w:rPr>
                <w:vertAlign w:val="baseline"/>
              </w:rPr>
            </w:pPr>
            <w:r w:rsidDel="00000000" w:rsidR="00000000" w:rsidRPr="00000000">
              <w:rPr>
                <w:vertAlign w:val="baseline"/>
                <w:rtl w:val="0"/>
              </w:rPr>
              <w:t xml:space="preserve">firstName</w:t>
            </w:r>
          </w:p>
        </w:tc>
        <w:tc>
          <w:tcPr>
            <w:vAlign w:val="top"/>
          </w:tcPr>
          <w:p w:rsidR="00000000" w:rsidDel="00000000" w:rsidP="00000000" w:rsidRDefault="00000000" w:rsidRPr="00000000" w14:paraId="0000022F">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3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3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32">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33">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34">
            <w:pPr>
              <w:rPr>
                <w:vertAlign w:val="baseline"/>
              </w:rPr>
            </w:pPr>
            <w:r w:rsidDel="00000000" w:rsidR="00000000" w:rsidRPr="00000000">
              <w:rPr>
                <w:vertAlign w:val="baseline"/>
                <w:rtl w:val="0"/>
              </w:rPr>
              <w:t xml:space="preserve">organization</w:t>
            </w:r>
          </w:p>
        </w:tc>
        <w:tc>
          <w:tcPr>
            <w:vAlign w:val="top"/>
          </w:tcPr>
          <w:p w:rsidR="00000000" w:rsidDel="00000000" w:rsidP="00000000" w:rsidRDefault="00000000" w:rsidRPr="00000000" w14:paraId="00000235">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36">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37">
            <w:pPr>
              <w:jc w:val="center"/>
              <w:rPr>
                <w:vertAlign w:val="baseline"/>
              </w:rPr>
            </w:pPr>
            <w:commentRangeStart w:id="0"/>
            <w:r w:rsidDel="00000000" w:rsidR="00000000" w:rsidRPr="00000000">
              <w:rPr>
                <w:vertAlign w:val="baseline"/>
                <w:rtl w:val="0"/>
              </w:rPr>
              <w:t xml:space="preserve">1</w:t>
            </w:r>
            <w:commentRangeEnd w:id="0"/>
            <w:r w:rsidDel="00000000" w:rsidR="00000000" w:rsidRPr="00000000">
              <w:commentReference w:id="0"/>
            </w:r>
            <w:r w:rsidDel="00000000" w:rsidR="00000000" w:rsidRPr="00000000">
              <w:rPr>
                <w:rtl w:val="0"/>
              </w:rPr>
            </w:r>
          </w:p>
        </w:tc>
        <w:tc>
          <w:tcPr>
            <w:vAlign w:val="top"/>
          </w:tcPr>
          <w:p w:rsidR="00000000" w:rsidDel="00000000" w:rsidP="00000000" w:rsidRDefault="00000000" w:rsidRPr="00000000" w14:paraId="00000238">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39">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3A">
            <w:pPr>
              <w:rPr>
                <w:vertAlign w:val="baseline"/>
              </w:rPr>
            </w:pPr>
            <w:r w:rsidDel="00000000" w:rsidR="00000000" w:rsidRPr="00000000">
              <w:rPr>
                <w:vertAlign w:val="baseline"/>
                <w:rtl w:val="0"/>
              </w:rPr>
              <w:t xml:space="preserve">street1</w:t>
            </w:r>
          </w:p>
        </w:tc>
        <w:tc>
          <w:tcPr>
            <w:vAlign w:val="top"/>
          </w:tcPr>
          <w:p w:rsidR="00000000" w:rsidDel="00000000" w:rsidP="00000000" w:rsidRDefault="00000000" w:rsidRPr="00000000" w14:paraId="0000023B">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3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3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3E">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3F">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40">
            <w:pPr>
              <w:rPr>
                <w:vertAlign w:val="baseline"/>
              </w:rPr>
            </w:pPr>
            <w:r w:rsidDel="00000000" w:rsidR="00000000" w:rsidRPr="00000000">
              <w:rPr>
                <w:vertAlign w:val="baseline"/>
                <w:rtl w:val="0"/>
              </w:rPr>
              <w:t xml:space="preserve">street2</w:t>
            </w:r>
          </w:p>
        </w:tc>
        <w:tc>
          <w:tcPr>
            <w:vAlign w:val="top"/>
          </w:tcPr>
          <w:p w:rsidR="00000000" w:rsidDel="00000000" w:rsidP="00000000" w:rsidRDefault="00000000" w:rsidRPr="00000000" w14:paraId="00000241">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42">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4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44">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45">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46">
            <w:pPr>
              <w:rPr>
                <w:vertAlign w:val="baseline"/>
              </w:rPr>
            </w:pPr>
            <w:r w:rsidDel="00000000" w:rsidR="00000000" w:rsidRPr="00000000">
              <w:rPr>
                <w:vertAlign w:val="baseline"/>
                <w:rtl w:val="0"/>
              </w:rPr>
              <w:t xml:space="preserve">city</w:t>
            </w:r>
          </w:p>
        </w:tc>
        <w:tc>
          <w:tcPr>
            <w:vAlign w:val="top"/>
          </w:tcPr>
          <w:p w:rsidR="00000000" w:rsidDel="00000000" w:rsidP="00000000" w:rsidRDefault="00000000" w:rsidRPr="00000000" w14:paraId="00000247">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4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4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4A">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4B">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4C">
            <w:pPr>
              <w:rPr>
                <w:vertAlign w:val="baseline"/>
              </w:rPr>
            </w:pPr>
            <w:r w:rsidDel="00000000" w:rsidR="00000000" w:rsidRPr="00000000">
              <w:rPr>
                <w:vertAlign w:val="baseline"/>
                <w:rtl w:val="0"/>
              </w:rPr>
              <w:t xml:space="preserve">region</w:t>
            </w:r>
          </w:p>
        </w:tc>
        <w:tc>
          <w:tcPr>
            <w:vAlign w:val="top"/>
          </w:tcPr>
          <w:p w:rsidR="00000000" w:rsidDel="00000000" w:rsidP="00000000" w:rsidRDefault="00000000" w:rsidRPr="00000000" w14:paraId="0000024D">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4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4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50">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51">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52">
            <w:pPr>
              <w:rPr>
                <w:vertAlign w:val="baseline"/>
              </w:rPr>
            </w:pPr>
            <w:r w:rsidDel="00000000" w:rsidR="00000000" w:rsidRPr="00000000">
              <w:rPr>
                <w:vertAlign w:val="baseline"/>
                <w:rtl w:val="0"/>
              </w:rPr>
              <w:t xml:space="preserve">postalCode</w:t>
            </w:r>
          </w:p>
        </w:tc>
        <w:tc>
          <w:tcPr>
            <w:vAlign w:val="top"/>
          </w:tcPr>
          <w:p w:rsidR="00000000" w:rsidDel="00000000" w:rsidP="00000000" w:rsidRDefault="00000000" w:rsidRPr="00000000" w14:paraId="00000253">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54">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5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56">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57">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58">
            <w:pPr>
              <w:rPr>
                <w:vertAlign w:val="baseline"/>
              </w:rPr>
            </w:pPr>
            <w:r w:rsidDel="00000000" w:rsidR="00000000" w:rsidRPr="00000000">
              <w:rPr>
                <w:vertAlign w:val="baseline"/>
                <w:rtl w:val="0"/>
              </w:rPr>
              <w:t xml:space="preserve">countryCode</w:t>
            </w:r>
          </w:p>
        </w:tc>
        <w:tc>
          <w:tcPr>
            <w:vAlign w:val="top"/>
          </w:tcPr>
          <w:p w:rsidR="00000000" w:rsidDel="00000000" w:rsidP="00000000" w:rsidRDefault="00000000" w:rsidRPr="00000000" w14:paraId="00000259">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5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5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5C">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5D">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5E">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5F">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6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6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62">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263">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264">
      <w:pPr>
        <w:pStyle w:val="Heading2"/>
        <w:rPr>
          <w:vertAlign w:val="baseline"/>
        </w:rPr>
      </w:pPr>
      <w:bookmarkStart w:colFirst="0" w:colLast="0" w:name="_fi6bj6d9u3yz" w:id="39"/>
      <w:bookmarkEnd w:id="39"/>
      <w:r w:rsidDel="00000000" w:rsidR="00000000" w:rsidRPr="00000000">
        <w:rPr>
          <w:b w:val="1"/>
          <w:bCs w:val="1"/>
          <w:vertAlign w:val="baseline"/>
          <w:rtl w:val="0"/>
        </w:rPr>
        <w:t xml:space="preserve">4.4.1.2.1.1.1.1 lastName</w:t>
      </w:r>
      <w:r w:rsidDel="00000000" w:rsidR="00000000" w:rsidRPr="00000000">
        <w:rPr>
          <w:rtl w:val="0"/>
        </w:rPr>
      </w:r>
    </w:p>
    <w:p w:rsidR="00000000" w:rsidDel="00000000" w:rsidP="00000000" w:rsidRDefault="00000000" w:rsidRPr="00000000" w14:paraId="00000265">
      <w:pPr>
        <w:rPr>
          <w:vertAlign w:val="baseline"/>
        </w:rPr>
      </w:pPr>
      <w:bookmarkStart w:colFirst="0" w:colLast="0" w:name="_w5us85w25iqq" w:id="40"/>
      <w:bookmarkEnd w:id="4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lastName</w:t>
      </w:r>
      <w:r w:rsidDel="00000000" w:rsidR="00000000" w:rsidRPr="00000000">
        <w:rPr>
          <w:vertAlign w:val="baseline"/>
          <w:rtl w:val="0"/>
        </w:rPr>
        <w:t xml:space="preserve"> element shall be used to record the surname of the person described in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w:t>
      </w:r>
    </w:p>
    <w:p w:rsidR="00000000" w:rsidDel="00000000" w:rsidP="00000000" w:rsidRDefault="00000000" w:rsidRPr="00000000" w14:paraId="00000266">
      <w:pPr>
        <w:pStyle w:val="Heading2"/>
        <w:rPr>
          <w:vertAlign w:val="baseline"/>
        </w:rPr>
      </w:pPr>
      <w:r w:rsidDel="00000000" w:rsidR="00000000" w:rsidRPr="00000000">
        <w:rPr>
          <w:b w:val="1"/>
          <w:bCs w:val="1"/>
          <w:vertAlign w:val="baseline"/>
          <w:rtl w:val="0"/>
        </w:rPr>
        <w:t xml:space="preserve">4.4.1.2.1.1.1.2 firstName</w:t>
      </w:r>
      <w:r w:rsidDel="00000000" w:rsidR="00000000" w:rsidRPr="00000000">
        <w:rPr>
          <w:rtl w:val="0"/>
        </w:rPr>
      </w:r>
    </w:p>
    <w:p w:rsidR="00000000" w:rsidDel="00000000" w:rsidP="00000000" w:rsidRDefault="00000000" w:rsidRPr="00000000" w14:paraId="00000267">
      <w:pPr>
        <w:rPr>
          <w:vertAlign w:val="baseline"/>
        </w:rPr>
      </w:pPr>
      <w:bookmarkStart w:colFirst="0" w:colLast="0" w:name="_d4wpd089ca48" w:id="41"/>
      <w:bookmarkEnd w:id="4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firstName</w:t>
      </w:r>
      <w:r w:rsidDel="00000000" w:rsidR="00000000" w:rsidRPr="00000000">
        <w:rPr>
          <w:vertAlign w:val="baseline"/>
          <w:rtl w:val="0"/>
        </w:rPr>
        <w:t xml:space="preserve"> element shall be used to record the given name of the person described in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w:t>
      </w:r>
    </w:p>
    <w:p w:rsidR="00000000" w:rsidDel="00000000" w:rsidP="00000000" w:rsidRDefault="00000000" w:rsidRPr="00000000" w14:paraId="00000268">
      <w:pPr>
        <w:pStyle w:val="Heading2"/>
        <w:rPr>
          <w:vertAlign w:val="baseline"/>
        </w:rPr>
      </w:pPr>
      <w:r w:rsidDel="00000000" w:rsidR="00000000" w:rsidRPr="00000000">
        <w:rPr>
          <w:b w:val="1"/>
          <w:bCs w:val="1"/>
          <w:vertAlign w:val="baseline"/>
          <w:rtl w:val="0"/>
        </w:rPr>
        <w:t xml:space="preserve">4.4.1.2.1.1.1.3 organization</w:t>
      </w:r>
      <w:r w:rsidDel="00000000" w:rsidR="00000000" w:rsidRPr="00000000">
        <w:rPr>
          <w:rtl w:val="0"/>
        </w:rPr>
      </w:r>
    </w:p>
    <w:p w:rsidR="00000000" w:rsidDel="00000000" w:rsidP="00000000" w:rsidRDefault="00000000" w:rsidRPr="00000000" w14:paraId="00000269">
      <w:pPr>
        <w:rPr>
          <w:vertAlign w:val="baseline"/>
        </w:rPr>
      </w:pPr>
      <w:bookmarkStart w:colFirst="0" w:colLast="0" w:name="_kvkknucouxoh" w:id="42"/>
      <w:bookmarkEnd w:id="4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organization</w:t>
      </w:r>
      <w:r w:rsidDel="00000000" w:rsidR="00000000" w:rsidRPr="00000000">
        <w:rPr>
          <w:vertAlign w:val="baseline"/>
          <w:rtl w:val="0"/>
        </w:rPr>
        <w:t xml:space="preserve"> element may be used to record the name of the organization or business that is responsible for the work performed by the person described in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w:t>
      </w:r>
    </w:p>
    <w:p w:rsidR="00000000" w:rsidDel="00000000" w:rsidP="00000000" w:rsidRDefault="00000000" w:rsidRPr="00000000" w14:paraId="0000026A">
      <w:pPr>
        <w:pStyle w:val="Heading2"/>
        <w:rPr>
          <w:vertAlign w:val="baseline"/>
        </w:rPr>
      </w:pPr>
      <w:r w:rsidDel="00000000" w:rsidR="00000000" w:rsidRPr="00000000">
        <w:rPr>
          <w:b w:val="1"/>
          <w:bCs w:val="1"/>
          <w:vertAlign w:val="baseline"/>
          <w:rtl w:val="0"/>
        </w:rPr>
        <w:t xml:space="preserve">4.4.1.2.1.1.1.4 street1</w:t>
      </w:r>
      <w:r w:rsidDel="00000000" w:rsidR="00000000" w:rsidRPr="00000000">
        <w:rPr>
          <w:rtl w:val="0"/>
        </w:rPr>
      </w:r>
    </w:p>
    <w:p w:rsidR="00000000" w:rsidDel="00000000" w:rsidP="00000000" w:rsidRDefault="00000000" w:rsidRPr="00000000" w14:paraId="0000026B">
      <w:pPr>
        <w:rPr>
          <w:vertAlign w:val="baseline"/>
        </w:rPr>
      </w:pPr>
      <w:bookmarkStart w:colFirst="0" w:colLast="0" w:name="_awm7mtww2t7g" w:id="43"/>
      <w:bookmarkEnd w:id="4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street1</w:t>
      </w:r>
      <w:r w:rsidDel="00000000" w:rsidR="00000000" w:rsidRPr="00000000">
        <w:rPr>
          <w:vertAlign w:val="baseline"/>
          <w:rtl w:val="0"/>
        </w:rPr>
        <w:t xml:space="preserve"> element shall be used to give the first line of the street address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w:t>
      </w:r>
    </w:p>
    <w:p w:rsidR="00000000" w:rsidDel="00000000" w:rsidP="00000000" w:rsidRDefault="00000000" w:rsidRPr="00000000" w14:paraId="0000026C">
      <w:pPr>
        <w:pStyle w:val="Heading2"/>
        <w:rPr>
          <w:vertAlign w:val="baseline"/>
        </w:rPr>
      </w:pPr>
      <w:r w:rsidDel="00000000" w:rsidR="00000000" w:rsidRPr="00000000">
        <w:rPr>
          <w:b w:val="1"/>
          <w:bCs w:val="1"/>
          <w:vertAlign w:val="baseline"/>
          <w:rtl w:val="0"/>
        </w:rPr>
        <w:t xml:space="preserve">4.4.1.2.1.1.1.5 street2</w:t>
      </w:r>
      <w:r w:rsidDel="00000000" w:rsidR="00000000" w:rsidRPr="00000000">
        <w:rPr>
          <w:rtl w:val="0"/>
        </w:rPr>
      </w:r>
    </w:p>
    <w:p w:rsidR="00000000" w:rsidDel="00000000" w:rsidP="00000000" w:rsidRDefault="00000000" w:rsidRPr="00000000" w14:paraId="0000026D">
      <w:pPr>
        <w:rPr>
          <w:vertAlign w:val="baseline"/>
        </w:rPr>
      </w:pPr>
      <w:bookmarkStart w:colFirst="0" w:colLast="0" w:name="_v2ozjx4avsvi" w:id="44"/>
      <w:bookmarkEnd w:id="4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street1</w:t>
      </w:r>
      <w:r w:rsidDel="00000000" w:rsidR="00000000" w:rsidRPr="00000000">
        <w:rPr>
          <w:vertAlign w:val="baseline"/>
          <w:rtl w:val="0"/>
        </w:rPr>
        <w:t xml:space="preserve"> element may be used to give the second line of the street address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w:t>
      </w:r>
    </w:p>
    <w:p w:rsidR="00000000" w:rsidDel="00000000" w:rsidP="00000000" w:rsidRDefault="00000000" w:rsidRPr="00000000" w14:paraId="0000026E">
      <w:pPr>
        <w:pStyle w:val="Heading2"/>
        <w:rPr>
          <w:vertAlign w:val="baseline"/>
        </w:rPr>
      </w:pPr>
      <w:r w:rsidDel="00000000" w:rsidR="00000000" w:rsidRPr="00000000">
        <w:rPr>
          <w:b w:val="1"/>
          <w:bCs w:val="1"/>
          <w:vertAlign w:val="baseline"/>
          <w:rtl w:val="0"/>
        </w:rPr>
        <w:t xml:space="preserve">4.4.1.2.1.1.1.6 city</w:t>
      </w:r>
      <w:r w:rsidDel="00000000" w:rsidR="00000000" w:rsidRPr="00000000">
        <w:rPr>
          <w:rtl w:val="0"/>
        </w:rPr>
      </w:r>
    </w:p>
    <w:p w:rsidR="00000000" w:rsidDel="00000000" w:rsidP="00000000" w:rsidRDefault="00000000" w:rsidRPr="00000000" w14:paraId="0000026F">
      <w:pPr>
        <w:rPr>
          <w:vertAlign w:val="baseline"/>
        </w:rPr>
      </w:pPr>
      <w:bookmarkStart w:colFirst="0" w:colLast="0" w:name="_g2gcjz82629m" w:id="45"/>
      <w:bookmarkEnd w:id="4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city</w:t>
      </w:r>
      <w:r w:rsidDel="00000000" w:rsidR="00000000" w:rsidRPr="00000000">
        <w:rPr>
          <w:vertAlign w:val="baseline"/>
          <w:rtl w:val="0"/>
        </w:rPr>
        <w:t xml:space="preserve"> element shall be used to give the name of the city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w:t>
      </w:r>
    </w:p>
    <w:p w:rsidR="00000000" w:rsidDel="00000000" w:rsidP="00000000" w:rsidRDefault="00000000" w:rsidRPr="00000000" w14:paraId="00000270">
      <w:pPr>
        <w:pStyle w:val="Heading2"/>
        <w:rPr>
          <w:vertAlign w:val="baseline"/>
        </w:rPr>
      </w:pPr>
      <w:r w:rsidDel="00000000" w:rsidR="00000000" w:rsidRPr="00000000">
        <w:rPr>
          <w:b w:val="1"/>
          <w:bCs w:val="1"/>
          <w:vertAlign w:val="baseline"/>
          <w:rtl w:val="0"/>
        </w:rPr>
        <w:t xml:space="preserve">4.4.1.2.1.1.1.7 region</w:t>
      </w:r>
      <w:r w:rsidDel="00000000" w:rsidR="00000000" w:rsidRPr="00000000">
        <w:rPr>
          <w:rtl w:val="0"/>
        </w:rPr>
      </w:r>
    </w:p>
    <w:p w:rsidR="00000000" w:rsidDel="00000000" w:rsidP="00000000" w:rsidRDefault="00000000" w:rsidRPr="00000000" w14:paraId="00000271">
      <w:pPr>
        <w:rPr>
          <w:vertAlign w:val="baseline"/>
        </w:rPr>
      </w:pPr>
      <w:bookmarkStart w:colFirst="0" w:colLast="0" w:name="_qwy1r4h7umg6" w:id="46"/>
      <w:bookmarkEnd w:id="4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region</w:t>
      </w:r>
      <w:r w:rsidDel="00000000" w:rsidR="00000000" w:rsidRPr="00000000">
        <w:rPr>
          <w:vertAlign w:val="baseline"/>
          <w:rtl w:val="0"/>
        </w:rPr>
        <w:t xml:space="preserve"> element shall be used to give the name of the region or state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w:t>
      </w:r>
    </w:p>
    <w:p w:rsidR="00000000" w:rsidDel="00000000" w:rsidP="00000000" w:rsidRDefault="00000000" w:rsidRPr="00000000" w14:paraId="00000272">
      <w:pPr>
        <w:pStyle w:val="Heading2"/>
        <w:rPr>
          <w:vertAlign w:val="baseline"/>
        </w:rPr>
      </w:pPr>
      <w:r w:rsidDel="00000000" w:rsidR="00000000" w:rsidRPr="00000000">
        <w:rPr>
          <w:b w:val="1"/>
          <w:bCs w:val="1"/>
          <w:vertAlign w:val="baseline"/>
          <w:rtl w:val="0"/>
        </w:rPr>
        <w:t xml:space="preserve">4.4.1.2.1.1.1.8 postalCode</w:t>
      </w:r>
      <w:r w:rsidDel="00000000" w:rsidR="00000000" w:rsidRPr="00000000">
        <w:rPr>
          <w:rtl w:val="0"/>
        </w:rPr>
      </w:r>
    </w:p>
    <w:p w:rsidR="00000000" w:rsidDel="00000000" w:rsidP="00000000" w:rsidRDefault="00000000" w:rsidRPr="00000000" w14:paraId="00000273">
      <w:pPr>
        <w:rPr>
          <w:vertAlign w:val="baseline"/>
        </w:rPr>
      </w:pPr>
      <w:bookmarkStart w:colFirst="0" w:colLast="0" w:name="_hl8ph0eybif3" w:id="47"/>
      <w:bookmarkEnd w:id="4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postalCode</w:t>
      </w:r>
      <w:r w:rsidDel="00000000" w:rsidR="00000000" w:rsidRPr="00000000">
        <w:rPr>
          <w:vertAlign w:val="baseline"/>
          <w:rtl w:val="0"/>
        </w:rPr>
        <w:t xml:space="preserve"> element shall be used to give the postal code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w:t>
      </w:r>
    </w:p>
    <w:p w:rsidR="00000000" w:rsidDel="00000000" w:rsidP="00000000" w:rsidRDefault="00000000" w:rsidRPr="00000000" w14:paraId="00000274">
      <w:pPr>
        <w:pStyle w:val="Heading2"/>
        <w:rPr>
          <w:vertAlign w:val="baseline"/>
        </w:rPr>
      </w:pPr>
      <w:r w:rsidDel="00000000" w:rsidR="00000000" w:rsidRPr="00000000">
        <w:rPr>
          <w:b w:val="1"/>
          <w:bCs w:val="1"/>
          <w:vertAlign w:val="baseline"/>
          <w:rtl w:val="0"/>
        </w:rPr>
        <w:t xml:space="preserve">4.4.1.2.1.1.1.9 countryCode</w:t>
      </w:r>
      <w:r w:rsidDel="00000000" w:rsidR="00000000" w:rsidRPr="00000000">
        <w:rPr>
          <w:rtl w:val="0"/>
        </w:rPr>
      </w:r>
    </w:p>
    <w:p w:rsidR="00000000" w:rsidDel="00000000" w:rsidP="00000000" w:rsidRDefault="00000000" w:rsidRPr="00000000" w14:paraId="00000275">
      <w:pPr>
        <w:rPr>
          <w:vertAlign w:val="baseline"/>
        </w:rPr>
      </w:pPr>
      <w:bookmarkStart w:colFirst="0" w:colLast="0" w:name="_dsd1ff2v1wsb" w:id="48"/>
      <w:bookmarkEnd w:id="4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countryCode</w:t>
      </w:r>
      <w:r w:rsidDel="00000000" w:rsidR="00000000" w:rsidRPr="00000000">
        <w:rPr>
          <w:vertAlign w:val="baseline"/>
          <w:rtl w:val="0"/>
        </w:rPr>
        <w:t xml:space="preserve"> element shall be used to give the country code where the person described by the enclosing </w:t>
      </w:r>
      <w:r w:rsidDel="00000000" w:rsidR="00000000" w:rsidRPr="00000000">
        <w:rPr>
          <w:rFonts w:ascii="Courier New" w:cs="Courier New" w:eastAsia="Courier New" w:hAnsi="Courier New"/>
          <w:vertAlign w:val="baseline"/>
          <w:rtl w:val="0"/>
        </w:rPr>
        <w:t xml:space="preserve">worker</w:t>
      </w:r>
      <w:r w:rsidDel="00000000" w:rsidR="00000000" w:rsidRPr="00000000">
        <w:rPr>
          <w:vertAlign w:val="baseline"/>
          <w:rtl w:val="0"/>
        </w:rPr>
        <w:t xml:space="preserve"> element performed the work. </w:t>
      </w:r>
    </w:p>
    <w:p w:rsidR="00000000" w:rsidDel="00000000" w:rsidP="00000000" w:rsidRDefault="00000000" w:rsidRPr="00000000" w14:paraId="00000276">
      <w:pPr>
        <w:pStyle w:val="Heading2"/>
        <w:rPr>
          <w:vertAlign w:val="baseline"/>
        </w:rPr>
      </w:pPr>
      <w:r w:rsidDel="00000000" w:rsidR="00000000" w:rsidRPr="00000000">
        <w:rPr>
          <w:b w:val="1"/>
          <w:bCs w:val="1"/>
          <w:vertAlign w:val="baseline"/>
          <w:rtl w:val="0"/>
        </w:rPr>
        <w:t xml:space="preserve">4.4.1.2.1.1.1.9.1 countryCodeType</w:t>
      </w:r>
      <w:r w:rsidDel="00000000" w:rsidR="00000000" w:rsidRPr="00000000">
        <w:rPr>
          <w:rtl w:val="0"/>
        </w:rPr>
      </w:r>
    </w:p>
    <w:p w:rsidR="00000000" w:rsidDel="00000000" w:rsidP="00000000" w:rsidRDefault="00000000" w:rsidRPr="00000000" w14:paraId="00000277">
      <w:pPr>
        <w:rPr>
          <w:vertAlign w:val="baseline"/>
        </w:rPr>
      </w:pPr>
      <w:bookmarkStart w:colFirst="0" w:colLast="0" w:name="_7m8se3344hhc" w:id="49"/>
      <w:bookmarkEnd w:id="49"/>
      <w:r w:rsidDel="00000000" w:rsidR="00000000" w:rsidRPr="00000000">
        <w:rPr>
          <w:vertAlign w:val="baseline"/>
          <w:rtl w:val="0"/>
        </w:rPr>
        <w:t xml:space="preserve">The countryCodeType is an enumeration of restricted string values that correspond to the ISO 3166-1-alpha-2 codes.</w:t>
      </w:r>
    </w:p>
    <w:p w:rsidR="00000000" w:rsidDel="00000000" w:rsidP="00000000" w:rsidRDefault="00000000" w:rsidRPr="00000000" w14:paraId="00000278">
      <w:pPr>
        <w:pStyle w:val="Heading2"/>
        <w:rPr>
          <w:vertAlign w:val="baseline"/>
        </w:rPr>
      </w:pPr>
      <w:r w:rsidDel="00000000" w:rsidR="00000000" w:rsidRPr="00000000">
        <w:rPr>
          <w:b w:val="1"/>
          <w:bCs w:val="1"/>
          <w:vertAlign w:val="baseline"/>
          <w:rtl w:val="0"/>
        </w:rPr>
        <w:t xml:space="preserve">4.4.1.3 processEvent</w:t>
      </w:r>
      <w:r w:rsidDel="00000000" w:rsidR="00000000" w:rsidRPr="00000000">
        <w:rPr>
          <w:rtl w:val="0"/>
        </w:rPr>
      </w:r>
    </w:p>
    <w:p w:rsidR="00000000" w:rsidDel="00000000" w:rsidP="00000000" w:rsidRDefault="00000000" w:rsidRPr="00000000" w14:paraId="00000279">
      <w:pPr>
        <w:rPr>
          <w:vertAlign w:val="baseline"/>
        </w:rPr>
      </w:pPr>
      <w:bookmarkStart w:colFirst="0" w:colLast="0" w:name="_1i9porq8ekwe" w:id="50"/>
      <w:bookmarkEnd w:id="5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element shall be used to describe a single step of work involved in the restoration and/or preservation of an audio object. Each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is bounded by the constraint that it shall have one or more input media objects and one or more output media objects. The event is therefore the documentation that describes what was done to </w:t>
      </w:r>
      <w:del w:author=" wnyc" w:id="28" w:date="2011-12-05T12:41:00Z">
        <w:r w:rsidDel="00000000" w:rsidR="00000000" w:rsidRPr="00000000">
          <w:rPr>
            <w:vertAlign w:val="baseline"/>
            <w:rtl w:val="0"/>
          </w:rPr>
          <w:delText xml:space="preserve">effect </w:delText>
        </w:r>
      </w:del>
      <w:r w:rsidDel="00000000" w:rsidR="00000000" w:rsidRPr="00000000">
        <w:rPr>
          <w:vertAlign w:val="baseline"/>
          <w:rtl w:val="0"/>
        </w:rPr>
        <w:t xml:space="preserve">the input media, to create the resulting output media. It is possible for the input and output media to refer to the same </w:t>
      </w:r>
      <w:r w:rsidDel="00000000" w:rsidR="00000000" w:rsidRPr="00000000">
        <w:rPr>
          <w:rFonts w:ascii="Courier New" w:cs="Courier New" w:eastAsia="Courier New" w:hAnsi="Courier New"/>
          <w:vertAlign w:val="baseline"/>
          <w:rtl w:val="0"/>
        </w:rPr>
        <w:t xml:space="preserve">audioFileReference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adl</w:t>
      </w:r>
      <w:r w:rsidDel="00000000" w:rsidR="00000000" w:rsidRPr="00000000">
        <w:rPr>
          <w:vertAlign w:val="baseline"/>
          <w:rtl w:val="0"/>
        </w:rPr>
        <w:t xml:space="preserve">, or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element. For example, the action of cleaning a record, where both the input and output media of the event point to the same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xml instance describing the record.</w:t>
      </w:r>
    </w:p>
    <w:p w:rsidR="00000000" w:rsidDel="00000000" w:rsidP="00000000" w:rsidRDefault="00000000" w:rsidRPr="00000000" w14:paraId="0000027A">
      <w:pPr>
        <w:pStyle w:val="Heading3"/>
        <w:rPr>
          <w:vertAlign w:val="baseline"/>
        </w:rPr>
      </w:pPr>
      <w:r w:rsidDel="00000000" w:rsidR="00000000" w:rsidRPr="00000000">
        <w:rPr>
          <w:b w:val="1"/>
          <w:bCs w:val="1"/>
          <w:vertAlign w:val="baseline"/>
          <w:rtl w:val="0"/>
        </w:rPr>
        <w:t xml:space="preserve">4.4.1.3.1 processEventType</w:t>
      </w:r>
      <w:r w:rsidDel="00000000" w:rsidR="00000000" w:rsidRPr="00000000">
        <w:rPr>
          <w:rtl w:val="0"/>
        </w:rPr>
      </w:r>
    </w:p>
    <w:p w:rsidR="00000000" w:rsidDel="00000000" w:rsidP="00000000" w:rsidRDefault="00000000" w:rsidRPr="00000000" w14:paraId="0000027B">
      <w:pPr>
        <w:rPr>
          <w:vertAlign w:val="baseline"/>
        </w:rPr>
      </w:pPr>
      <w:r w:rsidDel="00000000" w:rsidR="00000000" w:rsidRPr="00000000">
        <w:rPr>
          <w:vertAlign w:val="baseline"/>
          <w:rtl w:val="0"/>
        </w:rPr>
        <w:t xml:space="preserve">The processEventType shall be comprised of the following sub-elements and attributes:</w:t>
      </w:r>
    </w:p>
    <w:p w:rsidR="00000000" w:rsidDel="00000000" w:rsidP="00000000" w:rsidRDefault="00000000" w:rsidRPr="00000000" w14:paraId="0000027C">
      <w:pPr>
        <w:rPr>
          <w:vertAlign w:val="baseline"/>
        </w:rPr>
      </w:pPr>
      <w:r w:rsidDel="00000000" w:rsidR="00000000" w:rsidRPr="00000000">
        <w:rPr>
          <w:rtl w:val="0"/>
        </w:rPr>
      </w:r>
    </w:p>
    <w:tbl>
      <w:tblPr>
        <w:tblStyle w:val="Table9"/>
        <w:tblW w:w="10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880"/>
        <w:gridCol w:w="900"/>
        <w:gridCol w:w="1350"/>
        <w:gridCol w:w="1620"/>
        <w:gridCol w:w="1440"/>
        <w:tblGridChange w:id="0">
          <w:tblGrid>
            <w:gridCol w:w="2448"/>
            <w:gridCol w:w="2880"/>
            <w:gridCol w:w="90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27D">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27E">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27F">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281">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282">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285">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286">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289">
            <w:pPr>
              <w:jc w:val="left"/>
              <w:rPr>
                <w:vertAlign w:val="baseline"/>
              </w:rPr>
            </w:pPr>
            <w:r w:rsidDel="00000000" w:rsidR="00000000" w:rsidRPr="00000000">
              <w:rPr>
                <w:vertAlign w:val="baseline"/>
                <w:rtl w:val="0"/>
              </w:rPr>
              <w:t xml:space="preserve">sequenceNum</w:t>
            </w:r>
          </w:p>
        </w:tc>
        <w:tc>
          <w:tcPr>
            <w:vAlign w:val="top"/>
          </w:tcPr>
          <w:p w:rsidR="00000000" w:rsidDel="00000000" w:rsidP="00000000" w:rsidRDefault="00000000" w:rsidRPr="00000000" w14:paraId="0000028A">
            <w:pPr>
              <w:rPr>
                <w:vertAlign w:val="baseline"/>
              </w:rPr>
            </w:pPr>
            <w:r w:rsidDel="00000000" w:rsidR="00000000" w:rsidRPr="00000000">
              <w:rPr>
                <w:vertAlign w:val="baseline"/>
                <w:rtl w:val="0"/>
              </w:rPr>
              <w:t xml:space="preserve">xsd:positiveInteger</w:t>
            </w:r>
          </w:p>
        </w:tc>
        <w:tc>
          <w:tcPr>
            <w:vAlign w:val="top"/>
          </w:tcPr>
          <w:p w:rsidR="00000000" w:rsidDel="00000000" w:rsidP="00000000" w:rsidRDefault="00000000" w:rsidRPr="00000000" w14:paraId="0000028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8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8D">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8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8F">
            <w:pPr>
              <w:jc w:val="left"/>
              <w:rPr>
                <w:vertAlign w:val="baseline"/>
              </w:rPr>
            </w:pPr>
            <w:r w:rsidDel="00000000" w:rsidR="00000000" w:rsidRPr="00000000">
              <w:rPr>
                <w:vertAlign w:val="baseline"/>
                <w:rtl w:val="0"/>
              </w:rPr>
              <w:t xml:space="preserve">label</w:t>
            </w:r>
          </w:p>
        </w:tc>
        <w:tc>
          <w:tcPr>
            <w:vAlign w:val="top"/>
          </w:tcPr>
          <w:p w:rsidR="00000000" w:rsidDel="00000000" w:rsidP="00000000" w:rsidRDefault="00000000" w:rsidRPr="00000000" w14:paraId="00000290">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9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9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93">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9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95">
            <w:pPr>
              <w:jc w:val="left"/>
              <w:rPr>
                <w:vertAlign w:val="baseline"/>
              </w:rPr>
            </w:pPr>
            <w:r w:rsidDel="00000000" w:rsidR="00000000" w:rsidRPr="00000000">
              <w:rPr>
                <w:vertAlign w:val="baseline"/>
                <w:rtl w:val="0"/>
              </w:rPr>
              <w:t xml:space="preserve">reformattingGuideline</w:t>
            </w:r>
          </w:p>
        </w:tc>
        <w:tc>
          <w:tcPr>
            <w:vAlign w:val="top"/>
          </w:tcPr>
          <w:p w:rsidR="00000000" w:rsidDel="00000000" w:rsidP="00000000" w:rsidRDefault="00000000" w:rsidRPr="00000000" w14:paraId="00000296">
            <w:pPr>
              <w:rPr>
                <w:vertAlign w:val="baseline"/>
              </w:rPr>
            </w:pPr>
            <w:r w:rsidDel="00000000" w:rsidR="00000000" w:rsidRPr="00000000">
              <w:rPr>
                <w:vertAlign w:val="baseline"/>
                <w:rtl w:val="0"/>
              </w:rPr>
              <w:t xml:space="preserve">reformattingGuidelineType</w:t>
            </w:r>
          </w:p>
        </w:tc>
        <w:tc>
          <w:tcPr>
            <w:vAlign w:val="top"/>
          </w:tcPr>
          <w:p w:rsidR="00000000" w:rsidDel="00000000" w:rsidP="00000000" w:rsidRDefault="00000000" w:rsidRPr="00000000" w14:paraId="00000297">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9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99">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9A">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9B">
            <w:pPr>
              <w:jc w:val="left"/>
              <w:rPr>
                <w:vertAlign w:val="baseline"/>
              </w:rPr>
            </w:pPr>
            <w:r w:rsidDel="00000000" w:rsidR="00000000" w:rsidRPr="00000000">
              <w:rPr>
                <w:vertAlign w:val="baseline"/>
                <w:rtl w:val="0"/>
              </w:rPr>
              <w:t xml:space="preserve">workers</w:t>
            </w:r>
          </w:p>
        </w:tc>
        <w:tc>
          <w:tcPr>
            <w:vAlign w:val="top"/>
          </w:tcPr>
          <w:p w:rsidR="00000000" w:rsidDel="00000000" w:rsidP="00000000" w:rsidRDefault="00000000" w:rsidRPr="00000000" w14:paraId="0000029C">
            <w:pPr>
              <w:rPr>
                <w:vertAlign w:val="baseline"/>
              </w:rPr>
            </w:pPr>
            <w:r w:rsidDel="00000000" w:rsidR="00000000" w:rsidRPr="00000000">
              <w:rPr>
                <w:vertAlign w:val="baseline"/>
                <w:rtl w:val="0"/>
              </w:rPr>
              <w:t xml:space="preserve">xsd:IDREFS</w:t>
            </w:r>
          </w:p>
        </w:tc>
        <w:tc>
          <w:tcPr>
            <w:vAlign w:val="top"/>
          </w:tcPr>
          <w:p w:rsidR="00000000" w:rsidDel="00000000" w:rsidP="00000000" w:rsidRDefault="00000000" w:rsidRPr="00000000" w14:paraId="0000029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9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9F">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A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A1">
            <w:pPr>
              <w:jc w:val="left"/>
              <w:rPr>
                <w:vertAlign w:val="baseline"/>
              </w:rPr>
            </w:pPr>
            <w:r w:rsidDel="00000000" w:rsidR="00000000" w:rsidRPr="00000000">
              <w:rPr>
                <w:vertAlign w:val="baseline"/>
                <w:rtl w:val="0"/>
              </w:rPr>
              <w:t xml:space="preserve">creationDate</w:t>
            </w:r>
          </w:p>
        </w:tc>
        <w:tc>
          <w:tcPr>
            <w:vAlign w:val="top"/>
          </w:tcPr>
          <w:p w:rsidR="00000000" w:rsidDel="00000000" w:rsidP="00000000" w:rsidRDefault="00000000" w:rsidRPr="00000000" w14:paraId="000002A2">
            <w:pPr>
              <w:rPr>
                <w:vertAlign w:val="baseline"/>
              </w:rPr>
            </w:pPr>
            <w:r w:rsidDel="00000000" w:rsidR="00000000" w:rsidRPr="00000000">
              <w:rPr>
                <w:vertAlign w:val="baseline"/>
                <w:rtl w:val="0"/>
              </w:rPr>
              <w:t xml:space="preserve">dateTime</w:t>
            </w:r>
          </w:p>
        </w:tc>
        <w:tc>
          <w:tcPr>
            <w:vAlign w:val="top"/>
          </w:tcPr>
          <w:p w:rsidR="00000000" w:rsidDel="00000000" w:rsidP="00000000" w:rsidRDefault="00000000" w:rsidRPr="00000000" w14:paraId="000002A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A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A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A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A7">
            <w:pPr>
              <w:jc w:val="left"/>
              <w:rPr>
                <w:vertAlign w:val="baseline"/>
              </w:rPr>
            </w:pPr>
            <w:r w:rsidDel="00000000" w:rsidR="00000000" w:rsidRPr="00000000">
              <w:rPr>
                <w:vertAlign w:val="baseline"/>
                <w:rtl w:val="0"/>
              </w:rPr>
              <w:t xml:space="preserve">treatment</w:t>
            </w:r>
          </w:p>
        </w:tc>
        <w:tc>
          <w:tcPr>
            <w:vAlign w:val="top"/>
          </w:tcPr>
          <w:p w:rsidR="00000000" w:rsidDel="00000000" w:rsidP="00000000" w:rsidRDefault="00000000" w:rsidRPr="00000000" w14:paraId="000002A8">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A9">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AA">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A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A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AD">
            <w:pPr>
              <w:jc w:val="left"/>
              <w:rPr>
                <w:vertAlign w:val="baseline"/>
              </w:rPr>
            </w:pPr>
            <w:r w:rsidDel="00000000" w:rsidR="00000000" w:rsidRPr="00000000">
              <w:rPr>
                <w:vertAlign w:val="baseline"/>
                <w:rtl w:val="0"/>
              </w:rPr>
              <w:t xml:space="preserve">qualityAssurance</w:t>
            </w:r>
          </w:p>
        </w:tc>
        <w:tc>
          <w:tcPr>
            <w:vAlign w:val="top"/>
          </w:tcPr>
          <w:p w:rsidR="00000000" w:rsidDel="00000000" w:rsidP="00000000" w:rsidRDefault="00000000" w:rsidRPr="00000000" w14:paraId="000002AE">
            <w:pPr>
              <w:rPr>
                <w:vertAlign w:val="baseline"/>
              </w:rPr>
            </w:pPr>
            <w:r w:rsidDel="00000000" w:rsidR="00000000" w:rsidRPr="00000000">
              <w:rPr>
                <w:vertAlign w:val="baseline"/>
                <w:rtl w:val="0"/>
              </w:rPr>
              <w:t xml:space="preserve">qualityAssuranceType</w:t>
            </w:r>
          </w:p>
        </w:tc>
        <w:tc>
          <w:tcPr>
            <w:vAlign w:val="top"/>
          </w:tcPr>
          <w:p w:rsidR="00000000" w:rsidDel="00000000" w:rsidP="00000000" w:rsidRDefault="00000000" w:rsidRPr="00000000" w14:paraId="000002AF">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B0">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B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B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B3">
            <w:pPr>
              <w:jc w:val="left"/>
              <w:rPr>
                <w:vertAlign w:val="baseline"/>
              </w:rPr>
            </w:pPr>
            <w:r w:rsidDel="00000000" w:rsidR="00000000" w:rsidRPr="00000000">
              <w:rPr>
                <w:vertAlign w:val="baseline"/>
                <w:rtl w:val="0"/>
              </w:rPr>
              <w:t xml:space="preserve">syncGroup</w:t>
            </w:r>
          </w:p>
        </w:tc>
        <w:tc>
          <w:tcPr>
            <w:vAlign w:val="top"/>
          </w:tcPr>
          <w:p w:rsidR="00000000" w:rsidDel="00000000" w:rsidP="00000000" w:rsidRDefault="00000000" w:rsidRPr="00000000" w14:paraId="000002B4">
            <w:pPr>
              <w:rPr>
                <w:vertAlign w:val="baseline"/>
              </w:rPr>
            </w:pPr>
            <w:r w:rsidDel="00000000" w:rsidR="00000000" w:rsidRPr="00000000">
              <w:rPr>
                <w:vertAlign w:val="baseline"/>
                <w:rtl w:val="0"/>
              </w:rPr>
              <w:t xml:space="preserve">syncGroupType</w:t>
            </w:r>
          </w:p>
        </w:tc>
        <w:tc>
          <w:tcPr>
            <w:vAlign w:val="top"/>
          </w:tcPr>
          <w:p w:rsidR="00000000" w:rsidDel="00000000" w:rsidP="00000000" w:rsidRDefault="00000000" w:rsidRPr="00000000" w14:paraId="000002B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B6">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B7">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B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B9">
            <w:pPr>
              <w:jc w:val="left"/>
              <w:rPr>
                <w:vertAlign w:val="baseline"/>
              </w:rPr>
            </w:pPr>
            <w:r w:rsidDel="00000000" w:rsidR="00000000" w:rsidRPr="00000000">
              <w:rPr>
                <w:vertAlign w:val="baseline"/>
                <w:rtl w:val="0"/>
              </w:rPr>
              <w:t xml:space="preserve">deviceChain</w:t>
            </w:r>
          </w:p>
        </w:tc>
        <w:tc>
          <w:tcPr>
            <w:vAlign w:val="top"/>
          </w:tcPr>
          <w:p w:rsidR="00000000" w:rsidDel="00000000" w:rsidP="00000000" w:rsidRDefault="00000000" w:rsidRPr="00000000" w14:paraId="000002BA">
            <w:pPr>
              <w:rPr>
                <w:vertAlign w:val="baseline"/>
              </w:rPr>
            </w:pPr>
            <w:r w:rsidDel="00000000" w:rsidR="00000000" w:rsidRPr="00000000">
              <w:rPr>
                <w:vertAlign w:val="baseline"/>
                <w:rtl w:val="0"/>
              </w:rPr>
              <w:t xml:space="preserve">deviceChainType</w:t>
            </w:r>
          </w:p>
        </w:tc>
        <w:tc>
          <w:tcPr>
            <w:vAlign w:val="top"/>
          </w:tcPr>
          <w:p w:rsidR="00000000" w:rsidDel="00000000" w:rsidP="00000000" w:rsidRDefault="00000000" w:rsidRPr="00000000" w14:paraId="000002BB">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B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BD">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B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BF">
            <w:pPr>
              <w:jc w:val="left"/>
              <w:rPr>
                <w:vertAlign w:val="baseline"/>
              </w:rPr>
            </w:pPr>
            <w:r w:rsidDel="00000000" w:rsidR="00000000" w:rsidRPr="00000000">
              <w:rPr>
                <w:vertAlign w:val="baseline"/>
                <w:rtl w:val="0"/>
              </w:rPr>
              <w:t xml:space="preserve">processHistoryRef</w:t>
            </w:r>
          </w:p>
        </w:tc>
        <w:tc>
          <w:tcPr>
            <w:vAlign w:val="top"/>
          </w:tcPr>
          <w:p w:rsidR="00000000" w:rsidDel="00000000" w:rsidP="00000000" w:rsidRDefault="00000000" w:rsidRPr="00000000" w14:paraId="000002C0">
            <w:pPr>
              <w:rPr>
                <w:vertAlign w:val="baseline"/>
              </w:rPr>
            </w:pPr>
            <w:r w:rsidDel="00000000" w:rsidR="00000000" w:rsidRPr="00000000">
              <w:rPr>
                <w:vertAlign w:val="baseline"/>
                <w:rtl w:val="0"/>
              </w:rPr>
              <w:t xml:space="preserve">IDREF</w:t>
            </w:r>
          </w:p>
        </w:tc>
        <w:tc>
          <w:tcPr>
            <w:vAlign w:val="top"/>
          </w:tcPr>
          <w:p w:rsidR="00000000" w:rsidDel="00000000" w:rsidP="00000000" w:rsidRDefault="00000000" w:rsidRPr="00000000" w14:paraId="000002C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C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2C3">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2C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C5">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C6">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C7">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C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C9">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2CA">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2CB">
      <w:pPr>
        <w:rPr>
          <w:vertAlign w:val="baseline"/>
        </w:rPr>
      </w:pPr>
      <w:bookmarkStart w:colFirst="0" w:colLast="0" w:name="_bndccad60mxa" w:id="51"/>
      <w:bookmarkEnd w:id="51"/>
      <w:r w:rsidDel="00000000" w:rsidR="00000000" w:rsidRPr="00000000">
        <w:rPr>
          <w:rtl w:val="0"/>
        </w:rPr>
      </w:r>
    </w:p>
    <w:p w:rsidR="00000000" w:rsidDel="00000000" w:rsidP="00000000" w:rsidRDefault="00000000" w:rsidRPr="00000000" w14:paraId="000002CC">
      <w:pPr>
        <w:pStyle w:val="Heading3"/>
        <w:rPr>
          <w:vertAlign w:val="baseline"/>
        </w:rPr>
      </w:pPr>
      <w:r w:rsidDel="00000000" w:rsidR="00000000" w:rsidRPr="00000000">
        <w:rPr>
          <w:b w:val="1"/>
          <w:bCs w:val="1"/>
          <w:vertAlign w:val="baseline"/>
          <w:rtl w:val="0"/>
        </w:rPr>
        <w:t xml:space="preserve">4.4.1.3.1.1 sequenceNum</w:t>
      </w:r>
      <w:r w:rsidDel="00000000" w:rsidR="00000000" w:rsidRPr="00000000">
        <w:rPr>
          <w:rtl w:val="0"/>
        </w:rPr>
      </w:r>
    </w:p>
    <w:p w:rsidR="00000000" w:rsidDel="00000000" w:rsidP="00000000" w:rsidRDefault="00000000" w:rsidRPr="00000000" w14:paraId="000002CD">
      <w:pPr>
        <w:rPr>
          <w:vertAlign w:val="baseline"/>
        </w:rPr>
      </w:pPr>
      <w:bookmarkStart w:colFirst="0" w:colLast="0" w:name="_wuwb1diewu0o" w:id="52"/>
      <w:bookmarkEnd w:id="5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sequenceNum</w:t>
      </w:r>
      <w:r w:rsidDel="00000000" w:rsidR="00000000" w:rsidRPr="00000000">
        <w:rPr>
          <w:vertAlign w:val="baseline"/>
          <w:rtl w:val="0"/>
        </w:rPr>
        <w:t xml:space="preserve"> attribute shall be used to assign a positive integer to the enclosing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element that is unique within the scope of the instance document. This number will indicate the order in which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actions occurred, with the lowest number being the first action taken and the highest the last.</w:t>
      </w:r>
    </w:p>
    <w:p w:rsidR="00000000" w:rsidDel="00000000" w:rsidP="00000000" w:rsidRDefault="00000000" w:rsidRPr="00000000" w14:paraId="000002CE">
      <w:pPr>
        <w:pStyle w:val="Heading3"/>
        <w:rPr>
          <w:vertAlign w:val="baseline"/>
        </w:rPr>
      </w:pPr>
      <w:r w:rsidDel="00000000" w:rsidR="00000000" w:rsidRPr="00000000">
        <w:rPr>
          <w:b w:val="1"/>
          <w:bCs w:val="1"/>
          <w:vertAlign w:val="baseline"/>
          <w:rtl w:val="0"/>
        </w:rPr>
        <w:t xml:space="preserve">4.4.1.3.1.2 label</w:t>
      </w:r>
      <w:r w:rsidDel="00000000" w:rsidR="00000000" w:rsidRPr="00000000">
        <w:rPr>
          <w:rtl w:val="0"/>
        </w:rPr>
      </w:r>
    </w:p>
    <w:p w:rsidR="00000000" w:rsidDel="00000000" w:rsidP="00000000" w:rsidRDefault="00000000" w:rsidRPr="00000000" w14:paraId="000002CF">
      <w:pPr>
        <w:rPr>
          <w:vertAlign w:val="baseline"/>
        </w:rPr>
      </w:pPr>
      <w:bookmarkStart w:colFirst="0" w:colLast="0" w:name="_uwt05s59nzax" w:id="53"/>
      <w:bookmarkEnd w:id="53"/>
      <w:r w:rsidDel="00000000" w:rsidR="00000000" w:rsidRPr="00000000">
        <w:rPr>
          <w:vertAlign w:val="baseline"/>
          <w:rtl w:val="0"/>
        </w:rPr>
        <w:t xml:space="preserve">The label attribute shall be used to provide a brief description of what action the enclosing process event describes.</w:t>
      </w:r>
    </w:p>
    <w:p w:rsidR="00000000" w:rsidDel="00000000" w:rsidP="00000000" w:rsidRDefault="00000000" w:rsidRPr="00000000" w14:paraId="000002D0">
      <w:pPr>
        <w:pStyle w:val="Heading3"/>
        <w:rPr>
          <w:vertAlign w:val="baseline"/>
        </w:rPr>
      </w:pPr>
      <w:r w:rsidDel="00000000" w:rsidR="00000000" w:rsidRPr="00000000">
        <w:rPr>
          <w:b w:val="1"/>
          <w:bCs w:val="1"/>
          <w:vertAlign w:val="baseline"/>
          <w:rtl w:val="0"/>
        </w:rPr>
        <w:t xml:space="preserve">4.4.1.3.1.3 reformattingGuideline</w:t>
      </w:r>
      <w:r w:rsidDel="00000000" w:rsidR="00000000" w:rsidRPr="00000000">
        <w:rPr>
          <w:rtl w:val="0"/>
        </w:rPr>
      </w:r>
    </w:p>
    <w:p w:rsidR="00000000" w:rsidDel="00000000" w:rsidP="00000000" w:rsidRDefault="00000000" w:rsidRPr="00000000" w14:paraId="000002D1">
      <w:pPr>
        <w:rPr>
          <w:vertAlign w:val="baseline"/>
        </w:rPr>
      </w:pPr>
      <w:bookmarkStart w:colFirst="0" w:colLast="0" w:name="_y0pn35744ka" w:id="54"/>
      <w:bookmarkEnd w:id="5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reformattingGuideline</w:t>
      </w:r>
      <w:r w:rsidDel="00000000" w:rsidR="00000000" w:rsidRPr="00000000">
        <w:rPr>
          <w:vertAlign w:val="baseline"/>
          <w:rtl w:val="0"/>
        </w:rPr>
        <w:t xml:space="preserve"> element may be used to convey discursive descriptions of the preservation methodology and or any business rules used as a part of the audio preservation process.</w:t>
      </w:r>
    </w:p>
    <w:p w:rsidR="00000000" w:rsidDel="00000000" w:rsidP="00000000" w:rsidRDefault="00000000" w:rsidRPr="00000000" w14:paraId="000002D2">
      <w:pPr>
        <w:pStyle w:val="Heading3"/>
        <w:rPr>
          <w:vertAlign w:val="baseline"/>
        </w:rPr>
      </w:pPr>
      <w:r w:rsidDel="00000000" w:rsidR="00000000" w:rsidRPr="00000000">
        <w:rPr>
          <w:b w:val="1"/>
          <w:bCs w:val="1"/>
          <w:vertAlign w:val="baseline"/>
          <w:rtl w:val="0"/>
        </w:rPr>
        <w:t xml:space="preserve">4.4.1.3.1.3.1 reformattingGuidelineType</w:t>
      </w:r>
      <w:r w:rsidDel="00000000" w:rsidR="00000000" w:rsidRPr="00000000">
        <w:rPr>
          <w:rtl w:val="0"/>
        </w:rPr>
      </w:r>
    </w:p>
    <w:p w:rsidR="00000000" w:rsidDel="00000000" w:rsidP="00000000" w:rsidRDefault="00000000" w:rsidRPr="00000000" w14:paraId="000002D3">
      <w:pPr>
        <w:rPr>
          <w:vertAlign w:val="baseline"/>
        </w:rPr>
      </w:pPr>
      <w:r w:rsidDel="00000000" w:rsidR="00000000" w:rsidRPr="00000000">
        <w:rPr>
          <w:vertAlign w:val="baseline"/>
          <w:rtl w:val="0"/>
        </w:rPr>
        <w:t xml:space="preserve">The reformattingGuidelineType may be comprised of the following sub-elements:</w:t>
      </w:r>
    </w:p>
    <w:p w:rsidR="00000000" w:rsidDel="00000000" w:rsidP="00000000" w:rsidRDefault="00000000" w:rsidRPr="00000000" w14:paraId="000002D4">
      <w:pPr>
        <w:rPr>
          <w:vertAlign w:val="baseline"/>
        </w:rPr>
      </w:pPr>
      <w:r w:rsidDel="00000000" w:rsidR="00000000" w:rsidRPr="00000000">
        <w:rPr>
          <w:rtl w:val="0"/>
        </w:rPr>
      </w:r>
    </w:p>
    <w:tbl>
      <w:tblPr>
        <w:tblStyle w:val="Table10"/>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2D5">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2D6">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2D7">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2D9">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2DA">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2DD">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2DE">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2E1">
            <w:pPr>
              <w:rPr>
                <w:vertAlign w:val="baseline"/>
              </w:rPr>
            </w:pPr>
            <w:r w:rsidDel="00000000" w:rsidR="00000000" w:rsidRPr="00000000">
              <w:rPr>
                <w:vertAlign w:val="baseline"/>
                <w:rtl w:val="0"/>
              </w:rPr>
              <w:t xml:space="preserve">guidelineText</w:t>
            </w:r>
          </w:p>
        </w:tc>
        <w:tc>
          <w:tcPr>
            <w:vAlign w:val="top"/>
          </w:tcPr>
          <w:p w:rsidR="00000000" w:rsidDel="00000000" w:rsidP="00000000" w:rsidRDefault="00000000" w:rsidRPr="00000000" w14:paraId="000002E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2E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E4">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E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E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E7">
            <w:pPr>
              <w:rPr>
                <w:vertAlign w:val="baseline"/>
              </w:rPr>
            </w:pPr>
            <w:r w:rsidDel="00000000" w:rsidR="00000000" w:rsidRPr="00000000">
              <w:rPr>
                <w:vertAlign w:val="baseline"/>
                <w:rtl w:val="0"/>
              </w:rPr>
              <w:t xml:space="preserve">guidelineReference</w:t>
            </w:r>
          </w:p>
        </w:tc>
        <w:tc>
          <w:tcPr>
            <w:vAlign w:val="top"/>
          </w:tcPr>
          <w:p w:rsidR="00000000" w:rsidDel="00000000" w:rsidP="00000000" w:rsidRDefault="00000000" w:rsidRPr="00000000" w14:paraId="000002E8">
            <w:pPr>
              <w:rPr>
                <w:vertAlign w:val="baseline"/>
              </w:rPr>
            </w:pPr>
            <w:r w:rsidDel="00000000" w:rsidR="00000000" w:rsidRPr="00000000">
              <w:rPr>
                <w:vertAlign w:val="baseline"/>
                <w:rtl w:val="0"/>
              </w:rPr>
              <w:t xml:space="preserve">locStringType</w:t>
            </w:r>
          </w:p>
        </w:tc>
        <w:tc>
          <w:tcPr>
            <w:vAlign w:val="top"/>
          </w:tcPr>
          <w:p w:rsidR="00000000" w:rsidDel="00000000" w:rsidP="00000000" w:rsidRDefault="00000000" w:rsidRPr="00000000" w14:paraId="000002E9">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2EA">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2E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2E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2ED">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EE">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2E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F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2F1">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2F2">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2F3">
      <w:pPr>
        <w:pStyle w:val="Heading3"/>
        <w:rPr>
          <w:vertAlign w:val="baseline"/>
        </w:rPr>
      </w:pPr>
      <w:bookmarkStart w:colFirst="0" w:colLast="0" w:name="_9jsy8kwvjlj3" w:id="55"/>
      <w:bookmarkEnd w:id="55"/>
      <w:r w:rsidDel="00000000" w:rsidR="00000000" w:rsidRPr="00000000">
        <w:rPr>
          <w:b w:val="1"/>
          <w:bCs w:val="1"/>
          <w:vertAlign w:val="baseline"/>
          <w:rtl w:val="0"/>
        </w:rPr>
        <w:t xml:space="preserve">4.4.1.3.1.3.1.1 </w:t>
      </w:r>
      <w:del w:author=" wnyc" w:id="29" w:date="2011-12-05T12:43:00Z">
        <w:r w:rsidDel="00000000" w:rsidR="00000000" w:rsidRPr="00000000">
          <w:rPr>
            <w:b w:val="1"/>
            <w:bCs w:val="1"/>
            <w:vertAlign w:val="baseline"/>
            <w:rtl w:val="0"/>
          </w:rPr>
          <w:delText xml:space="preserve">reformattingText</w:delText>
        </w:r>
      </w:del>
      <w:ins w:author=" wnyc" w:id="29" w:date="2011-12-05T12:43:00Z">
        <w:r w:rsidDel="00000000" w:rsidR="00000000" w:rsidRPr="00000000">
          <w:rPr>
            <w:b w:val="1"/>
            <w:bCs w:val="1"/>
            <w:vertAlign w:val="baseline"/>
            <w:rtl w:val="0"/>
          </w:rPr>
          <w:t xml:space="preserve">guidelineText</w:t>
        </w:r>
      </w:ins>
      <w:r w:rsidDel="00000000" w:rsidR="00000000" w:rsidRPr="00000000">
        <w:rPr>
          <w:rtl w:val="0"/>
        </w:rPr>
      </w:r>
    </w:p>
    <w:p w:rsidR="00000000" w:rsidDel="00000000" w:rsidP="00000000" w:rsidRDefault="00000000" w:rsidRPr="00000000" w14:paraId="000002F4">
      <w:pPr>
        <w:rPr>
          <w:vertAlign w:val="baseline"/>
        </w:rPr>
      </w:pPr>
      <w:bookmarkStart w:colFirst="0" w:colLast="0" w:name="_j3aix3ps3zbc" w:id="56"/>
      <w:bookmarkEnd w:id="56"/>
      <w:r w:rsidDel="00000000" w:rsidR="00000000" w:rsidRPr="00000000">
        <w:rPr>
          <w:vertAlign w:val="baseline"/>
          <w:rtl w:val="0"/>
        </w:rPr>
        <w:t xml:space="preserve">The </w:t>
      </w:r>
      <w:del w:author=" wnyc" w:id="30" w:date="2011-12-05T12:43:00Z">
        <w:r w:rsidDel="00000000" w:rsidR="00000000" w:rsidRPr="00000000">
          <w:rPr>
            <w:vertAlign w:val="baseline"/>
            <w:rtl w:val="0"/>
          </w:rPr>
          <w:delText xml:space="preserve">reformattingText </w:delText>
        </w:r>
      </w:del>
      <w:ins w:author=" wnyc" w:id="30" w:date="2011-12-05T12:43:00Z">
        <w:r w:rsidDel="00000000" w:rsidR="00000000" w:rsidRPr="00000000">
          <w:rPr>
            <w:vertAlign w:val="baseline"/>
            <w:rtl w:val="0"/>
          </w:rPr>
          <w:t xml:space="preserve">guidelineText </w:t>
        </w:r>
      </w:ins>
      <w:r w:rsidDel="00000000" w:rsidR="00000000" w:rsidRPr="00000000">
        <w:rPr>
          <w:vertAlign w:val="baseline"/>
          <w:rtl w:val="0"/>
        </w:rPr>
        <w:t xml:space="preserve">element may be used to include discursive text about the preservation methodology directly in the processEvent.</w:t>
      </w:r>
    </w:p>
    <w:p w:rsidR="00000000" w:rsidDel="00000000" w:rsidP="00000000" w:rsidRDefault="00000000" w:rsidRPr="00000000" w14:paraId="000002F5">
      <w:pPr>
        <w:pStyle w:val="Heading3"/>
        <w:rPr>
          <w:vertAlign w:val="baseline"/>
        </w:rPr>
      </w:pPr>
      <w:r w:rsidDel="00000000" w:rsidR="00000000" w:rsidRPr="00000000">
        <w:rPr>
          <w:b w:val="1"/>
          <w:bCs w:val="1"/>
          <w:vertAlign w:val="baseline"/>
          <w:rtl w:val="0"/>
        </w:rPr>
        <w:t xml:space="preserve">4.4.1.3.1.3.1.2 </w:t>
      </w:r>
      <w:del w:author=" wnyc" w:id="31" w:date="2011-12-05T12:43:00Z">
        <w:r w:rsidDel="00000000" w:rsidR="00000000" w:rsidRPr="00000000">
          <w:rPr>
            <w:b w:val="1"/>
            <w:bCs w:val="1"/>
            <w:vertAlign w:val="baseline"/>
            <w:rtl w:val="0"/>
          </w:rPr>
          <w:delText xml:space="preserve">reformattingReference</w:delText>
        </w:r>
      </w:del>
      <w:ins w:author=" wnyc" w:id="31" w:date="2011-12-05T12:43:00Z">
        <w:r w:rsidDel="00000000" w:rsidR="00000000" w:rsidRPr="00000000">
          <w:rPr>
            <w:b w:val="1"/>
            <w:bCs w:val="1"/>
            <w:vertAlign w:val="baseline"/>
            <w:rtl w:val="0"/>
          </w:rPr>
          <w:t xml:space="preserve">guidelineReference</w:t>
        </w:r>
      </w:ins>
      <w:r w:rsidDel="00000000" w:rsidR="00000000" w:rsidRPr="00000000">
        <w:rPr>
          <w:rtl w:val="0"/>
        </w:rPr>
      </w:r>
    </w:p>
    <w:p w:rsidR="00000000" w:rsidDel="00000000" w:rsidP="00000000" w:rsidRDefault="00000000" w:rsidRPr="00000000" w14:paraId="000002F6">
      <w:pPr>
        <w:rPr>
          <w:vertAlign w:val="baseline"/>
        </w:rPr>
      </w:pPr>
      <w:bookmarkStart w:colFirst="0" w:colLast="0" w:name="_btp3z47iyesm" w:id="57"/>
      <w:bookmarkEnd w:id="57"/>
      <w:r w:rsidDel="00000000" w:rsidR="00000000" w:rsidRPr="00000000">
        <w:rPr>
          <w:vertAlign w:val="baseline"/>
          <w:rtl w:val="0"/>
        </w:rPr>
        <w:t xml:space="preserve">The </w:t>
      </w:r>
      <w:del w:author=" wnyc" w:id="32" w:date="2011-12-05T12:44:00Z">
        <w:r w:rsidDel="00000000" w:rsidR="00000000" w:rsidRPr="00000000">
          <w:rPr>
            <w:vertAlign w:val="baseline"/>
            <w:rtl w:val="0"/>
          </w:rPr>
          <w:delText xml:space="preserve">reformattingReference </w:delText>
        </w:r>
      </w:del>
      <w:ins w:author=" wnyc" w:id="32" w:date="2011-12-05T12:44:00Z">
        <w:r w:rsidDel="00000000" w:rsidR="00000000" w:rsidRPr="00000000">
          <w:rPr>
            <w:vertAlign w:val="baseline"/>
            <w:rtl w:val="0"/>
          </w:rPr>
          <w:t xml:space="preserve">guidelineReference </w:t>
        </w:r>
      </w:ins>
      <w:r w:rsidDel="00000000" w:rsidR="00000000" w:rsidRPr="00000000">
        <w:rPr>
          <w:vertAlign w:val="baseline"/>
          <w:rtl w:val="0"/>
        </w:rPr>
        <w:t xml:space="preserve">element may be used to provide an xlink </w:t>
      </w:r>
      <w:r w:rsidDel="00000000" w:rsidR="00000000" w:rsidRPr="00000000">
        <w:rPr>
          <w:rFonts w:ascii="Courier New" w:cs="Courier New" w:eastAsia="Courier New" w:hAnsi="Courier New"/>
          <w:vertAlign w:val="baseline"/>
          <w:rtl w:val="0"/>
        </w:rPr>
        <w:t xml:space="preserve">simplelink</w:t>
      </w:r>
      <w:r w:rsidDel="00000000" w:rsidR="00000000" w:rsidRPr="00000000">
        <w:rPr>
          <w:vertAlign w:val="baseline"/>
          <w:rtl w:val="0"/>
        </w:rPr>
        <w:t xml:space="preserve"> reference to the location of a text file containing discursive text about the preservation methodology.</w:t>
      </w:r>
    </w:p>
    <w:p w:rsidR="00000000" w:rsidDel="00000000" w:rsidP="00000000" w:rsidRDefault="00000000" w:rsidRPr="00000000" w14:paraId="000002F7">
      <w:pPr>
        <w:pStyle w:val="Heading3"/>
        <w:rPr>
          <w:vertAlign w:val="baseline"/>
        </w:rPr>
      </w:pPr>
      <w:r w:rsidDel="00000000" w:rsidR="00000000" w:rsidRPr="00000000">
        <w:rPr>
          <w:b w:val="1"/>
          <w:bCs w:val="1"/>
          <w:vertAlign w:val="baseline"/>
          <w:rtl w:val="0"/>
        </w:rPr>
        <w:t xml:space="preserve">4.4.1.3.1.4 workers</w:t>
      </w:r>
      <w:r w:rsidDel="00000000" w:rsidR="00000000" w:rsidRPr="00000000">
        <w:rPr>
          <w:rtl w:val="0"/>
        </w:rPr>
      </w:r>
    </w:p>
    <w:p w:rsidR="00000000" w:rsidDel="00000000" w:rsidP="00000000" w:rsidRDefault="00000000" w:rsidRPr="00000000" w14:paraId="000002F8">
      <w:pPr>
        <w:rPr>
          <w:vertAlign w:val="baseline"/>
        </w:rPr>
      </w:pPr>
      <w:bookmarkStart w:colFirst="0" w:colLast="0" w:name="_qkpx0o6m3uks" w:id="58"/>
      <w:bookmarkEnd w:id="5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workers</w:t>
      </w:r>
      <w:r w:rsidDel="00000000" w:rsidR="00000000" w:rsidRPr="00000000">
        <w:rPr>
          <w:vertAlign w:val="baseline"/>
          <w:rtl w:val="0"/>
        </w:rPr>
        <w:t xml:space="preserve"> attribute shall contain an </w:t>
      </w:r>
      <w:r w:rsidDel="00000000" w:rsidR="00000000" w:rsidRPr="00000000">
        <w:rPr>
          <w:rFonts w:ascii="Courier New" w:cs="Courier New" w:eastAsia="Courier New" w:hAnsi="Courier New"/>
          <w:vertAlign w:val="baseline"/>
          <w:rtl w:val="0"/>
        </w:rPr>
        <w:t xml:space="preserve">IDREFS</w:t>
      </w:r>
      <w:r w:rsidDel="00000000" w:rsidR="00000000" w:rsidRPr="00000000">
        <w:rPr>
          <w:vertAlign w:val="baseline"/>
          <w:rtl w:val="0"/>
        </w:rPr>
        <w:t xml:space="preserve"> list of </w:t>
      </w:r>
      <w:r w:rsidDel="00000000" w:rsidR="00000000" w:rsidRPr="00000000">
        <w:rPr>
          <w:rFonts w:ascii="Courier New" w:cs="Courier New" w:eastAsia="Courier New" w:hAnsi="Courier New"/>
          <w:vertAlign w:val="baseline"/>
          <w:rtl w:val="0"/>
        </w:rPr>
        <w:t xml:space="preserve">IDREF</w:t>
      </w:r>
      <w:r w:rsidDel="00000000" w:rsidR="00000000" w:rsidRPr="00000000">
        <w:rPr>
          <w:vertAlign w:val="baseline"/>
          <w:rtl w:val="0"/>
        </w:rPr>
        <w:t xml:space="preserve"> pointers that reference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of each of the workers from the </w:t>
      </w:r>
      <w:r w:rsidDel="00000000" w:rsidR="00000000" w:rsidRPr="00000000">
        <w:rPr>
          <w:rFonts w:ascii="Courier New" w:cs="Courier New" w:eastAsia="Courier New" w:hAnsi="Courier New"/>
          <w:vertAlign w:val="baseline"/>
          <w:rtl w:val="0"/>
        </w:rPr>
        <w:t xml:space="preserve">workerList</w:t>
      </w:r>
      <w:r w:rsidDel="00000000" w:rsidR="00000000" w:rsidRPr="00000000">
        <w:rPr>
          <w:vertAlign w:val="baseline"/>
          <w:rtl w:val="0"/>
        </w:rPr>
        <w:t xml:space="preserve"> element (see 4.4.1.2) who participated in the enclosing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element.</w:t>
      </w:r>
    </w:p>
    <w:p w:rsidR="00000000" w:rsidDel="00000000" w:rsidP="00000000" w:rsidRDefault="00000000" w:rsidRPr="00000000" w14:paraId="000002F9">
      <w:pPr>
        <w:pStyle w:val="Heading3"/>
        <w:rPr>
          <w:vertAlign w:val="baseline"/>
        </w:rPr>
      </w:pPr>
      <w:r w:rsidDel="00000000" w:rsidR="00000000" w:rsidRPr="00000000">
        <w:rPr>
          <w:b w:val="1"/>
          <w:bCs w:val="1"/>
          <w:vertAlign w:val="baseline"/>
          <w:rtl w:val="0"/>
        </w:rPr>
        <w:t xml:space="preserve">4.4.1.3.1.5 creationDate</w:t>
      </w:r>
      <w:r w:rsidDel="00000000" w:rsidR="00000000" w:rsidRPr="00000000">
        <w:rPr>
          <w:rtl w:val="0"/>
        </w:rPr>
      </w:r>
    </w:p>
    <w:p w:rsidR="00000000" w:rsidDel="00000000" w:rsidP="00000000" w:rsidRDefault="00000000" w:rsidRPr="00000000" w14:paraId="000002FA">
      <w:pPr>
        <w:rPr>
          <w:vertAlign w:val="baseline"/>
        </w:rPr>
      </w:pPr>
      <w:bookmarkStart w:colFirst="0" w:colLast="0" w:name="_k9vfqhjhgfnu" w:id="59"/>
      <w:bookmarkEnd w:id="59"/>
      <w:r w:rsidDel="00000000" w:rsidR="00000000" w:rsidRPr="00000000">
        <w:rPr>
          <w:vertAlign w:val="baseline"/>
          <w:rtl w:val="0"/>
        </w:rPr>
        <w:t xml:space="preserve">The </w:t>
      </w:r>
      <w:del w:author=" wnyc" w:id="33" w:date="2011-12-05T12:44:00Z">
        <w:r w:rsidDel="00000000" w:rsidR="00000000" w:rsidRPr="00000000">
          <w:rPr>
            <w:rFonts w:ascii="Courier New" w:cs="Courier New" w:eastAsia="Courier New" w:hAnsi="Courier New"/>
            <w:vertAlign w:val="baseline"/>
            <w:rtl w:val="0"/>
          </w:rPr>
          <w:delText xml:space="preserve">creationData</w:delText>
        </w:r>
        <w:r w:rsidDel="00000000" w:rsidR="00000000" w:rsidRPr="00000000">
          <w:rPr>
            <w:vertAlign w:val="baseline"/>
            <w:rtl w:val="0"/>
          </w:rPr>
          <w:delText xml:space="preserve"> </w:delText>
        </w:r>
      </w:del>
      <w:ins w:author=" wnyc" w:id="33" w:date="2011-12-05T12:44:00Z">
        <w:r w:rsidDel="00000000" w:rsidR="00000000" w:rsidRPr="00000000">
          <w:rPr>
            <w:rFonts w:ascii="Courier New" w:cs="Courier New" w:eastAsia="Courier New" w:hAnsi="Courier New"/>
            <w:vertAlign w:val="baseline"/>
            <w:rtl w:val="0"/>
          </w:rPr>
          <w:t xml:space="preserve">creationDate</w:t>
        </w:r>
        <w:r w:rsidDel="00000000" w:rsidR="00000000" w:rsidRPr="00000000">
          <w:rPr>
            <w:vertAlign w:val="baseline"/>
            <w:rtl w:val="0"/>
          </w:rPr>
          <w:t xml:space="preserve"> </w:t>
        </w:r>
      </w:ins>
      <w:r w:rsidDel="00000000" w:rsidR="00000000" w:rsidRPr="00000000">
        <w:rPr>
          <w:vertAlign w:val="baseline"/>
          <w:rtl w:val="0"/>
        </w:rPr>
        <w:t xml:space="preserve">element shall be used to indicate the time and date the enclosing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occurred. The xml schema </w:t>
      </w:r>
      <w:r w:rsidDel="00000000" w:rsidR="00000000" w:rsidRPr="00000000">
        <w:rPr>
          <w:rFonts w:ascii="Courier New" w:cs="Courier New" w:eastAsia="Courier New" w:hAnsi="Courier New"/>
          <w:vertAlign w:val="baseline"/>
          <w:rtl w:val="0"/>
        </w:rPr>
        <w:t xml:space="preserve">dateTime</w:t>
      </w:r>
      <w:r w:rsidDel="00000000" w:rsidR="00000000" w:rsidRPr="00000000">
        <w:rPr>
          <w:vertAlign w:val="baseline"/>
          <w:rtl w:val="0"/>
        </w:rPr>
        <w:t xml:space="preserve"> data type shall be used to encode the time and date.</w:t>
      </w:r>
    </w:p>
    <w:p w:rsidR="00000000" w:rsidDel="00000000" w:rsidP="00000000" w:rsidRDefault="00000000" w:rsidRPr="00000000" w14:paraId="000002FB">
      <w:pPr>
        <w:pStyle w:val="Heading3"/>
        <w:rPr>
          <w:vertAlign w:val="baseline"/>
        </w:rPr>
      </w:pPr>
      <w:r w:rsidDel="00000000" w:rsidR="00000000" w:rsidRPr="00000000">
        <w:rPr>
          <w:b w:val="1"/>
          <w:bCs w:val="1"/>
          <w:vertAlign w:val="baseline"/>
          <w:rtl w:val="0"/>
        </w:rPr>
        <w:t xml:space="preserve">4.4.1.3.1.6 treatment</w:t>
      </w:r>
      <w:r w:rsidDel="00000000" w:rsidR="00000000" w:rsidRPr="00000000">
        <w:rPr>
          <w:rtl w:val="0"/>
        </w:rPr>
      </w:r>
    </w:p>
    <w:p w:rsidR="00000000" w:rsidDel="00000000" w:rsidP="00000000" w:rsidRDefault="00000000" w:rsidRPr="00000000" w14:paraId="000002FC">
      <w:pPr>
        <w:rPr>
          <w:vertAlign w:val="baseline"/>
        </w:rPr>
      </w:pPr>
      <w:bookmarkStart w:colFirst="0" w:colLast="0" w:name="_nhuz6ztu4zrg" w:id="60"/>
      <w:bookmarkEnd w:id="6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treatment</w:t>
      </w:r>
      <w:r w:rsidDel="00000000" w:rsidR="00000000" w:rsidRPr="00000000">
        <w:rPr>
          <w:vertAlign w:val="baseline"/>
          <w:rtl w:val="0"/>
        </w:rPr>
        <w:t xml:space="preserve"> element may be used to provide a free text description of an action that was undertaken as a part of the enclosing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element, which cannot be adequately described through the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 and its sub-elements and attributes.</w:t>
      </w:r>
    </w:p>
    <w:p w:rsidR="00000000" w:rsidDel="00000000" w:rsidP="00000000" w:rsidRDefault="00000000" w:rsidRPr="00000000" w14:paraId="000002FD">
      <w:pPr>
        <w:pStyle w:val="Heading3"/>
        <w:rPr>
          <w:vertAlign w:val="baseline"/>
        </w:rPr>
      </w:pPr>
      <w:r w:rsidDel="00000000" w:rsidR="00000000" w:rsidRPr="00000000">
        <w:rPr>
          <w:b w:val="1"/>
          <w:bCs w:val="1"/>
          <w:vertAlign w:val="baseline"/>
          <w:rtl w:val="0"/>
        </w:rPr>
        <w:t xml:space="preserve">4.4.1.3.1.7 qualityAssurance</w:t>
      </w:r>
      <w:r w:rsidDel="00000000" w:rsidR="00000000" w:rsidRPr="00000000">
        <w:rPr>
          <w:rtl w:val="0"/>
        </w:rPr>
      </w:r>
    </w:p>
    <w:p w:rsidR="00000000" w:rsidDel="00000000" w:rsidP="00000000" w:rsidRDefault="00000000" w:rsidRPr="00000000" w14:paraId="000002FE">
      <w:pPr>
        <w:rPr>
          <w:vertAlign w:val="baseline"/>
        </w:rPr>
      </w:pPr>
      <w:bookmarkStart w:colFirst="0" w:colLast="0" w:name="_lip6q7bizxd0" w:id="61"/>
      <w:bookmarkEnd w:id="6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qualityAssurance</w:t>
      </w:r>
      <w:r w:rsidDel="00000000" w:rsidR="00000000" w:rsidRPr="00000000">
        <w:rPr>
          <w:vertAlign w:val="baseline"/>
          <w:rtl w:val="0"/>
        </w:rPr>
        <w:t xml:space="preserve"> element may be used to record the outcome of a quality assurance check in the processing workflow.</w:t>
      </w:r>
    </w:p>
    <w:p w:rsidR="00000000" w:rsidDel="00000000" w:rsidP="00000000" w:rsidRDefault="00000000" w:rsidRPr="00000000" w14:paraId="000002FF">
      <w:pPr>
        <w:pStyle w:val="Heading3"/>
        <w:rPr>
          <w:vertAlign w:val="baseline"/>
        </w:rPr>
      </w:pPr>
      <w:r w:rsidDel="00000000" w:rsidR="00000000" w:rsidRPr="00000000">
        <w:rPr>
          <w:b w:val="1"/>
          <w:bCs w:val="1"/>
          <w:vertAlign w:val="baseline"/>
          <w:rtl w:val="0"/>
        </w:rPr>
        <w:t xml:space="preserve">4.4.1.3.1.7.1 qualityAsuranceType</w:t>
      </w:r>
      <w:r w:rsidDel="00000000" w:rsidR="00000000" w:rsidRPr="00000000">
        <w:rPr>
          <w:rtl w:val="0"/>
        </w:rPr>
      </w:r>
    </w:p>
    <w:p w:rsidR="00000000" w:rsidDel="00000000" w:rsidP="00000000" w:rsidRDefault="00000000" w:rsidRPr="00000000" w14:paraId="00000300">
      <w:pPr>
        <w:rPr>
          <w:vertAlign w:val="baseline"/>
        </w:rPr>
      </w:pPr>
      <w:r w:rsidDel="00000000" w:rsidR="00000000" w:rsidRPr="00000000">
        <w:rPr>
          <w:vertAlign w:val="baseline"/>
          <w:rtl w:val="0"/>
        </w:rPr>
        <w:t xml:space="preserve">The qualityAssuranceType shall be comprised of the following sub-elements and attributes:</w:t>
      </w:r>
    </w:p>
    <w:p w:rsidR="00000000" w:rsidDel="00000000" w:rsidP="00000000" w:rsidRDefault="00000000" w:rsidRPr="00000000" w14:paraId="00000301">
      <w:pPr>
        <w:rPr>
          <w:vertAlign w:val="baseline"/>
        </w:rPr>
      </w:pPr>
      <w:r w:rsidDel="00000000" w:rsidR="00000000" w:rsidRPr="00000000">
        <w:rPr>
          <w:rtl w:val="0"/>
        </w:rPr>
      </w:r>
    </w:p>
    <w:tbl>
      <w:tblPr>
        <w:tblStyle w:val="Table11"/>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302">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303">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304">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306">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307">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30A">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30B">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30E">
            <w:pPr>
              <w:rPr>
                <w:vertAlign w:val="baseline"/>
              </w:rPr>
            </w:pPr>
            <w:r w:rsidDel="00000000" w:rsidR="00000000" w:rsidRPr="00000000">
              <w:rPr>
                <w:vertAlign w:val="baseline"/>
                <w:rtl w:val="0"/>
              </w:rPr>
              <w:t xml:space="preserve">creationDate</w:t>
            </w:r>
          </w:p>
        </w:tc>
        <w:tc>
          <w:tcPr>
            <w:vAlign w:val="top"/>
          </w:tcPr>
          <w:p w:rsidR="00000000" w:rsidDel="00000000" w:rsidP="00000000" w:rsidRDefault="00000000" w:rsidRPr="00000000" w14:paraId="0000030F">
            <w:pPr>
              <w:rPr>
                <w:vertAlign w:val="baseline"/>
              </w:rPr>
            </w:pPr>
            <w:r w:rsidDel="00000000" w:rsidR="00000000" w:rsidRPr="00000000">
              <w:rPr>
                <w:vertAlign w:val="baseline"/>
                <w:rtl w:val="0"/>
              </w:rPr>
              <w:t xml:space="preserve">xsd:dateTime</w:t>
            </w:r>
          </w:p>
        </w:tc>
        <w:tc>
          <w:tcPr>
            <w:vAlign w:val="top"/>
          </w:tcPr>
          <w:p w:rsidR="00000000" w:rsidDel="00000000" w:rsidP="00000000" w:rsidRDefault="00000000" w:rsidRPr="00000000" w14:paraId="0000031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1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12">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13">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14">
            <w:pPr>
              <w:rPr>
                <w:vertAlign w:val="baseline"/>
              </w:rPr>
            </w:pPr>
            <w:r w:rsidDel="00000000" w:rsidR="00000000" w:rsidRPr="00000000">
              <w:rPr>
                <w:vertAlign w:val="baseline"/>
                <w:rtl w:val="0"/>
              </w:rPr>
              <w:t xml:space="preserve">note</w:t>
            </w:r>
          </w:p>
        </w:tc>
        <w:tc>
          <w:tcPr>
            <w:vAlign w:val="top"/>
          </w:tcPr>
          <w:p w:rsidR="00000000" w:rsidDel="00000000" w:rsidP="00000000" w:rsidRDefault="00000000" w:rsidRPr="00000000" w14:paraId="00000315">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316">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1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18">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19">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1A">
            <w:pPr>
              <w:rPr>
                <w:vertAlign w:val="baseline"/>
              </w:rPr>
            </w:pPr>
            <w:r w:rsidDel="00000000" w:rsidR="00000000" w:rsidRPr="00000000">
              <w:rPr>
                <w:vertAlign w:val="baseline"/>
                <w:rtl w:val="0"/>
              </w:rPr>
              <w:t xml:space="preserve">inspectors</w:t>
            </w:r>
          </w:p>
        </w:tc>
        <w:tc>
          <w:tcPr>
            <w:vAlign w:val="top"/>
          </w:tcPr>
          <w:p w:rsidR="00000000" w:rsidDel="00000000" w:rsidP="00000000" w:rsidRDefault="00000000" w:rsidRPr="00000000" w14:paraId="0000031B">
            <w:pPr>
              <w:rPr>
                <w:vertAlign w:val="baseline"/>
              </w:rPr>
            </w:pPr>
            <w:r w:rsidDel="00000000" w:rsidR="00000000" w:rsidRPr="00000000">
              <w:rPr>
                <w:vertAlign w:val="baseline"/>
                <w:rtl w:val="0"/>
              </w:rPr>
              <w:t xml:space="preserve">xsd:IDREFS</w:t>
            </w:r>
          </w:p>
        </w:tc>
        <w:tc>
          <w:tcPr>
            <w:vAlign w:val="top"/>
          </w:tcPr>
          <w:p w:rsidR="00000000" w:rsidDel="00000000" w:rsidP="00000000" w:rsidRDefault="00000000" w:rsidRPr="00000000" w14:paraId="0000031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1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1E">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1F">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20">
            <w:pPr>
              <w:rPr>
                <w:vertAlign w:val="baseline"/>
              </w:rPr>
            </w:pPr>
            <w:r w:rsidDel="00000000" w:rsidR="00000000" w:rsidRPr="00000000">
              <w:rPr>
                <w:vertAlign w:val="baseline"/>
                <w:rtl w:val="0"/>
              </w:rPr>
              <w:t xml:space="preserve">passFail</w:t>
            </w:r>
          </w:p>
        </w:tc>
        <w:tc>
          <w:tcPr>
            <w:vAlign w:val="top"/>
          </w:tcPr>
          <w:p w:rsidR="00000000" w:rsidDel="00000000" w:rsidP="00000000" w:rsidRDefault="00000000" w:rsidRPr="00000000" w14:paraId="00000321">
            <w:pPr>
              <w:rPr>
                <w:vertAlign w:val="baseline"/>
              </w:rPr>
            </w:pPr>
            <w:r w:rsidDel="00000000" w:rsidR="00000000" w:rsidRPr="00000000">
              <w:rPr>
                <w:vertAlign w:val="baseline"/>
                <w:rtl w:val="0"/>
              </w:rPr>
              <w:t xml:space="preserve">passFailType</w:t>
            </w:r>
          </w:p>
        </w:tc>
        <w:tc>
          <w:tcPr>
            <w:vAlign w:val="top"/>
          </w:tcPr>
          <w:p w:rsidR="00000000" w:rsidDel="00000000" w:rsidP="00000000" w:rsidRDefault="00000000" w:rsidRPr="00000000" w14:paraId="0000032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2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24">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25">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26">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27">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2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2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2A">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32B">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32C">
      <w:pPr>
        <w:pStyle w:val="Heading3"/>
        <w:rPr>
          <w:vertAlign w:val="baseline"/>
        </w:rPr>
      </w:pPr>
      <w:bookmarkStart w:colFirst="0" w:colLast="0" w:name="_62f2ugit2y62" w:id="62"/>
      <w:bookmarkEnd w:id="62"/>
      <w:r w:rsidDel="00000000" w:rsidR="00000000" w:rsidRPr="00000000">
        <w:rPr>
          <w:b w:val="1"/>
          <w:bCs w:val="1"/>
          <w:vertAlign w:val="baseline"/>
          <w:rtl w:val="0"/>
        </w:rPr>
        <w:t xml:space="preserve">4.4.1.3.1.7.1.1 creationDate</w:t>
      </w:r>
      <w:r w:rsidDel="00000000" w:rsidR="00000000" w:rsidRPr="00000000">
        <w:rPr>
          <w:rtl w:val="0"/>
        </w:rPr>
      </w:r>
    </w:p>
    <w:p w:rsidR="00000000" w:rsidDel="00000000" w:rsidP="00000000" w:rsidRDefault="00000000" w:rsidRPr="00000000" w14:paraId="0000032D">
      <w:pPr>
        <w:rPr>
          <w:vertAlign w:val="baseline"/>
        </w:rPr>
      </w:pPr>
      <w:bookmarkStart w:colFirst="0" w:colLast="0" w:name="_ymqpnpm5b6vg" w:id="63"/>
      <w:bookmarkEnd w:id="63"/>
      <w:r w:rsidDel="00000000" w:rsidR="00000000" w:rsidRPr="00000000">
        <w:rPr>
          <w:vertAlign w:val="baseline"/>
          <w:rtl w:val="0"/>
        </w:rPr>
        <w:t xml:space="preserve">The </w:t>
      </w:r>
      <w:del w:author=" wnyc" w:id="34" w:date="2011-12-05T12:45:00Z">
        <w:r w:rsidDel="00000000" w:rsidR="00000000" w:rsidRPr="00000000">
          <w:rPr>
            <w:rFonts w:ascii="Courier New" w:cs="Courier New" w:eastAsia="Courier New" w:hAnsi="Courier New"/>
            <w:vertAlign w:val="baseline"/>
            <w:rtl w:val="0"/>
          </w:rPr>
          <w:delText xml:space="preserve">creationData</w:delText>
        </w:r>
        <w:r w:rsidDel="00000000" w:rsidR="00000000" w:rsidRPr="00000000">
          <w:rPr>
            <w:vertAlign w:val="baseline"/>
            <w:rtl w:val="0"/>
          </w:rPr>
          <w:delText xml:space="preserve"> </w:delText>
        </w:r>
      </w:del>
      <w:ins w:author=" wnyc" w:id="34" w:date="2011-12-05T12:45:00Z">
        <w:r w:rsidDel="00000000" w:rsidR="00000000" w:rsidRPr="00000000">
          <w:rPr>
            <w:rFonts w:ascii="Courier New" w:cs="Courier New" w:eastAsia="Courier New" w:hAnsi="Courier New"/>
            <w:vertAlign w:val="baseline"/>
            <w:rtl w:val="0"/>
          </w:rPr>
          <w:t xml:space="preserve">creationDate</w:t>
        </w:r>
        <w:r w:rsidDel="00000000" w:rsidR="00000000" w:rsidRPr="00000000">
          <w:rPr>
            <w:vertAlign w:val="baseline"/>
            <w:rtl w:val="0"/>
          </w:rPr>
          <w:t xml:space="preserve"> </w:t>
        </w:r>
      </w:ins>
      <w:r w:rsidDel="00000000" w:rsidR="00000000" w:rsidRPr="00000000">
        <w:rPr>
          <w:vertAlign w:val="baseline"/>
          <w:rtl w:val="0"/>
        </w:rPr>
        <w:t xml:space="preserve">element shall be used to indicate the time and date the enclosing </w:t>
      </w:r>
      <w:r w:rsidDel="00000000" w:rsidR="00000000" w:rsidRPr="00000000">
        <w:rPr>
          <w:rFonts w:ascii="Courier New" w:cs="Courier New" w:eastAsia="Courier New" w:hAnsi="Courier New"/>
          <w:vertAlign w:val="baseline"/>
          <w:rtl w:val="0"/>
        </w:rPr>
        <w:t xml:space="preserve">qualityAssurance</w:t>
      </w:r>
      <w:r w:rsidDel="00000000" w:rsidR="00000000" w:rsidRPr="00000000">
        <w:rPr>
          <w:vertAlign w:val="baseline"/>
          <w:rtl w:val="0"/>
        </w:rPr>
        <w:t xml:space="preserve"> event occurred. The xml schema </w:t>
      </w:r>
      <w:r w:rsidDel="00000000" w:rsidR="00000000" w:rsidRPr="00000000">
        <w:rPr>
          <w:rFonts w:ascii="Courier New" w:cs="Courier New" w:eastAsia="Courier New" w:hAnsi="Courier New"/>
          <w:vertAlign w:val="baseline"/>
          <w:rtl w:val="0"/>
        </w:rPr>
        <w:t xml:space="preserve">dateTime</w:t>
      </w:r>
      <w:r w:rsidDel="00000000" w:rsidR="00000000" w:rsidRPr="00000000">
        <w:rPr>
          <w:vertAlign w:val="baseline"/>
          <w:rtl w:val="0"/>
        </w:rPr>
        <w:t xml:space="preserve"> data type shall be used to encode the time and date.</w:t>
      </w:r>
    </w:p>
    <w:p w:rsidR="00000000" w:rsidDel="00000000" w:rsidP="00000000" w:rsidRDefault="00000000" w:rsidRPr="00000000" w14:paraId="0000032E">
      <w:pPr>
        <w:pStyle w:val="Heading3"/>
        <w:rPr>
          <w:vertAlign w:val="baseline"/>
        </w:rPr>
      </w:pPr>
      <w:r w:rsidDel="00000000" w:rsidR="00000000" w:rsidRPr="00000000">
        <w:rPr>
          <w:b w:val="1"/>
          <w:bCs w:val="1"/>
          <w:vertAlign w:val="baseline"/>
          <w:rtl w:val="0"/>
        </w:rPr>
        <w:t xml:space="preserve">4.4.1.3.1.7.1.2 note</w:t>
      </w:r>
      <w:r w:rsidDel="00000000" w:rsidR="00000000" w:rsidRPr="00000000">
        <w:rPr>
          <w:rtl w:val="0"/>
        </w:rPr>
      </w:r>
    </w:p>
    <w:p w:rsidR="00000000" w:rsidDel="00000000" w:rsidP="00000000" w:rsidRDefault="00000000" w:rsidRPr="00000000" w14:paraId="0000032F">
      <w:pPr>
        <w:rPr>
          <w:vertAlign w:val="baseline"/>
        </w:rPr>
      </w:pPr>
      <w:bookmarkStart w:colFirst="0" w:colLast="0" w:name="_9mw6bn6ba32s" w:id="64"/>
      <w:bookmarkEnd w:id="64"/>
      <w:r w:rsidDel="00000000" w:rsidR="00000000" w:rsidRPr="00000000">
        <w:rPr>
          <w:vertAlign w:val="baseline"/>
          <w:rtl w:val="0"/>
        </w:rPr>
        <w:t xml:space="preserve">The note element may be used to provide discursive text regarding the specifics of the quality assurance work and its outcome.</w:t>
      </w:r>
    </w:p>
    <w:p w:rsidR="00000000" w:rsidDel="00000000" w:rsidP="00000000" w:rsidRDefault="00000000" w:rsidRPr="00000000" w14:paraId="00000330">
      <w:pPr>
        <w:pStyle w:val="Heading3"/>
        <w:rPr>
          <w:vertAlign w:val="baseline"/>
        </w:rPr>
      </w:pPr>
      <w:r w:rsidDel="00000000" w:rsidR="00000000" w:rsidRPr="00000000">
        <w:rPr>
          <w:b w:val="1"/>
          <w:bCs w:val="1"/>
          <w:vertAlign w:val="baseline"/>
          <w:rtl w:val="0"/>
        </w:rPr>
        <w:t xml:space="preserve">4.4.1.3.1.7.1.3 inspectors</w:t>
      </w:r>
      <w:r w:rsidDel="00000000" w:rsidR="00000000" w:rsidRPr="00000000">
        <w:rPr>
          <w:rtl w:val="0"/>
        </w:rPr>
      </w:r>
    </w:p>
    <w:p w:rsidR="00000000" w:rsidDel="00000000" w:rsidP="00000000" w:rsidRDefault="00000000" w:rsidRPr="00000000" w14:paraId="00000331">
      <w:pPr>
        <w:rPr>
          <w:vertAlign w:val="baseline"/>
        </w:rPr>
      </w:pPr>
      <w:bookmarkStart w:colFirst="0" w:colLast="0" w:name="_9csp8ofsqd8m" w:id="65"/>
      <w:bookmarkEnd w:id="6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inspectors</w:t>
      </w:r>
      <w:r w:rsidDel="00000000" w:rsidR="00000000" w:rsidRPr="00000000">
        <w:rPr>
          <w:vertAlign w:val="baseline"/>
          <w:rtl w:val="0"/>
        </w:rPr>
        <w:t xml:space="preserve"> attribute shall contain an </w:t>
      </w:r>
      <w:r w:rsidDel="00000000" w:rsidR="00000000" w:rsidRPr="00000000">
        <w:rPr>
          <w:rFonts w:ascii="Courier New" w:cs="Courier New" w:eastAsia="Courier New" w:hAnsi="Courier New"/>
          <w:vertAlign w:val="baseline"/>
          <w:rtl w:val="0"/>
        </w:rPr>
        <w:t xml:space="preserve">IDREFS</w:t>
      </w:r>
      <w:r w:rsidDel="00000000" w:rsidR="00000000" w:rsidRPr="00000000">
        <w:rPr>
          <w:vertAlign w:val="baseline"/>
          <w:rtl w:val="0"/>
        </w:rPr>
        <w:t xml:space="preserve"> list of </w:t>
      </w:r>
      <w:r w:rsidDel="00000000" w:rsidR="00000000" w:rsidRPr="00000000">
        <w:rPr>
          <w:rFonts w:ascii="Courier New" w:cs="Courier New" w:eastAsia="Courier New" w:hAnsi="Courier New"/>
          <w:vertAlign w:val="baseline"/>
          <w:rtl w:val="0"/>
        </w:rPr>
        <w:t xml:space="preserve">IDREF</w:t>
      </w:r>
      <w:r w:rsidDel="00000000" w:rsidR="00000000" w:rsidRPr="00000000">
        <w:rPr>
          <w:vertAlign w:val="baseline"/>
          <w:rtl w:val="0"/>
        </w:rPr>
        <w:t xml:space="preserve"> pointers that reference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of each of the workers from the </w:t>
      </w:r>
      <w:r w:rsidDel="00000000" w:rsidR="00000000" w:rsidRPr="00000000">
        <w:rPr>
          <w:rFonts w:ascii="Courier New" w:cs="Courier New" w:eastAsia="Courier New" w:hAnsi="Courier New"/>
          <w:vertAlign w:val="baseline"/>
          <w:rtl w:val="0"/>
        </w:rPr>
        <w:t xml:space="preserve">workerList</w:t>
      </w:r>
      <w:r w:rsidDel="00000000" w:rsidR="00000000" w:rsidRPr="00000000">
        <w:rPr>
          <w:vertAlign w:val="baseline"/>
          <w:rtl w:val="0"/>
        </w:rPr>
        <w:t xml:space="preserve"> element (see 4.4.1.2) who participated in the enclosing </w:t>
      </w:r>
      <w:r w:rsidDel="00000000" w:rsidR="00000000" w:rsidRPr="00000000">
        <w:rPr>
          <w:rFonts w:ascii="Courier New" w:cs="Courier New" w:eastAsia="Courier New" w:hAnsi="Courier New"/>
          <w:vertAlign w:val="baseline"/>
          <w:rtl w:val="0"/>
        </w:rPr>
        <w:t xml:space="preserve">qualityAssurance</w:t>
      </w:r>
      <w:r w:rsidDel="00000000" w:rsidR="00000000" w:rsidRPr="00000000">
        <w:rPr>
          <w:vertAlign w:val="baseline"/>
          <w:rtl w:val="0"/>
        </w:rPr>
        <w:t xml:space="preserve"> element.</w:t>
      </w:r>
    </w:p>
    <w:p w:rsidR="00000000" w:rsidDel="00000000" w:rsidP="00000000" w:rsidRDefault="00000000" w:rsidRPr="00000000" w14:paraId="00000332">
      <w:pPr>
        <w:pStyle w:val="Heading3"/>
        <w:rPr>
          <w:vertAlign w:val="baseline"/>
        </w:rPr>
      </w:pPr>
      <w:r w:rsidDel="00000000" w:rsidR="00000000" w:rsidRPr="00000000">
        <w:rPr>
          <w:b w:val="1"/>
          <w:bCs w:val="1"/>
          <w:vertAlign w:val="baseline"/>
          <w:rtl w:val="0"/>
        </w:rPr>
        <w:t xml:space="preserve">4.4.1.3.1.7.1.4 passFail</w:t>
      </w:r>
      <w:r w:rsidDel="00000000" w:rsidR="00000000" w:rsidRPr="00000000">
        <w:rPr>
          <w:rtl w:val="0"/>
        </w:rPr>
      </w:r>
    </w:p>
    <w:p w:rsidR="00000000" w:rsidDel="00000000" w:rsidP="00000000" w:rsidRDefault="00000000" w:rsidRPr="00000000" w14:paraId="00000333">
      <w:pPr>
        <w:rPr>
          <w:vertAlign w:val="baseline"/>
        </w:rPr>
      </w:pPr>
      <w:bookmarkStart w:colFirst="0" w:colLast="0" w:name="_t32u6bamcx7s" w:id="66"/>
      <w:bookmarkEnd w:id="6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passFail</w:t>
      </w:r>
      <w:r w:rsidDel="00000000" w:rsidR="00000000" w:rsidRPr="00000000">
        <w:rPr>
          <w:vertAlign w:val="baseline"/>
          <w:rtl w:val="0"/>
        </w:rPr>
        <w:t xml:space="preserve"> attribute shall be used to indicate the outcome of the qualityAssurance event in a machine readable way. </w:t>
      </w:r>
    </w:p>
    <w:p w:rsidR="00000000" w:rsidDel="00000000" w:rsidP="00000000" w:rsidRDefault="00000000" w:rsidRPr="00000000" w14:paraId="00000334">
      <w:pPr>
        <w:pStyle w:val="Heading3"/>
        <w:rPr>
          <w:vertAlign w:val="baseline"/>
        </w:rPr>
      </w:pPr>
      <w:r w:rsidDel="00000000" w:rsidR="00000000" w:rsidRPr="00000000">
        <w:rPr>
          <w:b w:val="1"/>
          <w:bCs w:val="1"/>
          <w:vertAlign w:val="baseline"/>
          <w:rtl w:val="0"/>
        </w:rPr>
        <w:t xml:space="preserve">4.4.1.3.1.7.1.4.1 passFailType</w:t>
      </w:r>
      <w:r w:rsidDel="00000000" w:rsidR="00000000" w:rsidRPr="00000000">
        <w:rPr>
          <w:rtl w:val="0"/>
        </w:rPr>
      </w:r>
    </w:p>
    <w:p w:rsidR="00000000" w:rsidDel="00000000" w:rsidP="00000000" w:rsidRDefault="00000000" w:rsidRPr="00000000" w14:paraId="00000335">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passFailType</w:t>
      </w:r>
      <w:r w:rsidDel="00000000" w:rsidR="00000000" w:rsidRPr="00000000">
        <w:rPr>
          <w:vertAlign w:val="baseline"/>
          <w:rtl w:val="0"/>
        </w:rPr>
        <w:t xml:space="preserve"> is a list of restricted string values. The possible values are:</w:t>
      </w:r>
    </w:p>
    <w:p w:rsidR="00000000" w:rsidDel="00000000" w:rsidP="00000000" w:rsidRDefault="00000000" w:rsidRPr="00000000" w14:paraId="00000336">
      <w:pPr>
        <w:rPr>
          <w:vertAlign w:val="baseline"/>
        </w:rPr>
      </w:pPr>
      <w:r w:rsidDel="00000000" w:rsidR="00000000" w:rsidRPr="00000000">
        <w:rPr>
          <w:rtl w:val="0"/>
        </w:rPr>
      </w:r>
    </w:p>
    <w:tbl>
      <w:tblPr>
        <w:tblStyle w:val="Table12"/>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337">
            <w:pPr>
              <w:rPr>
                <w:vertAlign w:val="baseline"/>
              </w:rPr>
            </w:pPr>
            <w:r w:rsidDel="00000000" w:rsidR="00000000" w:rsidRPr="00000000">
              <w:rPr>
                <w:vertAlign w:val="baseline"/>
                <w:rtl w:val="0"/>
              </w:rPr>
              <w:t xml:space="preserve">PASS</w:t>
            </w:r>
          </w:p>
        </w:tc>
      </w:tr>
      <w:tr>
        <w:trPr>
          <w:cantSplit w:val="0"/>
          <w:tblHeader w:val="0"/>
        </w:trPr>
        <w:tc>
          <w:tcPr>
            <w:vAlign w:val="top"/>
          </w:tcPr>
          <w:p w:rsidR="00000000" w:rsidDel="00000000" w:rsidP="00000000" w:rsidRDefault="00000000" w:rsidRPr="00000000" w14:paraId="00000338">
            <w:pPr>
              <w:rPr>
                <w:vertAlign w:val="baseline"/>
              </w:rPr>
            </w:pPr>
            <w:r w:rsidDel="00000000" w:rsidR="00000000" w:rsidRPr="00000000">
              <w:rPr>
                <w:vertAlign w:val="baseline"/>
                <w:rtl w:val="0"/>
              </w:rPr>
              <w:t xml:space="preserve">FAIL</w:t>
            </w:r>
          </w:p>
        </w:tc>
      </w:tr>
    </w:tbl>
    <w:p w:rsidR="00000000" w:rsidDel="00000000" w:rsidP="00000000" w:rsidRDefault="00000000" w:rsidRPr="00000000" w14:paraId="00000339">
      <w:pPr>
        <w:pStyle w:val="Heading3"/>
        <w:rPr>
          <w:vertAlign w:val="baseline"/>
        </w:rPr>
      </w:pPr>
      <w:bookmarkStart w:colFirst="0" w:colLast="0" w:name="_chk8xjwlxujf" w:id="67"/>
      <w:bookmarkEnd w:id="67"/>
      <w:r w:rsidDel="00000000" w:rsidR="00000000" w:rsidRPr="00000000">
        <w:rPr>
          <w:b w:val="1"/>
          <w:bCs w:val="1"/>
          <w:vertAlign w:val="baseline"/>
          <w:rtl w:val="0"/>
        </w:rPr>
        <w:t xml:space="preserve">4.4.1.3.1.8 syncGroup</w:t>
      </w:r>
      <w:r w:rsidDel="00000000" w:rsidR="00000000" w:rsidRPr="00000000">
        <w:rPr>
          <w:rtl w:val="0"/>
        </w:rPr>
      </w:r>
    </w:p>
    <w:p w:rsidR="00000000" w:rsidDel="00000000" w:rsidP="00000000" w:rsidRDefault="00000000" w:rsidRPr="00000000" w14:paraId="0000033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syncGroup</w:t>
      </w:r>
      <w:r w:rsidDel="00000000" w:rsidR="00000000" w:rsidRPr="00000000">
        <w:rPr>
          <w:vertAlign w:val="baseline"/>
          <w:rtl w:val="0"/>
        </w:rPr>
        <w:t xml:space="preserve"> element shall be used to define a group of </w:t>
      </w:r>
      <w:r w:rsidDel="00000000" w:rsidR="00000000" w:rsidRPr="00000000">
        <w:rPr>
          <w:rFonts w:ascii="Courier New" w:cs="Courier New" w:eastAsia="Courier New" w:hAnsi="Courier New"/>
          <w:vertAlign w:val="baseline"/>
          <w:rtl w:val="0"/>
        </w:rPr>
        <w:t xml:space="preserve">adl</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and or </w:t>
      </w:r>
      <w:r w:rsidDel="00000000" w:rsidR="00000000" w:rsidRPr="00000000">
        <w:rPr>
          <w:rFonts w:ascii="Courier New" w:cs="Courier New" w:eastAsia="Courier New" w:hAnsi="Courier New"/>
          <w:vertAlign w:val="baseline"/>
          <w:rtl w:val="0"/>
        </w:rPr>
        <w:t xml:space="preserve">audioFileReference</w:t>
      </w:r>
      <w:r w:rsidDel="00000000" w:rsidR="00000000" w:rsidRPr="00000000">
        <w:rPr>
          <w:vertAlign w:val="baseline"/>
          <w:rtl w:val="0"/>
        </w:rPr>
        <w:t xml:space="preserve"> objects. This group shall be defined by the following characteristics:</w:t>
      </w:r>
    </w:p>
    <w:p w:rsidR="00000000" w:rsidDel="00000000" w:rsidP="00000000" w:rsidRDefault="00000000" w:rsidRPr="00000000" w14:paraId="0000033B">
      <w:pPr>
        <w:rPr>
          <w:vertAlign w:val="baseline"/>
        </w:rPr>
      </w:pPr>
      <w:r w:rsidDel="00000000" w:rsidR="00000000" w:rsidRPr="00000000">
        <w:rPr>
          <w:vertAlign w:val="baseline"/>
          <w:rtl w:val="0"/>
        </w:rPr>
        <w:tab/>
      </w:r>
    </w:p>
    <w:p w:rsidR="00000000" w:rsidDel="00000000" w:rsidP="00000000" w:rsidRDefault="00000000" w:rsidRPr="00000000" w14:paraId="0000033C">
      <w:pPr>
        <w:rPr>
          <w:vertAlign w:val="baseline"/>
        </w:rPr>
      </w:pPr>
      <w:r w:rsidDel="00000000" w:rsidR="00000000" w:rsidRPr="00000000">
        <w:rPr>
          <w:vertAlign w:val="baseline"/>
          <w:rtl w:val="0"/>
        </w:rPr>
        <w:t xml:space="preserve">All streams/tracks that are referenced by a </w:t>
      </w:r>
      <w:r w:rsidDel="00000000" w:rsidR="00000000" w:rsidRPr="00000000">
        <w:rPr>
          <w:rFonts w:ascii="Courier New" w:cs="Courier New" w:eastAsia="Courier New" w:hAnsi="Courier New"/>
          <w:vertAlign w:val="baseline"/>
          <w:rtl w:val="0"/>
          <w:rPrChange w:author=" wnyc" w:id="35" w:date="2011-12-05T12:52:00Z">
            <w:rPr>
              <w:vertAlign w:val="baseline"/>
            </w:rPr>
          </w:rPrChange>
        </w:rPr>
        <w:t xml:space="preserve">patch</w:t>
      </w:r>
      <w:r w:rsidDel="00000000" w:rsidR="00000000" w:rsidRPr="00000000">
        <w:rPr>
          <w:vertAlign w:val="baseline"/>
          <w:rtl w:val="0"/>
        </w:rPr>
        <w:t xml:space="preserve"> from a </w:t>
      </w:r>
      <w:r w:rsidDel="00000000" w:rsidR="00000000" w:rsidRPr="00000000">
        <w:rPr>
          <w:rFonts w:ascii="Courier New" w:cs="Courier New" w:eastAsia="Courier New" w:hAnsi="Courier New"/>
          <w:vertAlign w:val="baseline"/>
          <w:rtl w:val="0"/>
          <w:rPrChange w:author=" wnyc" w:id="36" w:date="2011-12-05T12:52:00Z">
            <w:rPr>
              <w:vertAlign w:val="baseline"/>
            </w:rPr>
          </w:rPrChange>
        </w:rPr>
        <w:t xml:space="preserve">device</w:t>
      </w:r>
      <w:r w:rsidDel="00000000" w:rsidR="00000000" w:rsidRPr="00000000">
        <w:rPr>
          <w:vertAlign w:val="baseline"/>
          <w:rtl w:val="0"/>
        </w:rPr>
        <w:t xml:space="preserve"> element</w:t>
      </w:r>
      <w:ins w:author=" wnyc" w:id="37" w:date="2011-12-05T12:52:00Z">
        <w:r w:rsidDel="00000000" w:rsidR="00000000" w:rsidRPr="00000000">
          <w:rPr>
            <w:vertAlign w:val="baseline"/>
            <w:rtl w:val="0"/>
          </w:rPr>
          <w:t xml:space="preserve">’</w:t>
        </w:r>
      </w:ins>
      <w:r w:rsidDel="00000000" w:rsidR="00000000" w:rsidRPr="00000000">
        <w:rPr>
          <w:vertAlign w:val="baseline"/>
          <w:rtl w:val="0"/>
        </w:rPr>
        <w:t xml:space="preserve">s media channel in the device chain will be understood to have been played or </w:t>
      </w:r>
      <w:del w:author=" wnyc" w:id="38" w:date="2011-12-05T12:47:00Z">
        <w:r w:rsidDel="00000000" w:rsidR="00000000" w:rsidRPr="00000000">
          <w:rPr>
            <w:vertAlign w:val="baseline"/>
            <w:rtl w:val="0"/>
          </w:rPr>
          <w:delText xml:space="preserve">processes </w:delText>
        </w:r>
      </w:del>
      <w:ins w:author=" wnyc" w:id="38" w:date="2011-12-05T12:47:00Z">
        <w:r w:rsidDel="00000000" w:rsidR="00000000" w:rsidRPr="00000000">
          <w:rPr>
            <w:vertAlign w:val="baseline"/>
            <w:rtl w:val="0"/>
          </w:rPr>
          <w:t xml:space="preserve">processed </w:t>
        </w:r>
      </w:ins>
      <w:r w:rsidDel="00000000" w:rsidR="00000000" w:rsidRPr="00000000">
        <w:rPr>
          <w:vertAlign w:val="baseline"/>
          <w:rtl w:val="0"/>
        </w:rPr>
        <w:t xml:space="preserve">synchronously according to their respective time-code positions on a virtual time-line.</w:t>
      </w:r>
    </w:p>
    <w:p w:rsidR="00000000" w:rsidDel="00000000" w:rsidP="00000000" w:rsidRDefault="00000000" w:rsidRPr="00000000" w14:paraId="0000033D">
      <w:pPr>
        <w:rPr>
          <w:vertAlign w:val="baseline"/>
        </w:rPr>
      </w:pPr>
      <w:r w:rsidDel="00000000" w:rsidR="00000000" w:rsidRPr="00000000">
        <w:rPr>
          <w:rtl w:val="0"/>
        </w:rPr>
      </w:r>
    </w:p>
    <w:p w:rsidR="00000000" w:rsidDel="00000000" w:rsidP="00000000" w:rsidRDefault="00000000" w:rsidRPr="00000000" w14:paraId="0000033E">
      <w:pPr>
        <w:rPr>
          <w:vertAlign w:val="baseline"/>
        </w:rPr>
      </w:pPr>
      <w:r w:rsidDel="00000000" w:rsidR="00000000" w:rsidRPr="00000000">
        <w:rPr>
          <w:vertAlign w:val="baseline"/>
          <w:rtl w:val="0"/>
        </w:rPr>
        <w:t xml:space="preserve">The virtual time-line is implied from the single object designated by 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attribute.</w:t>
      </w:r>
    </w:p>
    <w:p w:rsidR="00000000" w:rsidDel="00000000" w:rsidP="00000000" w:rsidRDefault="00000000" w:rsidRPr="00000000" w14:paraId="0000033F">
      <w:pPr>
        <w:rPr>
          <w:vertAlign w:val="baseline"/>
        </w:rPr>
      </w:pPr>
      <w:r w:rsidDel="00000000" w:rsidR="00000000" w:rsidRPr="00000000">
        <w:rPr>
          <w:rtl w:val="0"/>
        </w:rPr>
      </w:r>
    </w:p>
    <w:p w:rsidR="00000000" w:rsidDel="00000000" w:rsidP="00000000" w:rsidRDefault="00000000" w:rsidRPr="00000000" w14:paraId="00000340">
      <w:pPr>
        <w:rPr>
          <w:vertAlign w:val="baseline"/>
        </w:rPr>
      </w:pPr>
      <w:r w:rsidDel="00000000" w:rsidR="00000000" w:rsidRPr="00000000">
        <w:rPr>
          <w:vertAlign w:val="baseline"/>
          <w:rtl w:val="0"/>
        </w:rPr>
        <w:t xml:space="preserve">The duration of the playback/processing may be limited using 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sub-element of the </w:t>
      </w:r>
      <w:r w:rsidDel="00000000" w:rsidR="00000000" w:rsidRPr="00000000">
        <w:rPr>
          <w:rFonts w:ascii="Courier New" w:cs="Courier New" w:eastAsia="Courier New" w:hAnsi="Courier New"/>
          <w:vertAlign w:val="baseline"/>
          <w:rtl w:val="0"/>
        </w:rPr>
        <w:t xml:space="preserve">syncGroup</w:t>
      </w:r>
      <w:r w:rsidDel="00000000" w:rsidR="00000000" w:rsidRPr="00000000">
        <w:rPr>
          <w:vertAlign w:val="baseline"/>
          <w:rtl w:val="0"/>
        </w:rPr>
        <w:t xml:space="preserve">.</w:t>
      </w:r>
    </w:p>
    <w:p w:rsidR="00000000" w:rsidDel="00000000" w:rsidP="00000000" w:rsidRDefault="00000000" w:rsidRPr="00000000" w14:paraId="00000341">
      <w:pPr>
        <w:rPr>
          <w:vertAlign w:val="baseline"/>
        </w:rPr>
      </w:pPr>
      <w:r w:rsidDel="00000000" w:rsidR="00000000" w:rsidRPr="00000000">
        <w:rPr>
          <w:rtl w:val="0"/>
        </w:rPr>
      </w:r>
    </w:p>
    <w:p w:rsidR="00000000" w:rsidDel="00000000" w:rsidP="00000000" w:rsidRDefault="00000000" w:rsidRPr="00000000" w14:paraId="00000342">
      <w:pPr>
        <w:rPr>
          <w:vertAlign w:val="baseline"/>
        </w:rPr>
      </w:pPr>
      <w:bookmarkStart w:colFirst="0" w:colLast="0" w:name="_kl3x05b1i32n" w:id="68"/>
      <w:bookmarkEnd w:id="68"/>
      <w:r w:rsidDel="00000000" w:rsidR="00000000" w:rsidRPr="00000000">
        <w:rPr>
          <w:vertAlign w:val="baseline"/>
          <w:rtl w:val="0"/>
        </w:rPr>
        <w:t xml:space="preserve">Multiple sync-groups may be used to indicate parallel processing of input and output media attached to the media channels of devices in the device chain. Both the input and output media must reside in the same </w:t>
      </w:r>
      <w:r w:rsidDel="00000000" w:rsidR="00000000" w:rsidRPr="00000000">
        <w:rPr>
          <w:rFonts w:ascii="Courier New" w:cs="Courier New" w:eastAsia="Courier New" w:hAnsi="Courier New"/>
          <w:vertAlign w:val="baseline"/>
          <w:rtl w:val="0"/>
        </w:rPr>
        <w:t xml:space="preserve">syncGroup</w:t>
      </w:r>
      <w:r w:rsidDel="00000000" w:rsidR="00000000" w:rsidRPr="00000000">
        <w:rPr>
          <w:vertAlign w:val="baseline"/>
          <w:rtl w:val="0"/>
        </w:rPr>
        <w:t xml:space="preserve">.</w:t>
      </w:r>
    </w:p>
    <w:p w:rsidR="00000000" w:rsidDel="00000000" w:rsidP="00000000" w:rsidRDefault="00000000" w:rsidRPr="00000000" w14:paraId="00000343">
      <w:pPr>
        <w:pStyle w:val="Heading3"/>
        <w:rPr>
          <w:vertAlign w:val="baseline"/>
        </w:rPr>
      </w:pPr>
      <w:r w:rsidDel="00000000" w:rsidR="00000000" w:rsidRPr="00000000">
        <w:rPr>
          <w:b w:val="1"/>
          <w:bCs w:val="1"/>
          <w:vertAlign w:val="baseline"/>
          <w:rtl w:val="0"/>
        </w:rPr>
        <w:t xml:space="preserve">4.4.1.3.1.8.1 syncGroupType</w:t>
      </w:r>
      <w:r w:rsidDel="00000000" w:rsidR="00000000" w:rsidRPr="00000000">
        <w:rPr>
          <w:rtl w:val="0"/>
        </w:rPr>
      </w:r>
    </w:p>
    <w:p w:rsidR="00000000" w:rsidDel="00000000" w:rsidP="00000000" w:rsidRDefault="00000000" w:rsidRPr="00000000" w14:paraId="00000344">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syncGroupType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345">
      <w:pPr>
        <w:rPr>
          <w:vertAlign w:val="baseline"/>
        </w:rPr>
      </w:pPr>
      <w:r w:rsidDel="00000000" w:rsidR="00000000" w:rsidRPr="00000000">
        <w:rPr>
          <w:rtl w:val="0"/>
        </w:rPr>
      </w:r>
    </w:p>
    <w:tbl>
      <w:tblPr>
        <w:tblStyle w:val="Table13"/>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346">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347">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348">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34A">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34B">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34E">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34F">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352">
            <w:pPr>
              <w:rPr>
                <w:vertAlign w:val="baseline"/>
              </w:rPr>
            </w:pPr>
            <w:r w:rsidDel="00000000" w:rsidR="00000000" w:rsidRPr="00000000">
              <w:rPr>
                <w:vertAlign w:val="baseline"/>
                <w:rtl w:val="0"/>
              </w:rPr>
              <w:t xml:space="preserve">mediaRefs</w:t>
            </w:r>
          </w:p>
        </w:tc>
        <w:tc>
          <w:tcPr>
            <w:vAlign w:val="top"/>
          </w:tcPr>
          <w:p w:rsidR="00000000" w:rsidDel="00000000" w:rsidP="00000000" w:rsidRDefault="00000000" w:rsidRPr="00000000" w14:paraId="00000353">
            <w:pPr>
              <w:rPr>
                <w:vertAlign w:val="baseline"/>
              </w:rPr>
            </w:pPr>
            <w:r w:rsidDel="00000000" w:rsidR="00000000" w:rsidRPr="00000000">
              <w:rPr>
                <w:vertAlign w:val="baseline"/>
                <w:rtl w:val="0"/>
              </w:rPr>
              <w:t xml:space="preserve">xsd:IDREFS</w:t>
            </w:r>
          </w:p>
        </w:tc>
        <w:tc>
          <w:tcPr>
            <w:vAlign w:val="top"/>
          </w:tcPr>
          <w:p w:rsidR="00000000" w:rsidDel="00000000" w:rsidP="00000000" w:rsidRDefault="00000000" w:rsidRPr="00000000" w14:paraId="0000035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5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56">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57">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58">
            <w:pPr>
              <w:rPr>
                <w:vertAlign w:val="baseline"/>
              </w:rPr>
            </w:pPr>
            <w:r w:rsidDel="00000000" w:rsidR="00000000" w:rsidRPr="00000000">
              <w:rPr>
                <w:vertAlign w:val="baseline"/>
                <w:rtl w:val="0"/>
              </w:rPr>
              <w:t xml:space="preserve">masterMediaRef</w:t>
            </w:r>
          </w:p>
        </w:tc>
        <w:tc>
          <w:tcPr>
            <w:vAlign w:val="top"/>
          </w:tcPr>
          <w:p w:rsidR="00000000" w:rsidDel="00000000" w:rsidP="00000000" w:rsidRDefault="00000000" w:rsidRPr="00000000" w14:paraId="00000359">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35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5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5C">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5D">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5E">
            <w:pPr>
              <w:rPr>
                <w:vertAlign w:val="baseline"/>
              </w:rPr>
            </w:pPr>
            <w:r w:rsidDel="00000000" w:rsidR="00000000" w:rsidRPr="00000000">
              <w:rPr>
                <w:vertAlign w:val="baseline"/>
                <w:rtl w:val="0"/>
              </w:rPr>
              <w:t xml:space="preserve">sequenceNum</w:t>
            </w:r>
          </w:p>
        </w:tc>
        <w:tc>
          <w:tcPr>
            <w:vAlign w:val="top"/>
          </w:tcPr>
          <w:p w:rsidR="00000000" w:rsidDel="00000000" w:rsidP="00000000" w:rsidRDefault="00000000" w:rsidRPr="00000000" w14:paraId="0000035F">
            <w:pPr>
              <w:rPr>
                <w:vertAlign w:val="baseline"/>
              </w:rPr>
            </w:pPr>
            <w:r w:rsidDel="00000000" w:rsidR="00000000" w:rsidRPr="00000000">
              <w:rPr>
                <w:vertAlign w:val="baseline"/>
                <w:rtl w:val="0"/>
              </w:rPr>
              <w:t xml:space="preserve">xsd:positiveInteger</w:t>
            </w:r>
          </w:p>
        </w:tc>
        <w:tc>
          <w:tcPr>
            <w:vAlign w:val="top"/>
          </w:tcPr>
          <w:p w:rsidR="00000000" w:rsidDel="00000000" w:rsidP="00000000" w:rsidRDefault="00000000" w:rsidRPr="00000000" w14:paraId="0000036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6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62">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63">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64">
            <w:pPr>
              <w:rPr>
                <w:vertAlign w:val="baseline"/>
              </w:rPr>
            </w:pPr>
            <w:r w:rsidDel="00000000" w:rsidR="00000000" w:rsidRPr="00000000">
              <w:rPr>
                <w:vertAlign w:val="baseline"/>
                <w:rtl w:val="0"/>
              </w:rPr>
              <w:t xml:space="preserve">timeRange</w:t>
            </w:r>
          </w:p>
        </w:tc>
        <w:tc>
          <w:tcPr>
            <w:vAlign w:val="top"/>
          </w:tcPr>
          <w:p w:rsidR="00000000" w:rsidDel="00000000" w:rsidP="00000000" w:rsidRDefault="00000000" w:rsidRPr="00000000" w14:paraId="00000365">
            <w:pPr>
              <w:rPr>
                <w:vertAlign w:val="baseline"/>
              </w:rPr>
            </w:pPr>
            <w:r w:rsidDel="00000000" w:rsidR="00000000" w:rsidRPr="00000000">
              <w:rPr>
                <w:vertAlign w:val="baseline"/>
                <w:rtl w:val="0"/>
              </w:rPr>
              <w:t xml:space="preserve">tcf:timeRangeType</w:t>
            </w:r>
          </w:p>
        </w:tc>
        <w:tc>
          <w:tcPr>
            <w:vAlign w:val="top"/>
          </w:tcPr>
          <w:p w:rsidR="00000000" w:rsidDel="00000000" w:rsidP="00000000" w:rsidRDefault="00000000" w:rsidRPr="00000000" w14:paraId="0000036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6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68">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69">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6A">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6B">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6C">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6D">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6E">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36F">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370">
      <w:pPr>
        <w:rPr>
          <w:vertAlign w:val="baseline"/>
        </w:rPr>
      </w:pPr>
      <w:bookmarkStart w:colFirst="0" w:colLast="0" w:name="_j2sak1obganu" w:id="69"/>
      <w:bookmarkEnd w:id="69"/>
      <w:r w:rsidDel="00000000" w:rsidR="00000000" w:rsidRPr="00000000">
        <w:rPr>
          <w:rtl w:val="0"/>
        </w:rPr>
      </w:r>
    </w:p>
    <w:p w:rsidR="00000000" w:rsidDel="00000000" w:rsidP="00000000" w:rsidRDefault="00000000" w:rsidRPr="00000000" w14:paraId="00000371">
      <w:pPr>
        <w:pStyle w:val="Heading3"/>
        <w:rPr>
          <w:vertAlign w:val="baseline"/>
        </w:rPr>
      </w:pPr>
      <w:r w:rsidDel="00000000" w:rsidR="00000000" w:rsidRPr="00000000">
        <w:rPr>
          <w:b w:val="1"/>
          <w:bCs w:val="1"/>
          <w:vertAlign w:val="baseline"/>
          <w:rtl w:val="0"/>
        </w:rPr>
        <w:t xml:space="preserve">4.4.1.3.1.8.1.1 mediaRefs</w:t>
      </w:r>
      <w:r w:rsidDel="00000000" w:rsidR="00000000" w:rsidRPr="00000000">
        <w:rPr>
          <w:rtl w:val="0"/>
        </w:rPr>
      </w:r>
    </w:p>
    <w:p w:rsidR="00000000" w:rsidDel="00000000" w:rsidP="00000000" w:rsidRDefault="00000000" w:rsidRPr="00000000" w14:paraId="00000372">
      <w:pPr>
        <w:rPr>
          <w:vertAlign w:val="baseline"/>
        </w:rPr>
      </w:pPr>
      <w:bookmarkStart w:colFirst="0" w:colLast="0" w:name="_syg2roimlmys" w:id="70"/>
      <w:bookmarkEnd w:id="7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mediaRefs</w:t>
      </w:r>
      <w:r w:rsidDel="00000000" w:rsidR="00000000" w:rsidRPr="00000000">
        <w:rPr>
          <w:vertAlign w:val="baseline"/>
          <w:rtl w:val="0"/>
        </w:rPr>
        <w:t xml:space="preserve"> attribute shall be used to provide a </w:t>
      </w:r>
      <w:commentRangeStart w:id="1"/>
      <w:r w:rsidDel="00000000" w:rsidR="00000000" w:rsidRPr="00000000">
        <w:rPr>
          <w:vertAlign w:val="baseline"/>
          <w:rtl w:val="0"/>
        </w:rPr>
        <w:t xml:space="preserve">list of all </w:t>
      </w:r>
      <w:commentRangeEnd w:id="1"/>
      <w:r w:rsidDel="00000000" w:rsidR="00000000" w:rsidRPr="00000000">
        <w:commentReference w:id="1"/>
      </w:r>
      <w:r w:rsidDel="00000000" w:rsidR="00000000" w:rsidRPr="00000000">
        <w:rPr>
          <w:rFonts w:ascii="Courier New" w:cs="Courier New" w:eastAsia="Courier New" w:hAnsi="Courier New"/>
          <w:vertAlign w:val="baseline"/>
          <w:rtl w:val="0"/>
        </w:rPr>
        <w:t xml:space="preserve">adl</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audioObject</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audioFileReference</w:t>
      </w:r>
      <w:r w:rsidDel="00000000" w:rsidR="00000000" w:rsidRPr="00000000">
        <w:rPr>
          <w:vertAlign w:val="baseline"/>
          <w:rtl w:val="0"/>
        </w:rPr>
        <w:t xml:space="preserve"> elements that comprise the </w:t>
      </w:r>
      <w:r w:rsidDel="00000000" w:rsidR="00000000" w:rsidRPr="00000000">
        <w:rPr>
          <w:rFonts w:ascii="Courier New" w:cs="Courier New" w:eastAsia="Courier New" w:hAnsi="Courier New"/>
          <w:vertAlign w:val="baseline"/>
          <w:rtl w:val="0"/>
        </w:rPr>
        <w:t xml:space="preserve">syncGroup</w:t>
      </w:r>
      <w:r w:rsidDel="00000000" w:rsidR="00000000" w:rsidRPr="00000000">
        <w:rPr>
          <w:vertAlign w:val="baseline"/>
          <w:rtl w:val="0"/>
        </w:rPr>
        <w:t xml:space="preserve">.</w:t>
      </w:r>
    </w:p>
    <w:p w:rsidR="00000000" w:rsidDel="00000000" w:rsidP="00000000" w:rsidRDefault="00000000" w:rsidRPr="00000000" w14:paraId="00000373">
      <w:pPr>
        <w:pStyle w:val="Heading3"/>
        <w:rPr>
          <w:vertAlign w:val="baseline"/>
        </w:rPr>
      </w:pPr>
      <w:r w:rsidDel="00000000" w:rsidR="00000000" w:rsidRPr="00000000">
        <w:rPr>
          <w:b w:val="1"/>
          <w:bCs w:val="1"/>
          <w:vertAlign w:val="baseline"/>
          <w:rtl w:val="0"/>
        </w:rPr>
        <w:t xml:space="preserve">4.4.1.3.1.8.1.2 masterMediaRef</w:t>
      </w:r>
      <w:r w:rsidDel="00000000" w:rsidR="00000000" w:rsidRPr="00000000">
        <w:rPr>
          <w:rtl w:val="0"/>
        </w:rPr>
      </w:r>
    </w:p>
    <w:p w:rsidR="00000000" w:rsidDel="00000000" w:rsidP="00000000" w:rsidRDefault="00000000" w:rsidRPr="00000000" w14:paraId="00000374">
      <w:pPr>
        <w:rPr>
          <w:vertAlign w:val="baseline"/>
        </w:rPr>
      </w:pPr>
      <w:bookmarkStart w:colFirst="0" w:colLast="0" w:name="_f3hu6qz5hjib" w:id="71"/>
      <w:bookmarkEnd w:id="7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attribute shall be used to indicate which of the objects referenced in the </w:t>
      </w:r>
      <w:r w:rsidDel="00000000" w:rsidR="00000000" w:rsidRPr="00000000">
        <w:rPr>
          <w:rFonts w:ascii="Courier New" w:cs="Courier New" w:eastAsia="Courier New" w:hAnsi="Courier New"/>
          <w:vertAlign w:val="baseline"/>
          <w:rtl w:val="0"/>
        </w:rPr>
        <w:t xml:space="preserve">mediaRefs</w:t>
      </w:r>
      <w:r w:rsidDel="00000000" w:rsidR="00000000" w:rsidRPr="00000000">
        <w:rPr>
          <w:vertAlign w:val="baseline"/>
          <w:rtl w:val="0"/>
        </w:rPr>
        <w:t xml:space="preserve"> attribute will be used to derive a time-line.  Specifically, the time-line for 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will begin at the start address of this media object and have a duration equal to the duration of this object by default. The time line can be further limited using 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element (see 4.4.1.3.1.8.1.4)</w:t>
      </w:r>
    </w:p>
    <w:p w:rsidR="00000000" w:rsidDel="00000000" w:rsidP="00000000" w:rsidRDefault="00000000" w:rsidRPr="00000000" w14:paraId="00000375">
      <w:pPr>
        <w:pStyle w:val="Heading3"/>
        <w:rPr>
          <w:vertAlign w:val="baseline"/>
        </w:rPr>
      </w:pPr>
      <w:r w:rsidDel="00000000" w:rsidR="00000000" w:rsidRPr="00000000">
        <w:rPr>
          <w:b w:val="1"/>
          <w:bCs w:val="1"/>
          <w:vertAlign w:val="baseline"/>
          <w:rtl w:val="0"/>
        </w:rPr>
        <w:t xml:space="preserve">4.4.1.3.1.8.1.3 sequenceNum</w:t>
      </w:r>
      <w:r w:rsidDel="00000000" w:rsidR="00000000" w:rsidRPr="00000000">
        <w:rPr>
          <w:rtl w:val="0"/>
        </w:rPr>
      </w:r>
    </w:p>
    <w:p w:rsidR="00000000" w:rsidDel="00000000" w:rsidP="00000000" w:rsidRDefault="00000000" w:rsidRPr="00000000" w14:paraId="00000376">
      <w:pPr>
        <w:rPr>
          <w:vertAlign w:val="baseline"/>
        </w:rPr>
      </w:pPr>
      <w:bookmarkStart w:colFirst="0" w:colLast="0" w:name="_qf3eqktgin9s" w:id="72"/>
      <w:bookmarkEnd w:id="7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sequenceNum</w:t>
      </w:r>
      <w:r w:rsidDel="00000000" w:rsidR="00000000" w:rsidRPr="00000000">
        <w:rPr>
          <w:vertAlign w:val="baseline"/>
          <w:rtl w:val="0"/>
        </w:rPr>
        <w:t xml:space="preserve"> attribute shall be used to assign a positive integer to the enclosing </w:t>
      </w:r>
      <w:r w:rsidDel="00000000" w:rsidR="00000000" w:rsidRPr="00000000">
        <w:rPr>
          <w:rFonts w:ascii="Courier New" w:cs="Courier New" w:eastAsia="Courier New" w:hAnsi="Courier New"/>
          <w:vertAlign w:val="baseline"/>
          <w:rtl w:val="0"/>
        </w:rPr>
        <w:t xml:space="preserve">syncGroup</w:t>
      </w:r>
      <w:r w:rsidDel="00000000" w:rsidR="00000000" w:rsidRPr="00000000">
        <w:rPr>
          <w:vertAlign w:val="baseline"/>
          <w:rtl w:val="0"/>
        </w:rPr>
        <w:t xml:space="preserve"> element that is unique within the scope of 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w:t>
      </w:r>
    </w:p>
    <w:p w:rsidR="00000000" w:rsidDel="00000000" w:rsidP="00000000" w:rsidRDefault="00000000" w:rsidRPr="00000000" w14:paraId="00000377">
      <w:pPr>
        <w:pStyle w:val="Heading3"/>
        <w:rPr>
          <w:vertAlign w:val="baseline"/>
        </w:rPr>
      </w:pPr>
      <w:r w:rsidDel="00000000" w:rsidR="00000000" w:rsidRPr="00000000">
        <w:rPr>
          <w:b w:val="1"/>
          <w:bCs w:val="1"/>
          <w:vertAlign w:val="baseline"/>
          <w:rtl w:val="0"/>
        </w:rPr>
        <w:t xml:space="preserve">4.4.1.3.1.8.1.4 timeRange</w:t>
      </w:r>
      <w:r w:rsidDel="00000000" w:rsidR="00000000" w:rsidRPr="00000000">
        <w:rPr>
          <w:rtl w:val="0"/>
        </w:rPr>
      </w:r>
    </w:p>
    <w:p w:rsidR="00000000" w:rsidDel="00000000" w:rsidP="00000000" w:rsidRDefault="00000000" w:rsidRPr="00000000" w14:paraId="00000378">
      <w:pPr>
        <w:rPr>
          <w:vertAlign w:val="baseline"/>
        </w:rPr>
      </w:pPr>
      <w:bookmarkStart w:colFirst="0" w:colLast="0" w:name="_rph8l2vng5oc" w:id="73"/>
      <w:bookmarkEnd w:id="7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element shall be used to define the area on the virtual time-line that was played / processed. By default, the area is equal to the start time and the duration of 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start time may be adjusted to any value that occurs between the start time of 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and the value equal to 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start time +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duration. 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duration may be adjusted to any value that is equal to the </w:t>
      </w:r>
      <w:r w:rsidDel="00000000" w:rsidR="00000000" w:rsidRPr="00000000">
        <w:rPr>
          <w:rFonts w:ascii="Courier New" w:cs="Courier New" w:eastAsia="Courier New" w:hAnsi="Courier New"/>
          <w:vertAlign w:val="baseline"/>
          <w:rtl w:val="0"/>
        </w:rPr>
        <w:t xml:space="preserve">masterMediaRef</w:t>
      </w:r>
      <w:r w:rsidDel="00000000" w:rsidR="00000000" w:rsidRPr="00000000">
        <w:rPr>
          <w:vertAlign w:val="baseline"/>
          <w:rtl w:val="0"/>
        </w:rPr>
        <w:t xml:space="preserve"> duration - the </w:t>
      </w:r>
      <w:r w:rsidDel="00000000" w:rsidR="00000000" w:rsidRPr="00000000">
        <w:rPr>
          <w:rFonts w:ascii="Courier New" w:cs="Courier New" w:eastAsia="Courier New" w:hAnsi="Courier New"/>
          <w:vertAlign w:val="baseline"/>
          <w:rtl w:val="0"/>
        </w:rPr>
        <w:t xml:space="preserve">timeRange</w:t>
      </w:r>
      <w:r w:rsidDel="00000000" w:rsidR="00000000" w:rsidRPr="00000000">
        <w:rPr>
          <w:vertAlign w:val="baseline"/>
          <w:rtl w:val="0"/>
        </w:rPr>
        <w:t xml:space="preserve"> start time.</w:t>
      </w:r>
    </w:p>
    <w:p w:rsidR="00000000" w:rsidDel="00000000" w:rsidP="00000000" w:rsidRDefault="00000000" w:rsidRPr="00000000" w14:paraId="00000379">
      <w:pPr>
        <w:pStyle w:val="Heading3"/>
        <w:rPr>
          <w:vertAlign w:val="baseline"/>
        </w:rPr>
      </w:pPr>
      <w:r w:rsidDel="00000000" w:rsidR="00000000" w:rsidRPr="00000000">
        <w:rPr>
          <w:b w:val="1"/>
          <w:bCs w:val="1"/>
          <w:vertAlign w:val="baseline"/>
          <w:rtl w:val="0"/>
        </w:rPr>
        <w:t xml:space="preserve">4.4.1.3.1.9 deviceChain</w:t>
      </w:r>
      <w:r w:rsidDel="00000000" w:rsidR="00000000" w:rsidRPr="00000000">
        <w:rPr>
          <w:rtl w:val="0"/>
        </w:rPr>
      </w:r>
    </w:p>
    <w:p w:rsidR="00000000" w:rsidDel="00000000" w:rsidP="00000000" w:rsidRDefault="00000000" w:rsidRPr="00000000" w14:paraId="0000037A">
      <w:pPr>
        <w:rPr>
          <w:vertAlign w:val="baseline"/>
        </w:rPr>
      </w:pPr>
      <w:bookmarkStart w:colFirst="0" w:colLast="0" w:name="_xzi72rm1ysye" w:id="74"/>
      <w:bookmarkEnd w:id="7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 element shall contain a list of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elements that together form the signal graph including all playback and recording apparatus, and any signal processing devices between.</w:t>
      </w:r>
    </w:p>
    <w:p w:rsidR="00000000" w:rsidDel="00000000" w:rsidP="00000000" w:rsidRDefault="00000000" w:rsidRPr="00000000" w14:paraId="0000037B">
      <w:pPr>
        <w:pStyle w:val="Heading3"/>
        <w:rPr>
          <w:vertAlign w:val="baseline"/>
        </w:rPr>
      </w:pPr>
      <w:r w:rsidDel="00000000" w:rsidR="00000000" w:rsidRPr="00000000">
        <w:rPr>
          <w:b w:val="1"/>
          <w:bCs w:val="1"/>
          <w:vertAlign w:val="baseline"/>
          <w:rtl w:val="0"/>
        </w:rPr>
        <w:t xml:space="preserve">4.4.1.3.1.9.1 deviceChainType</w:t>
      </w:r>
      <w:r w:rsidDel="00000000" w:rsidR="00000000" w:rsidRPr="00000000">
        <w:rPr>
          <w:rtl w:val="0"/>
        </w:rPr>
      </w:r>
    </w:p>
    <w:p w:rsidR="00000000" w:rsidDel="00000000" w:rsidP="00000000" w:rsidRDefault="00000000" w:rsidRPr="00000000" w14:paraId="0000037C">
      <w:pPr>
        <w:rPr>
          <w:vertAlign w:val="baseline"/>
        </w:rPr>
      </w:pPr>
      <w:r w:rsidDel="00000000" w:rsidR="00000000" w:rsidRPr="00000000">
        <w:rPr>
          <w:vertAlign w:val="baseline"/>
          <w:rtl w:val="0"/>
        </w:rPr>
        <w:t xml:space="preserve">The deviceChainType shall be comprised of the following sub-elements and attributes:</w:t>
      </w:r>
    </w:p>
    <w:p w:rsidR="00000000" w:rsidDel="00000000" w:rsidP="00000000" w:rsidRDefault="00000000" w:rsidRPr="00000000" w14:paraId="0000037D">
      <w:pPr>
        <w:rPr>
          <w:vertAlign w:val="baseline"/>
        </w:rPr>
      </w:pPr>
      <w:r w:rsidDel="00000000" w:rsidR="00000000" w:rsidRPr="00000000">
        <w:rPr>
          <w:rtl w:val="0"/>
        </w:rPr>
      </w:r>
    </w:p>
    <w:tbl>
      <w:tblPr>
        <w:tblStyle w:val="Table14"/>
        <w:tblW w:w="10282.000000000004"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6"/>
        <w:gridCol w:w="2656"/>
        <w:gridCol w:w="767"/>
        <w:gridCol w:w="1432"/>
        <w:gridCol w:w="1561"/>
        <w:gridCol w:w="1460"/>
        <w:tblGridChange w:id="0">
          <w:tblGrid>
            <w:gridCol w:w="2406"/>
            <w:gridCol w:w="2656"/>
            <w:gridCol w:w="767"/>
            <w:gridCol w:w="1432"/>
            <w:gridCol w:w="1561"/>
            <w:gridCol w:w="1460"/>
          </w:tblGrid>
        </w:tblGridChange>
      </w:tblGrid>
      <w:tr>
        <w:trPr>
          <w:cantSplit w:val="1"/>
          <w:trHeight w:val="151" w:hRule="atLeast"/>
          <w:tblHeader w:val="0"/>
        </w:trPr>
        <w:tc>
          <w:tcPr>
            <w:vMerge w:val="restart"/>
            <w:vAlign w:val="top"/>
          </w:tcPr>
          <w:p w:rsidR="00000000" w:rsidDel="00000000" w:rsidP="00000000" w:rsidRDefault="00000000" w:rsidRPr="00000000" w14:paraId="0000037E">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37F">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380">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382">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383">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386">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387">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38A">
            <w:pPr>
              <w:rPr>
                <w:vertAlign w:val="baseline"/>
              </w:rPr>
            </w:pPr>
            <w:r w:rsidDel="00000000" w:rsidR="00000000" w:rsidRPr="00000000">
              <w:rPr>
                <w:vertAlign w:val="baseline"/>
                <w:rtl w:val="0"/>
              </w:rPr>
              <w:t xml:space="preserve">device</w:t>
            </w:r>
          </w:p>
        </w:tc>
        <w:tc>
          <w:tcPr>
            <w:vAlign w:val="top"/>
          </w:tcPr>
          <w:p w:rsidR="00000000" w:rsidDel="00000000" w:rsidP="00000000" w:rsidRDefault="00000000" w:rsidRPr="00000000" w14:paraId="0000038B">
            <w:pPr>
              <w:rPr>
                <w:vertAlign w:val="baseline"/>
              </w:rPr>
            </w:pPr>
            <w:r w:rsidDel="00000000" w:rsidR="00000000" w:rsidRPr="00000000">
              <w:rPr>
                <w:vertAlign w:val="baseline"/>
                <w:rtl w:val="0"/>
              </w:rPr>
              <w:t xml:space="preserve">deviceType</w:t>
            </w:r>
          </w:p>
        </w:tc>
        <w:tc>
          <w:tcPr>
            <w:vAlign w:val="top"/>
          </w:tcPr>
          <w:p w:rsidR="00000000" w:rsidDel="00000000" w:rsidP="00000000" w:rsidRDefault="00000000" w:rsidRPr="00000000" w14:paraId="0000038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8D">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8E">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8F">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90">
            <w:pPr>
              <w:rPr>
                <w:vertAlign w:val="baseline"/>
              </w:rPr>
            </w:pPr>
            <w:r w:rsidDel="00000000" w:rsidR="00000000" w:rsidRPr="00000000">
              <w:rPr>
                <w:vertAlign w:val="baseline"/>
                <w:rtl w:val="0"/>
              </w:rPr>
              <w:t xml:space="preserve">devicePatchList</w:t>
            </w:r>
          </w:p>
        </w:tc>
        <w:tc>
          <w:tcPr>
            <w:vAlign w:val="top"/>
          </w:tcPr>
          <w:p w:rsidR="00000000" w:rsidDel="00000000" w:rsidP="00000000" w:rsidRDefault="00000000" w:rsidRPr="00000000" w14:paraId="00000391">
            <w:pPr>
              <w:rPr>
                <w:vertAlign w:val="baseline"/>
              </w:rPr>
            </w:pPr>
            <w:r w:rsidDel="00000000" w:rsidR="00000000" w:rsidRPr="00000000">
              <w:rPr>
                <w:vertAlign w:val="baseline"/>
                <w:rtl w:val="0"/>
              </w:rPr>
              <w:t xml:space="preserve">patchListType</w:t>
            </w:r>
          </w:p>
        </w:tc>
        <w:tc>
          <w:tcPr>
            <w:vAlign w:val="top"/>
          </w:tcPr>
          <w:p w:rsidR="00000000" w:rsidDel="00000000" w:rsidP="00000000" w:rsidRDefault="00000000" w:rsidRPr="00000000" w14:paraId="0000039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9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94">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95">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96">
            <w:pPr>
              <w:rPr>
                <w:vertAlign w:val="baseline"/>
              </w:rPr>
            </w:pPr>
            <w:r w:rsidDel="00000000" w:rsidR="00000000" w:rsidRPr="00000000">
              <w:rPr>
                <w:vertAlign w:val="baseline"/>
                <w:rtl w:val="0"/>
              </w:rPr>
              <w:t xml:space="preserve">label</w:t>
            </w:r>
          </w:p>
        </w:tc>
        <w:tc>
          <w:tcPr>
            <w:vAlign w:val="top"/>
          </w:tcPr>
          <w:p w:rsidR="00000000" w:rsidDel="00000000" w:rsidP="00000000" w:rsidRDefault="00000000" w:rsidRPr="00000000" w14:paraId="00000397">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398">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9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9A">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9B">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9C">
            <w:pPr>
              <w:rPr>
                <w:vertAlign w:val="baseline"/>
              </w:rPr>
            </w:pPr>
            <w:r w:rsidDel="00000000" w:rsidR="00000000" w:rsidRPr="00000000">
              <w:rPr>
                <w:vertAlign w:val="baseline"/>
                <w:rtl w:val="0"/>
              </w:rPr>
              <w:t xml:space="preserve">masterSyncDeviceRef</w:t>
            </w:r>
          </w:p>
        </w:tc>
        <w:tc>
          <w:tcPr>
            <w:vAlign w:val="top"/>
          </w:tcPr>
          <w:p w:rsidR="00000000" w:rsidDel="00000000" w:rsidP="00000000" w:rsidRDefault="00000000" w:rsidRPr="00000000" w14:paraId="0000039D">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39E">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9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A0">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A1">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A2">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A3">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A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A5">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A6">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3A7">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3A8">
      <w:pPr>
        <w:rPr>
          <w:vertAlign w:val="baseline"/>
        </w:rPr>
      </w:pPr>
      <w:bookmarkStart w:colFirst="0" w:colLast="0" w:name="_yusqc4wkke7g" w:id="75"/>
      <w:bookmarkEnd w:id="75"/>
      <w:r w:rsidDel="00000000" w:rsidR="00000000" w:rsidRPr="00000000">
        <w:rPr>
          <w:rtl w:val="0"/>
        </w:rPr>
      </w:r>
    </w:p>
    <w:p w:rsidR="00000000" w:rsidDel="00000000" w:rsidP="00000000" w:rsidRDefault="00000000" w:rsidRPr="00000000" w14:paraId="000003A9">
      <w:pPr>
        <w:pStyle w:val="Heading3"/>
        <w:rPr>
          <w:vertAlign w:val="baseline"/>
        </w:rPr>
      </w:pPr>
      <w:r w:rsidDel="00000000" w:rsidR="00000000" w:rsidRPr="00000000">
        <w:rPr>
          <w:b w:val="1"/>
          <w:bCs w:val="1"/>
          <w:vertAlign w:val="baseline"/>
          <w:rtl w:val="0"/>
        </w:rPr>
        <w:t xml:space="preserve">4.4.1.3.1.9.1.1 device</w:t>
      </w:r>
      <w:r w:rsidDel="00000000" w:rsidR="00000000" w:rsidRPr="00000000">
        <w:rPr>
          <w:rtl w:val="0"/>
        </w:rPr>
      </w:r>
    </w:p>
    <w:p w:rsidR="00000000" w:rsidDel="00000000" w:rsidP="00000000" w:rsidRDefault="00000000" w:rsidRPr="00000000" w14:paraId="000003AA">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element shall be used to describe the setup and characteristics of a single device in the signal graph.</w:t>
      </w:r>
    </w:p>
    <w:p w:rsidR="00000000" w:rsidDel="00000000" w:rsidP="00000000" w:rsidRDefault="00000000" w:rsidRPr="00000000" w14:paraId="000003AB">
      <w:pPr>
        <w:rPr>
          <w:vertAlign w:val="baseline"/>
        </w:rPr>
      </w:pPr>
      <w:bookmarkStart w:colFirst="0" w:colLast="0" w:name="_a234tvvekltj" w:id="76"/>
      <w:bookmarkEnd w:id="76"/>
      <w:r w:rsidDel="00000000" w:rsidR="00000000" w:rsidRPr="00000000">
        <w:rPr>
          <w:rtl w:val="0"/>
        </w:rPr>
      </w:r>
    </w:p>
    <w:p w:rsidR="00000000" w:rsidDel="00000000" w:rsidP="00000000" w:rsidRDefault="00000000" w:rsidRPr="00000000" w14:paraId="000003AC">
      <w:pPr>
        <w:pStyle w:val="Heading3"/>
        <w:rPr>
          <w:vertAlign w:val="baseline"/>
        </w:rPr>
      </w:pPr>
      <w:r w:rsidDel="00000000" w:rsidR="00000000" w:rsidRPr="00000000">
        <w:rPr>
          <w:b w:val="1"/>
          <w:bCs w:val="1"/>
          <w:vertAlign w:val="baseline"/>
          <w:rtl w:val="0"/>
        </w:rPr>
        <w:t xml:space="preserve">4.4.1.3.1.9.1.1.1 deviceType</w:t>
      </w:r>
      <w:r w:rsidDel="00000000" w:rsidR="00000000" w:rsidRPr="00000000">
        <w:rPr>
          <w:rtl w:val="0"/>
        </w:rPr>
      </w:r>
    </w:p>
    <w:p w:rsidR="00000000" w:rsidDel="00000000" w:rsidP="00000000" w:rsidRDefault="00000000" w:rsidRPr="00000000" w14:paraId="000003A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3AE">
      <w:pPr>
        <w:rPr>
          <w:vertAlign w:val="baseline"/>
        </w:rPr>
      </w:pPr>
      <w:r w:rsidDel="00000000" w:rsidR="00000000" w:rsidRPr="00000000">
        <w:rPr>
          <w:rtl w:val="0"/>
        </w:rPr>
      </w:r>
    </w:p>
    <w:tbl>
      <w:tblPr>
        <w:tblStyle w:val="Table15"/>
        <w:tblW w:w="1062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880"/>
        <w:gridCol w:w="810"/>
        <w:gridCol w:w="1350"/>
        <w:gridCol w:w="1710"/>
        <w:gridCol w:w="1350"/>
        <w:tblGridChange w:id="0">
          <w:tblGrid>
            <w:gridCol w:w="2520"/>
            <w:gridCol w:w="2880"/>
            <w:gridCol w:w="810"/>
            <w:gridCol w:w="1350"/>
            <w:gridCol w:w="1710"/>
            <w:gridCol w:w="1350"/>
          </w:tblGrid>
        </w:tblGridChange>
      </w:tblGrid>
      <w:tr>
        <w:trPr>
          <w:cantSplit w:val="1"/>
          <w:trHeight w:val="151" w:hRule="atLeast"/>
          <w:tblHeader w:val="0"/>
        </w:trPr>
        <w:tc>
          <w:tcPr>
            <w:vMerge w:val="restart"/>
            <w:vAlign w:val="top"/>
          </w:tcPr>
          <w:p w:rsidR="00000000" w:rsidDel="00000000" w:rsidP="00000000" w:rsidRDefault="00000000" w:rsidRPr="00000000" w14:paraId="000003AF">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3B0">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3B1">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3B3">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3B4">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3B7">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3B8">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3BB">
            <w:pPr>
              <w:rPr>
                <w:vertAlign w:val="baseline"/>
              </w:rPr>
            </w:pPr>
            <w:r w:rsidDel="00000000" w:rsidR="00000000" w:rsidRPr="00000000">
              <w:rPr>
                <w:vertAlign w:val="baseline"/>
                <w:rtl w:val="0"/>
              </w:rPr>
              <w:t xml:space="preserve">descriptor</w:t>
            </w:r>
          </w:p>
        </w:tc>
        <w:tc>
          <w:tcPr>
            <w:vAlign w:val="top"/>
          </w:tcPr>
          <w:p w:rsidR="00000000" w:rsidDel="00000000" w:rsidP="00000000" w:rsidRDefault="00000000" w:rsidRPr="00000000" w14:paraId="000003BC">
            <w:pPr>
              <w:rPr>
                <w:vertAlign w:val="baseline"/>
              </w:rPr>
            </w:pPr>
            <w:r w:rsidDel="00000000" w:rsidR="00000000" w:rsidRPr="00000000">
              <w:rPr>
                <w:vertAlign w:val="baseline"/>
                <w:rtl w:val="0"/>
              </w:rPr>
              <w:t xml:space="preserve">deviceDescriptorType</w:t>
            </w:r>
          </w:p>
        </w:tc>
        <w:tc>
          <w:tcPr>
            <w:vAlign w:val="top"/>
          </w:tcPr>
          <w:p w:rsidR="00000000" w:rsidDel="00000000" w:rsidP="00000000" w:rsidRDefault="00000000" w:rsidRPr="00000000" w14:paraId="000003B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B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BF">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C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C1">
            <w:pPr>
              <w:rPr>
                <w:vertAlign w:val="baseline"/>
              </w:rPr>
            </w:pPr>
            <w:r w:rsidDel="00000000" w:rsidR="00000000" w:rsidRPr="00000000">
              <w:rPr>
                <w:vertAlign w:val="baseline"/>
                <w:rtl w:val="0"/>
              </w:rPr>
              <w:t xml:space="preserve">profile</w:t>
            </w:r>
          </w:p>
        </w:tc>
        <w:tc>
          <w:tcPr>
            <w:vAlign w:val="top"/>
          </w:tcPr>
          <w:p w:rsidR="00000000" w:rsidDel="00000000" w:rsidP="00000000" w:rsidRDefault="00000000" w:rsidRPr="00000000" w14:paraId="000003C2">
            <w:pPr>
              <w:rPr>
                <w:vertAlign w:val="baseline"/>
              </w:rPr>
            </w:pPr>
            <w:r w:rsidDel="00000000" w:rsidR="00000000" w:rsidRPr="00000000">
              <w:rPr>
                <w:vertAlign w:val="baseline"/>
                <w:rtl w:val="0"/>
              </w:rPr>
              <w:t xml:space="preserve">locStringType</w:t>
            </w:r>
          </w:p>
        </w:tc>
        <w:tc>
          <w:tcPr>
            <w:vAlign w:val="top"/>
          </w:tcPr>
          <w:p w:rsidR="00000000" w:rsidDel="00000000" w:rsidP="00000000" w:rsidRDefault="00000000" w:rsidRPr="00000000" w14:paraId="000003C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C4">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C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C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C7">
            <w:pPr>
              <w:rPr>
                <w:vertAlign w:val="baseline"/>
              </w:rPr>
            </w:pPr>
            <w:r w:rsidDel="00000000" w:rsidR="00000000" w:rsidRPr="00000000">
              <w:rPr>
                <w:vertAlign w:val="baseline"/>
                <w:rtl w:val="0"/>
              </w:rPr>
              <w:t xml:space="preserve">inputChannel</w:t>
            </w:r>
          </w:p>
        </w:tc>
        <w:tc>
          <w:tcPr>
            <w:vAlign w:val="top"/>
          </w:tcPr>
          <w:p w:rsidR="00000000" w:rsidDel="00000000" w:rsidP="00000000" w:rsidRDefault="00000000" w:rsidRPr="00000000" w14:paraId="000003C8">
            <w:pPr>
              <w:rPr>
                <w:vertAlign w:val="baseline"/>
              </w:rPr>
            </w:pPr>
            <w:r w:rsidDel="00000000" w:rsidR="00000000" w:rsidRPr="00000000">
              <w:rPr>
                <w:vertAlign w:val="baseline"/>
                <w:rtl w:val="0"/>
              </w:rPr>
              <w:t xml:space="preserve">deviceInputChannelType</w:t>
            </w:r>
          </w:p>
        </w:tc>
        <w:tc>
          <w:tcPr>
            <w:vAlign w:val="top"/>
          </w:tcPr>
          <w:p w:rsidR="00000000" w:rsidDel="00000000" w:rsidP="00000000" w:rsidRDefault="00000000" w:rsidRPr="00000000" w14:paraId="000003C9">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CA">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C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C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CD">
            <w:pPr>
              <w:rPr>
                <w:vertAlign w:val="baseline"/>
              </w:rPr>
            </w:pPr>
            <w:r w:rsidDel="00000000" w:rsidR="00000000" w:rsidRPr="00000000">
              <w:rPr>
                <w:vertAlign w:val="baseline"/>
                <w:rtl w:val="0"/>
              </w:rPr>
              <w:t xml:space="preserve">outputChannel</w:t>
            </w:r>
          </w:p>
        </w:tc>
        <w:tc>
          <w:tcPr>
            <w:vAlign w:val="top"/>
          </w:tcPr>
          <w:p w:rsidR="00000000" w:rsidDel="00000000" w:rsidP="00000000" w:rsidRDefault="00000000" w:rsidRPr="00000000" w14:paraId="000003CE">
            <w:pPr>
              <w:rPr>
                <w:vertAlign w:val="baseline"/>
              </w:rPr>
            </w:pPr>
            <w:r w:rsidDel="00000000" w:rsidR="00000000" w:rsidRPr="00000000">
              <w:rPr>
                <w:vertAlign w:val="baseline"/>
                <w:rtl w:val="0"/>
              </w:rPr>
              <w:t xml:space="preserve">deviceOutputChannelType</w:t>
            </w:r>
          </w:p>
        </w:tc>
        <w:tc>
          <w:tcPr>
            <w:vAlign w:val="top"/>
          </w:tcPr>
          <w:p w:rsidR="00000000" w:rsidDel="00000000" w:rsidP="00000000" w:rsidRDefault="00000000" w:rsidRPr="00000000" w14:paraId="000003CF">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D0">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D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D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D3">
            <w:pPr>
              <w:rPr>
                <w:vertAlign w:val="baseline"/>
              </w:rPr>
            </w:pPr>
            <w:r w:rsidDel="00000000" w:rsidR="00000000" w:rsidRPr="00000000">
              <w:rPr>
                <w:vertAlign w:val="baseline"/>
                <w:rtl w:val="0"/>
              </w:rPr>
              <w:t xml:space="preserve">playbackMediaChannel</w:t>
            </w:r>
          </w:p>
        </w:tc>
        <w:tc>
          <w:tcPr>
            <w:vAlign w:val="top"/>
          </w:tcPr>
          <w:p w:rsidR="00000000" w:rsidDel="00000000" w:rsidP="00000000" w:rsidRDefault="00000000" w:rsidRPr="00000000" w14:paraId="000003D4">
            <w:pPr>
              <w:rPr>
                <w:vertAlign w:val="baseline"/>
              </w:rPr>
            </w:pPr>
            <w:r w:rsidDel="00000000" w:rsidR="00000000" w:rsidRPr="00000000">
              <w:rPr>
                <w:vertAlign w:val="baseline"/>
                <w:rtl w:val="0"/>
              </w:rPr>
              <w:t xml:space="preserve">mediaChannelType</w:t>
            </w:r>
          </w:p>
        </w:tc>
        <w:tc>
          <w:tcPr>
            <w:vAlign w:val="top"/>
          </w:tcPr>
          <w:p w:rsidR="00000000" w:rsidDel="00000000" w:rsidP="00000000" w:rsidRDefault="00000000" w:rsidRPr="00000000" w14:paraId="000003D5">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D6">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D7">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D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D9">
            <w:pPr>
              <w:rPr>
                <w:vertAlign w:val="baseline"/>
              </w:rPr>
            </w:pPr>
            <w:r w:rsidDel="00000000" w:rsidR="00000000" w:rsidRPr="00000000">
              <w:rPr>
                <w:vertAlign w:val="baseline"/>
                <w:rtl w:val="0"/>
              </w:rPr>
              <w:t xml:space="preserve">recordMediaChannel</w:t>
            </w:r>
          </w:p>
        </w:tc>
        <w:tc>
          <w:tcPr>
            <w:vAlign w:val="top"/>
          </w:tcPr>
          <w:p w:rsidR="00000000" w:rsidDel="00000000" w:rsidP="00000000" w:rsidRDefault="00000000" w:rsidRPr="00000000" w14:paraId="000003DA">
            <w:pPr>
              <w:rPr>
                <w:vertAlign w:val="baseline"/>
              </w:rPr>
            </w:pPr>
            <w:r w:rsidDel="00000000" w:rsidR="00000000" w:rsidRPr="00000000">
              <w:rPr>
                <w:vertAlign w:val="baseline"/>
                <w:rtl w:val="0"/>
              </w:rPr>
              <w:t xml:space="preserve">mediaChannelType</w:t>
            </w:r>
          </w:p>
        </w:tc>
        <w:tc>
          <w:tcPr>
            <w:vAlign w:val="top"/>
          </w:tcPr>
          <w:p w:rsidR="00000000" w:rsidDel="00000000" w:rsidP="00000000" w:rsidRDefault="00000000" w:rsidRPr="00000000" w14:paraId="000003DB">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DC">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DD">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D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DF">
            <w:pPr>
              <w:rPr>
                <w:vertAlign w:val="baseline"/>
              </w:rPr>
            </w:pPr>
            <w:r w:rsidDel="00000000" w:rsidR="00000000" w:rsidRPr="00000000">
              <w:rPr>
                <w:vertAlign w:val="baseline"/>
                <w:rtl w:val="0"/>
              </w:rPr>
              <w:t xml:space="preserve">settings</w:t>
            </w:r>
          </w:p>
        </w:tc>
        <w:tc>
          <w:tcPr>
            <w:vAlign w:val="top"/>
          </w:tcPr>
          <w:p w:rsidR="00000000" w:rsidDel="00000000" w:rsidP="00000000" w:rsidRDefault="00000000" w:rsidRPr="00000000" w14:paraId="000003E0">
            <w:pPr>
              <w:rPr>
                <w:vertAlign w:val="baseline"/>
              </w:rPr>
            </w:pPr>
            <w:r w:rsidDel="00000000" w:rsidR="00000000" w:rsidRPr="00000000">
              <w:rPr>
                <w:vertAlign w:val="baseline"/>
                <w:rtl w:val="0"/>
              </w:rPr>
              <w:t xml:space="preserve">settingsType</w:t>
            </w:r>
          </w:p>
        </w:tc>
        <w:tc>
          <w:tcPr>
            <w:vAlign w:val="top"/>
          </w:tcPr>
          <w:p w:rsidR="00000000" w:rsidDel="00000000" w:rsidP="00000000" w:rsidRDefault="00000000" w:rsidRPr="00000000" w14:paraId="000003E1">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E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E3">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E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E5">
            <w:pPr>
              <w:rPr>
                <w:vertAlign w:val="baseline"/>
              </w:rPr>
            </w:pPr>
            <w:r w:rsidDel="00000000" w:rsidR="00000000" w:rsidRPr="00000000">
              <w:rPr>
                <w:vertAlign w:val="baseline"/>
                <w:rtl w:val="0"/>
              </w:rPr>
              <w:t xml:space="preserve">module</w:t>
            </w:r>
          </w:p>
        </w:tc>
        <w:tc>
          <w:tcPr>
            <w:vAlign w:val="top"/>
          </w:tcPr>
          <w:p w:rsidR="00000000" w:rsidDel="00000000" w:rsidP="00000000" w:rsidRDefault="00000000" w:rsidRPr="00000000" w14:paraId="000003E6">
            <w:pPr>
              <w:rPr>
                <w:vertAlign w:val="baseline"/>
              </w:rPr>
            </w:pPr>
            <w:r w:rsidDel="00000000" w:rsidR="00000000" w:rsidRPr="00000000">
              <w:rPr>
                <w:vertAlign w:val="baseline"/>
                <w:rtl w:val="0"/>
              </w:rPr>
              <w:t xml:space="preserve">moduleType</w:t>
            </w:r>
          </w:p>
        </w:tc>
        <w:tc>
          <w:tcPr>
            <w:vAlign w:val="top"/>
          </w:tcPr>
          <w:p w:rsidR="00000000" w:rsidDel="00000000" w:rsidP="00000000" w:rsidRDefault="00000000" w:rsidRPr="00000000" w14:paraId="000003E7">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E8">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3E9">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EA">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EB">
            <w:pPr>
              <w:rPr>
                <w:vertAlign w:val="baseline"/>
              </w:rPr>
            </w:pPr>
            <w:r w:rsidDel="00000000" w:rsidR="00000000" w:rsidRPr="00000000">
              <w:rPr>
                <w:vertAlign w:val="baseline"/>
                <w:rtl w:val="0"/>
              </w:rPr>
              <w:t xml:space="preserve">patchList</w:t>
            </w:r>
          </w:p>
        </w:tc>
        <w:tc>
          <w:tcPr>
            <w:vAlign w:val="top"/>
          </w:tcPr>
          <w:p w:rsidR="00000000" w:rsidDel="00000000" w:rsidP="00000000" w:rsidRDefault="00000000" w:rsidRPr="00000000" w14:paraId="000003EC">
            <w:pPr>
              <w:rPr>
                <w:vertAlign w:val="baseline"/>
              </w:rPr>
            </w:pPr>
            <w:r w:rsidDel="00000000" w:rsidR="00000000" w:rsidRPr="00000000">
              <w:rPr>
                <w:vertAlign w:val="baseline"/>
                <w:rtl w:val="0"/>
              </w:rPr>
              <w:t xml:space="preserve">patchListType</w:t>
            </w:r>
          </w:p>
        </w:tc>
        <w:tc>
          <w:tcPr>
            <w:vAlign w:val="top"/>
          </w:tcPr>
          <w:p w:rsidR="00000000" w:rsidDel="00000000" w:rsidP="00000000" w:rsidRDefault="00000000" w:rsidRPr="00000000" w14:paraId="000003E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E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EF">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3F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F1">
            <w:pPr>
              <w:rPr>
                <w:vertAlign w:val="baseline"/>
              </w:rPr>
            </w:pPr>
            <w:r w:rsidDel="00000000" w:rsidR="00000000" w:rsidRPr="00000000">
              <w:rPr>
                <w:vertAlign w:val="baseline"/>
                <w:rtl w:val="0"/>
              </w:rPr>
              <w:t xml:space="preserve">syncSourceRef</w:t>
            </w:r>
          </w:p>
        </w:tc>
        <w:tc>
          <w:tcPr>
            <w:vAlign w:val="top"/>
          </w:tcPr>
          <w:p w:rsidR="00000000" w:rsidDel="00000000" w:rsidP="00000000" w:rsidRDefault="00000000" w:rsidRPr="00000000" w14:paraId="000003F2">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3F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3F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F5">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F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F7">
            <w:pPr>
              <w:rPr>
                <w:vertAlign w:val="baseline"/>
              </w:rPr>
            </w:pPr>
            <w:r w:rsidDel="00000000" w:rsidR="00000000" w:rsidRPr="00000000">
              <w:rPr>
                <w:vertAlign w:val="baseline"/>
                <w:rtl w:val="0"/>
              </w:rPr>
              <w:t xml:space="preserve">deviceChainRef</w:t>
            </w:r>
          </w:p>
        </w:tc>
        <w:tc>
          <w:tcPr>
            <w:vAlign w:val="top"/>
          </w:tcPr>
          <w:p w:rsidR="00000000" w:rsidDel="00000000" w:rsidP="00000000" w:rsidRDefault="00000000" w:rsidRPr="00000000" w14:paraId="000003F8">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3F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F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3FB">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3F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3FD">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FE">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3F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0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01">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02">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403">
      <w:pPr>
        <w:rPr>
          <w:vertAlign w:val="baseline"/>
        </w:rPr>
      </w:pPr>
      <w:bookmarkStart w:colFirst="0" w:colLast="0" w:name="_bly1e3x5swew" w:id="77"/>
      <w:bookmarkEnd w:id="77"/>
      <w:r w:rsidDel="00000000" w:rsidR="00000000" w:rsidRPr="00000000">
        <w:rPr>
          <w:rtl w:val="0"/>
        </w:rPr>
      </w:r>
    </w:p>
    <w:p w:rsidR="00000000" w:rsidDel="00000000" w:rsidP="00000000" w:rsidRDefault="00000000" w:rsidRPr="00000000" w14:paraId="00000404">
      <w:pPr>
        <w:pStyle w:val="Heading3"/>
        <w:rPr>
          <w:vertAlign w:val="baseline"/>
        </w:rPr>
      </w:pPr>
      <w:r w:rsidDel="00000000" w:rsidR="00000000" w:rsidRPr="00000000">
        <w:rPr>
          <w:b w:val="1"/>
          <w:bCs w:val="1"/>
          <w:vertAlign w:val="baseline"/>
          <w:rtl w:val="0"/>
        </w:rPr>
        <w:t xml:space="preserve">4.4.1.3.1.9.1.1.1.1 descriptor</w:t>
      </w:r>
      <w:r w:rsidDel="00000000" w:rsidR="00000000" w:rsidRPr="00000000">
        <w:rPr>
          <w:rtl w:val="0"/>
        </w:rPr>
      </w:r>
    </w:p>
    <w:p w:rsidR="00000000" w:rsidDel="00000000" w:rsidP="00000000" w:rsidRDefault="00000000" w:rsidRPr="00000000" w14:paraId="00000405">
      <w:pPr>
        <w:rPr>
          <w:vertAlign w:val="baseline"/>
        </w:rPr>
      </w:pPr>
      <w:bookmarkStart w:colFirst="0" w:colLast="0" w:name="_mvhz9r2vu35f" w:id="78"/>
      <w:bookmarkEnd w:id="7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descriptor</w:t>
      </w:r>
      <w:r w:rsidDel="00000000" w:rsidR="00000000" w:rsidRPr="00000000">
        <w:rPr>
          <w:vertAlign w:val="baseline"/>
          <w:rtl w:val="0"/>
        </w:rPr>
        <w:t xml:space="preserve"> element shall be used to capture identifying information about the device itself. </w:t>
      </w:r>
    </w:p>
    <w:p w:rsidR="00000000" w:rsidDel="00000000" w:rsidP="00000000" w:rsidRDefault="00000000" w:rsidRPr="00000000" w14:paraId="00000406">
      <w:pPr>
        <w:pStyle w:val="Heading3"/>
        <w:rPr>
          <w:vertAlign w:val="baseline"/>
        </w:rPr>
      </w:pPr>
      <w:r w:rsidDel="00000000" w:rsidR="00000000" w:rsidRPr="00000000">
        <w:rPr>
          <w:b w:val="1"/>
          <w:bCs w:val="1"/>
          <w:vertAlign w:val="baseline"/>
          <w:rtl w:val="0"/>
        </w:rPr>
        <w:t xml:space="preserve">4.4.1.3.1.9.1.1.1.1.1 deviceDescriptorType</w:t>
      </w:r>
      <w:r w:rsidDel="00000000" w:rsidR="00000000" w:rsidRPr="00000000">
        <w:rPr>
          <w:rtl w:val="0"/>
        </w:rPr>
      </w:r>
    </w:p>
    <w:p w:rsidR="00000000" w:rsidDel="00000000" w:rsidP="00000000" w:rsidRDefault="00000000" w:rsidRPr="00000000" w14:paraId="00000407">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deviceDescriptorType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408">
      <w:pPr>
        <w:rPr>
          <w:vertAlign w:val="baseline"/>
        </w:rPr>
      </w:pPr>
      <w:r w:rsidDel="00000000" w:rsidR="00000000" w:rsidRPr="00000000">
        <w:rPr>
          <w:rtl w:val="0"/>
        </w:rPr>
      </w:r>
    </w:p>
    <w:tbl>
      <w:tblPr>
        <w:tblStyle w:val="Table16"/>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880"/>
        <w:gridCol w:w="810"/>
        <w:gridCol w:w="1350"/>
        <w:gridCol w:w="1710"/>
        <w:gridCol w:w="1350"/>
        <w:tblGridChange w:id="0">
          <w:tblGrid>
            <w:gridCol w:w="2448"/>
            <w:gridCol w:w="2880"/>
            <w:gridCol w:w="810"/>
            <w:gridCol w:w="1350"/>
            <w:gridCol w:w="1710"/>
            <w:gridCol w:w="1350"/>
          </w:tblGrid>
        </w:tblGridChange>
      </w:tblGrid>
      <w:tr>
        <w:trPr>
          <w:cantSplit w:val="1"/>
          <w:trHeight w:val="151" w:hRule="atLeast"/>
          <w:tblHeader w:val="0"/>
        </w:trPr>
        <w:tc>
          <w:tcPr>
            <w:vMerge w:val="restart"/>
            <w:vAlign w:val="top"/>
          </w:tcPr>
          <w:p w:rsidR="00000000" w:rsidDel="00000000" w:rsidP="00000000" w:rsidRDefault="00000000" w:rsidRPr="00000000" w14:paraId="00000409">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40A">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40B">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40D">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40E">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411">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412">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15">
            <w:pPr>
              <w:rPr>
                <w:vertAlign w:val="baseline"/>
              </w:rPr>
            </w:pPr>
            <w:r w:rsidDel="00000000" w:rsidR="00000000" w:rsidRPr="00000000">
              <w:rPr>
                <w:vertAlign w:val="baseline"/>
                <w:rtl w:val="0"/>
              </w:rPr>
              <w:t xml:space="preserve">manufacturer</w:t>
            </w:r>
          </w:p>
        </w:tc>
        <w:tc>
          <w:tcPr>
            <w:vAlign w:val="top"/>
          </w:tcPr>
          <w:p w:rsidR="00000000" w:rsidDel="00000000" w:rsidP="00000000" w:rsidRDefault="00000000" w:rsidRPr="00000000" w14:paraId="00000416">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41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1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19">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41A">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1B">
            <w:pPr>
              <w:rPr>
                <w:vertAlign w:val="baseline"/>
              </w:rPr>
            </w:pPr>
            <w:r w:rsidDel="00000000" w:rsidR="00000000" w:rsidRPr="00000000">
              <w:rPr>
                <w:vertAlign w:val="baseline"/>
                <w:rtl w:val="0"/>
              </w:rPr>
              <w:t xml:space="preserve">modelName</w:t>
            </w:r>
          </w:p>
        </w:tc>
        <w:tc>
          <w:tcPr>
            <w:vAlign w:val="top"/>
          </w:tcPr>
          <w:p w:rsidR="00000000" w:rsidDel="00000000" w:rsidP="00000000" w:rsidRDefault="00000000" w:rsidRPr="00000000" w14:paraId="0000041C">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41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1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1F">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42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21">
            <w:pPr>
              <w:rPr>
                <w:vertAlign w:val="baseline"/>
              </w:rPr>
            </w:pPr>
            <w:r w:rsidDel="00000000" w:rsidR="00000000" w:rsidRPr="00000000">
              <w:rPr>
                <w:vertAlign w:val="baseline"/>
                <w:rtl w:val="0"/>
              </w:rPr>
              <w:t xml:space="preserve">serialNumber</w:t>
            </w:r>
          </w:p>
        </w:tc>
        <w:tc>
          <w:tcPr>
            <w:vAlign w:val="top"/>
          </w:tcPr>
          <w:p w:rsidR="00000000" w:rsidDel="00000000" w:rsidP="00000000" w:rsidRDefault="00000000" w:rsidRPr="00000000" w14:paraId="0000042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42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42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2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42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27">
            <w:pPr>
              <w:rPr>
                <w:vertAlign w:val="baseline"/>
              </w:rPr>
            </w:pPr>
            <w:r w:rsidDel="00000000" w:rsidR="00000000" w:rsidRPr="00000000">
              <w:rPr>
                <w:vertAlign w:val="baseline"/>
                <w:rtl w:val="0"/>
              </w:rPr>
              <w:t xml:space="preserve">functionalRole</w:t>
            </w:r>
          </w:p>
        </w:tc>
        <w:tc>
          <w:tcPr>
            <w:vAlign w:val="top"/>
          </w:tcPr>
          <w:p w:rsidR="00000000" w:rsidDel="00000000" w:rsidP="00000000" w:rsidRDefault="00000000" w:rsidRPr="00000000" w14:paraId="00000428">
            <w:pPr>
              <w:rPr>
                <w:vertAlign w:val="baseline"/>
              </w:rPr>
            </w:pPr>
            <w:r w:rsidDel="00000000" w:rsidR="00000000" w:rsidRPr="00000000">
              <w:rPr>
                <w:vertAlign w:val="baseline"/>
                <w:rtl w:val="0"/>
              </w:rPr>
              <w:t xml:space="preserve">functionalRoleType</w:t>
            </w:r>
          </w:p>
        </w:tc>
        <w:tc>
          <w:tcPr>
            <w:vAlign w:val="top"/>
          </w:tcPr>
          <w:p w:rsidR="00000000" w:rsidDel="00000000" w:rsidP="00000000" w:rsidRDefault="00000000" w:rsidRPr="00000000" w14:paraId="0000042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2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2B">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2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2D">
            <w:pPr>
              <w:rPr>
                <w:vertAlign w:val="baseline"/>
              </w:rPr>
            </w:pPr>
            <w:r w:rsidDel="00000000" w:rsidR="00000000" w:rsidRPr="00000000">
              <w:rPr>
                <w:vertAlign w:val="baseline"/>
                <w:rtl w:val="0"/>
              </w:rPr>
              <w:t xml:space="preserve">userLabel</w:t>
            </w:r>
          </w:p>
        </w:tc>
        <w:tc>
          <w:tcPr>
            <w:vAlign w:val="top"/>
          </w:tcPr>
          <w:p w:rsidR="00000000" w:rsidDel="00000000" w:rsidP="00000000" w:rsidRDefault="00000000" w:rsidRPr="00000000" w14:paraId="0000042E">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42F">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43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3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432">
            <w:pPr>
              <w:rPr>
                <w:vertAlign w:val="baseline"/>
              </w:rPr>
            </w:pPr>
            <w:r w:rsidDel="00000000" w:rsidR="00000000" w:rsidRPr="00000000">
              <w:rPr>
                <w:vertAlign w:val="baseline"/>
                <w:rtl w:val="0"/>
              </w:rPr>
              <w:t xml:space="preserve">NONE</w:t>
            </w:r>
          </w:p>
        </w:tc>
      </w:tr>
    </w:tbl>
    <w:p w:rsidR="00000000" w:rsidDel="00000000" w:rsidP="00000000" w:rsidRDefault="00000000" w:rsidRPr="00000000" w14:paraId="00000433">
      <w:pPr>
        <w:rPr>
          <w:vertAlign w:val="baseline"/>
        </w:rPr>
      </w:pPr>
      <w:bookmarkStart w:colFirst="0" w:colLast="0" w:name="_729ygm14fsho" w:id="79"/>
      <w:bookmarkEnd w:id="79"/>
      <w:r w:rsidDel="00000000" w:rsidR="00000000" w:rsidRPr="00000000">
        <w:rPr>
          <w:rtl w:val="0"/>
        </w:rPr>
      </w:r>
    </w:p>
    <w:p w:rsidR="00000000" w:rsidDel="00000000" w:rsidP="00000000" w:rsidRDefault="00000000" w:rsidRPr="00000000" w14:paraId="00000434">
      <w:pPr>
        <w:pStyle w:val="Heading3"/>
        <w:rPr>
          <w:vertAlign w:val="baseline"/>
        </w:rPr>
      </w:pPr>
      <w:r w:rsidDel="00000000" w:rsidR="00000000" w:rsidRPr="00000000">
        <w:rPr>
          <w:b w:val="1"/>
          <w:bCs w:val="1"/>
          <w:vertAlign w:val="baseline"/>
          <w:rtl w:val="0"/>
        </w:rPr>
        <w:t xml:space="preserve">4.4.1.3.1.9.1.1.1.1.1.1 manufacturer</w:t>
      </w:r>
      <w:r w:rsidDel="00000000" w:rsidR="00000000" w:rsidRPr="00000000">
        <w:rPr>
          <w:rtl w:val="0"/>
        </w:rPr>
      </w:r>
    </w:p>
    <w:p w:rsidR="00000000" w:rsidDel="00000000" w:rsidP="00000000" w:rsidRDefault="00000000" w:rsidRPr="00000000" w14:paraId="00000435">
      <w:pPr>
        <w:rPr>
          <w:vertAlign w:val="baseline"/>
        </w:rPr>
      </w:pPr>
      <w:bookmarkStart w:colFirst="0" w:colLast="0" w:name="_5uoglyxzvqb9" w:id="80"/>
      <w:bookmarkEnd w:id="8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manufacturer</w:t>
      </w:r>
      <w:r w:rsidDel="00000000" w:rsidR="00000000" w:rsidRPr="00000000">
        <w:rPr>
          <w:vertAlign w:val="baseline"/>
          <w:rtl w:val="0"/>
        </w:rPr>
        <w:t xml:space="preserve"> element shall be used to convey the name of the manufacturer of the device.</w:t>
      </w:r>
    </w:p>
    <w:p w:rsidR="00000000" w:rsidDel="00000000" w:rsidP="00000000" w:rsidRDefault="00000000" w:rsidRPr="00000000" w14:paraId="00000436">
      <w:pPr>
        <w:pStyle w:val="Heading3"/>
        <w:rPr>
          <w:vertAlign w:val="baseline"/>
        </w:rPr>
      </w:pPr>
      <w:r w:rsidDel="00000000" w:rsidR="00000000" w:rsidRPr="00000000">
        <w:rPr>
          <w:b w:val="1"/>
          <w:bCs w:val="1"/>
          <w:vertAlign w:val="baseline"/>
          <w:rtl w:val="0"/>
        </w:rPr>
        <w:t xml:space="preserve">4.4.1.3.1.9.1.1.1.1.1.2 modelName</w:t>
      </w:r>
      <w:r w:rsidDel="00000000" w:rsidR="00000000" w:rsidRPr="00000000">
        <w:rPr>
          <w:rtl w:val="0"/>
        </w:rPr>
      </w:r>
    </w:p>
    <w:p w:rsidR="00000000" w:rsidDel="00000000" w:rsidP="00000000" w:rsidRDefault="00000000" w:rsidRPr="00000000" w14:paraId="00000437">
      <w:pPr>
        <w:rPr>
          <w:vertAlign w:val="baseline"/>
        </w:rPr>
      </w:pPr>
      <w:bookmarkStart w:colFirst="0" w:colLast="0" w:name="_ohy08dwcho2" w:id="81"/>
      <w:bookmarkEnd w:id="8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modelName</w:t>
      </w:r>
      <w:r w:rsidDel="00000000" w:rsidR="00000000" w:rsidRPr="00000000">
        <w:rPr>
          <w:vertAlign w:val="baseline"/>
          <w:rtl w:val="0"/>
        </w:rPr>
        <w:t xml:space="preserve"> element shall be used to indicate the manufacturer assigned model designation for the device.</w:t>
      </w:r>
    </w:p>
    <w:p w:rsidR="00000000" w:rsidDel="00000000" w:rsidP="00000000" w:rsidRDefault="00000000" w:rsidRPr="00000000" w14:paraId="00000438">
      <w:pPr>
        <w:pStyle w:val="Heading3"/>
        <w:rPr>
          <w:vertAlign w:val="baseline"/>
        </w:rPr>
      </w:pPr>
      <w:r w:rsidDel="00000000" w:rsidR="00000000" w:rsidRPr="00000000">
        <w:rPr>
          <w:b w:val="1"/>
          <w:bCs w:val="1"/>
          <w:vertAlign w:val="baseline"/>
          <w:rtl w:val="0"/>
        </w:rPr>
        <w:t xml:space="preserve">4.4.1.3.1.9.1.1.1.1.1.3 serialNumber</w:t>
      </w:r>
      <w:r w:rsidDel="00000000" w:rsidR="00000000" w:rsidRPr="00000000">
        <w:rPr>
          <w:rtl w:val="0"/>
        </w:rPr>
      </w:r>
    </w:p>
    <w:p w:rsidR="00000000" w:rsidDel="00000000" w:rsidP="00000000" w:rsidRDefault="00000000" w:rsidRPr="00000000" w14:paraId="00000439">
      <w:pPr>
        <w:rPr>
          <w:vertAlign w:val="baseline"/>
        </w:rPr>
      </w:pPr>
      <w:bookmarkStart w:colFirst="0" w:colLast="0" w:name="_68a5ljr15dq0" w:id="82"/>
      <w:bookmarkEnd w:id="8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serialNumber</w:t>
      </w:r>
      <w:r w:rsidDel="00000000" w:rsidR="00000000" w:rsidRPr="00000000">
        <w:rPr>
          <w:vertAlign w:val="baseline"/>
          <w:rtl w:val="0"/>
        </w:rPr>
        <w:t xml:space="preserve"> element may be used to record the manufacturer assigned serial number on the device.</w:t>
      </w:r>
    </w:p>
    <w:p w:rsidR="00000000" w:rsidDel="00000000" w:rsidP="00000000" w:rsidRDefault="00000000" w:rsidRPr="00000000" w14:paraId="0000043A">
      <w:pPr>
        <w:pStyle w:val="Heading3"/>
        <w:rPr>
          <w:vertAlign w:val="baseline"/>
        </w:rPr>
      </w:pPr>
      <w:r w:rsidDel="00000000" w:rsidR="00000000" w:rsidRPr="00000000">
        <w:rPr>
          <w:b w:val="1"/>
          <w:bCs w:val="1"/>
          <w:vertAlign w:val="baseline"/>
          <w:rtl w:val="0"/>
        </w:rPr>
        <w:t xml:space="preserve">4.4.1.3.1.9.1.1.1.1.1.4 functionalRole</w:t>
      </w:r>
      <w:r w:rsidDel="00000000" w:rsidR="00000000" w:rsidRPr="00000000">
        <w:rPr>
          <w:rtl w:val="0"/>
        </w:rPr>
      </w:r>
    </w:p>
    <w:p w:rsidR="00000000" w:rsidDel="00000000" w:rsidP="00000000" w:rsidRDefault="00000000" w:rsidRPr="00000000" w14:paraId="0000043B">
      <w:pPr>
        <w:rPr>
          <w:vertAlign w:val="baseline"/>
        </w:rPr>
      </w:pPr>
      <w:bookmarkStart w:colFirst="0" w:colLast="0" w:name="_zgtdvy2bjzdr" w:id="83"/>
      <w:bookmarkEnd w:id="8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functionalRole</w:t>
      </w:r>
      <w:r w:rsidDel="00000000" w:rsidR="00000000" w:rsidRPr="00000000">
        <w:rPr>
          <w:vertAlign w:val="baseline"/>
          <w:rtl w:val="0"/>
        </w:rPr>
        <w:t xml:space="preserve"> attribute shall be used to indicate the functional role of the device.</w:t>
      </w:r>
    </w:p>
    <w:p w:rsidR="00000000" w:rsidDel="00000000" w:rsidP="00000000" w:rsidRDefault="00000000" w:rsidRPr="00000000" w14:paraId="0000043C">
      <w:pPr>
        <w:pStyle w:val="Heading3"/>
        <w:rPr>
          <w:vertAlign w:val="baseline"/>
        </w:rPr>
      </w:pPr>
      <w:r w:rsidDel="00000000" w:rsidR="00000000" w:rsidRPr="00000000">
        <w:rPr>
          <w:b w:val="1"/>
          <w:bCs w:val="1"/>
          <w:vertAlign w:val="baseline"/>
          <w:rtl w:val="0"/>
        </w:rPr>
        <w:t xml:space="preserve">4.4.1.3.1.9.1.1.1.1.1.4.1 functionalRoleType</w:t>
      </w:r>
      <w:r w:rsidDel="00000000" w:rsidR="00000000" w:rsidRPr="00000000">
        <w:rPr>
          <w:rtl w:val="0"/>
        </w:rPr>
      </w:r>
    </w:p>
    <w:p w:rsidR="00000000" w:rsidDel="00000000" w:rsidP="00000000" w:rsidRDefault="00000000" w:rsidRPr="00000000" w14:paraId="0000043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functionalRoleType</w:t>
      </w:r>
      <w:r w:rsidDel="00000000" w:rsidR="00000000" w:rsidRPr="00000000">
        <w:rPr>
          <w:vertAlign w:val="baseline"/>
          <w:rtl w:val="0"/>
        </w:rPr>
        <w:t xml:space="preserve"> is a list of restricted string values. The controlled vocabulary provided is meant to provide a general classification for most audio equipment. The most specific value hat applies to the device should be chosen. The possible values are:</w:t>
      </w:r>
    </w:p>
    <w:p w:rsidR="00000000" w:rsidDel="00000000" w:rsidP="00000000" w:rsidRDefault="00000000" w:rsidRPr="00000000" w14:paraId="0000043E">
      <w:pPr>
        <w:rPr>
          <w:vertAlign w:val="baseline"/>
        </w:rPr>
      </w:pPr>
      <w:r w:rsidDel="00000000" w:rsidR="00000000" w:rsidRPr="00000000">
        <w:rPr>
          <w:rtl w:val="0"/>
        </w:rPr>
      </w:r>
    </w:p>
    <w:tbl>
      <w:tblPr>
        <w:tblStyle w:val="Table17"/>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43F">
            <w:pPr>
              <w:rPr>
                <w:vertAlign w:val="baseline"/>
              </w:rPr>
            </w:pPr>
            <w:r w:rsidDel="00000000" w:rsidR="00000000" w:rsidRPr="00000000">
              <w:rPr>
                <w:vertAlign w:val="baseline"/>
                <w:rtl w:val="0"/>
              </w:rPr>
              <w:t xml:space="preserve">ANALOG_TO_DIGITAL_CONVERTER</w:t>
            </w:r>
          </w:p>
        </w:tc>
      </w:tr>
      <w:tr>
        <w:trPr>
          <w:cantSplit w:val="0"/>
          <w:tblHeader w:val="0"/>
        </w:trPr>
        <w:tc>
          <w:tcPr>
            <w:vAlign w:val="top"/>
          </w:tcPr>
          <w:p w:rsidR="00000000" w:rsidDel="00000000" w:rsidP="00000000" w:rsidRDefault="00000000" w:rsidRPr="00000000" w14:paraId="00000440">
            <w:pPr>
              <w:rPr>
                <w:vertAlign w:val="baseline"/>
              </w:rPr>
            </w:pPr>
            <w:r w:rsidDel="00000000" w:rsidR="00000000" w:rsidRPr="00000000">
              <w:rPr>
                <w:vertAlign w:val="baseline"/>
                <w:rtl w:val="0"/>
              </w:rPr>
              <w:t xml:space="preserve">CLEANER</w:t>
            </w:r>
          </w:p>
        </w:tc>
      </w:tr>
      <w:tr>
        <w:trPr>
          <w:cantSplit w:val="0"/>
          <w:tblHeader w:val="0"/>
        </w:trPr>
        <w:tc>
          <w:tcPr>
            <w:vAlign w:val="top"/>
          </w:tcPr>
          <w:p w:rsidR="00000000" w:rsidDel="00000000" w:rsidP="00000000" w:rsidRDefault="00000000" w:rsidRPr="00000000" w14:paraId="00000441">
            <w:pPr>
              <w:rPr>
                <w:vertAlign w:val="baseline"/>
              </w:rPr>
            </w:pPr>
            <w:r w:rsidDel="00000000" w:rsidR="00000000" w:rsidRPr="00000000">
              <w:rPr>
                <w:vertAlign w:val="baseline"/>
                <w:rtl w:val="0"/>
              </w:rPr>
              <w:t xml:space="preserve">CONVECTION_OVEN</w:t>
            </w:r>
          </w:p>
        </w:tc>
      </w:tr>
      <w:tr>
        <w:trPr>
          <w:cantSplit w:val="0"/>
          <w:tblHeader w:val="0"/>
        </w:trPr>
        <w:tc>
          <w:tcPr>
            <w:vAlign w:val="top"/>
          </w:tcPr>
          <w:p w:rsidR="00000000" w:rsidDel="00000000" w:rsidP="00000000" w:rsidRDefault="00000000" w:rsidRPr="00000000" w14:paraId="00000442">
            <w:pPr>
              <w:rPr>
                <w:vertAlign w:val="baseline"/>
              </w:rPr>
            </w:pPr>
            <w:r w:rsidDel="00000000" w:rsidR="00000000" w:rsidRPr="00000000">
              <w:rPr>
                <w:vertAlign w:val="baseline"/>
                <w:rtl w:val="0"/>
              </w:rPr>
              <w:t xml:space="preserve">DECODER</w:t>
            </w:r>
          </w:p>
        </w:tc>
      </w:tr>
      <w:tr>
        <w:trPr>
          <w:cantSplit w:val="0"/>
          <w:tblHeader w:val="0"/>
        </w:trPr>
        <w:tc>
          <w:tcPr>
            <w:vAlign w:val="top"/>
          </w:tcPr>
          <w:p w:rsidR="00000000" w:rsidDel="00000000" w:rsidP="00000000" w:rsidRDefault="00000000" w:rsidRPr="00000000" w14:paraId="00000443">
            <w:pPr>
              <w:tabs>
                <w:tab w:val="left" w:leader="none" w:pos="1880"/>
              </w:tabs>
              <w:rPr>
                <w:vertAlign w:val="baseline"/>
              </w:rPr>
            </w:pPr>
            <w:r w:rsidDel="00000000" w:rsidR="00000000" w:rsidRPr="00000000">
              <w:rPr>
                <w:vertAlign w:val="baseline"/>
                <w:rtl w:val="0"/>
              </w:rPr>
              <w:t xml:space="preserve">DELAY_EFFECT</w:t>
            </w:r>
          </w:p>
        </w:tc>
      </w:tr>
      <w:tr>
        <w:trPr>
          <w:cantSplit w:val="0"/>
          <w:tblHeader w:val="0"/>
        </w:trPr>
        <w:tc>
          <w:tcPr>
            <w:vAlign w:val="top"/>
          </w:tcPr>
          <w:p w:rsidR="00000000" w:rsidDel="00000000" w:rsidP="00000000" w:rsidRDefault="00000000" w:rsidRPr="00000000" w14:paraId="00000444">
            <w:pPr>
              <w:tabs>
                <w:tab w:val="left" w:leader="none" w:pos="1880"/>
              </w:tabs>
              <w:rPr>
                <w:vertAlign w:val="baseline"/>
              </w:rPr>
            </w:pPr>
            <w:r w:rsidDel="00000000" w:rsidR="00000000" w:rsidRPr="00000000">
              <w:rPr>
                <w:vertAlign w:val="baseline"/>
                <w:rtl w:val="0"/>
              </w:rPr>
              <w:t xml:space="preserve">DE-ESSER</w:t>
            </w:r>
          </w:p>
        </w:tc>
      </w:tr>
      <w:tr>
        <w:trPr>
          <w:cantSplit w:val="0"/>
          <w:tblHeader w:val="0"/>
        </w:trPr>
        <w:tc>
          <w:tcPr>
            <w:vAlign w:val="top"/>
          </w:tcPr>
          <w:p w:rsidR="00000000" w:rsidDel="00000000" w:rsidP="00000000" w:rsidRDefault="00000000" w:rsidRPr="00000000" w14:paraId="00000445">
            <w:pPr>
              <w:tabs>
                <w:tab w:val="left" w:leader="none" w:pos="1880"/>
              </w:tabs>
              <w:rPr>
                <w:vertAlign w:val="baseline"/>
              </w:rPr>
            </w:pPr>
            <w:r w:rsidDel="00000000" w:rsidR="00000000" w:rsidRPr="00000000">
              <w:rPr>
                <w:vertAlign w:val="baseline"/>
                <w:rtl w:val="0"/>
              </w:rPr>
              <w:t xml:space="preserve">DENOISER</w:t>
            </w:r>
          </w:p>
        </w:tc>
      </w:tr>
      <w:tr>
        <w:trPr>
          <w:cantSplit w:val="0"/>
          <w:tblHeader w:val="0"/>
        </w:trPr>
        <w:tc>
          <w:tcPr>
            <w:vAlign w:val="top"/>
          </w:tcPr>
          <w:p w:rsidR="00000000" w:rsidDel="00000000" w:rsidP="00000000" w:rsidRDefault="00000000" w:rsidRPr="00000000" w14:paraId="00000446">
            <w:pPr>
              <w:rPr>
                <w:vertAlign w:val="baseline"/>
              </w:rPr>
            </w:pPr>
            <w:r w:rsidDel="00000000" w:rsidR="00000000" w:rsidRPr="00000000">
              <w:rPr>
                <w:vertAlign w:val="baseline"/>
                <w:rtl w:val="0"/>
              </w:rPr>
              <w:t xml:space="preserve">DIGITAL_TO_ANALOG_CONVERTER</w:t>
            </w:r>
          </w:p>
        </w:tc>
      </w:tr>
      <w:tr>
        <w:trPr>
          <w:cantSplit w:val="0"/>
          <w:tblHeader w:val="0"/>
        </w:trPr>
        <w:tc>
          <w:tcPr>
            <w:vAlign w:val="top"/>
          </w:tcPr>
          <w:p w:rsidR="00000000" w:rsidDel="00000000" w:rsidP="00000000" w:rsidRDefault="00000000" w:rsidRPr="00000000" w14:paraId="00000447">
            <w:pPr>
              <w:tabs>
                <w:tab w:val="left" w:leader="none" w:pos="1880"/>
              </w:tabs>
              <w:rPr>
                <w:vertAlign w:val="baseline"/>
              </w:rPr>
            </w:pPr>
            <w:r w:rsidDel="00000000" w:rsidR="00000000" w:rsidRPr="00000000">
              <w:rPr>
                <w:vertAlign w:val="baseline"/>
                <w:rtl w:val="0"/>
              </w:rPr>
              <w:t xml:space="preserve">DISTRIBUTION_AMPLIFIER</w:t>
            </w:r>
          </w:p>
        </w:tc>
      </w:tr>
      <w:tr>
        <w:trPr>
          <w:cantSplit w:val="0"/>
          <w:tblHeader w:val="0"/>
        </w:trPr>
        <w:tc>
          <w:tcPr>
            <w:vAlign w:val="top"/>
          </w:tcPr>
          <w:p w:rsidR="00000000" w:rsidDel="00000000" w:rsidP="00000000" w:rsidRDefault="00000000" w:rsidRPr="00000000" w14:paraId="00000448">
            <w:pPr>
              <w:tabs>
                <w:tab w:val="left" w:leader="none" w:pos="1880"/>
              </w:tabs>
              <w:rPr>
                <w:vertAlign w:val="baseline"/>
              </w:rPr>
            </w:pPr>
            <w:r w:rsidDel="00000000" w:rsidR="00000000" w:rsidRPr="00000000">
              <w:rPr>
                <w:vertAlign w:val="baseline"/>
                <w:rtl w:val="0"/>
              </w:rPr>
              <w:t xml:space="preserve">DYNAMIC_COMPRESSOR</w:t>
            </w:r>
          </w:p>
        </w:tc>
      </w:tr>
      <w:tr>
        <w:trPr>
          <w:cantSplit w:val="0"/>
          <w:tblHeader w:val="0"/>
        </w:trPr>
        <w:tc>
          <w:tcPr>
            <w:vAlign w:val="top"/>
          </w:tcPr>
          <w:p w:rsidR="00000000" w:rsidDel="00000000" w:rsidP="00000000" w:rsidRDefault="00000000" w:rsidRPr="00000000" w14:paraId="00000449">
            <w:pPr>
              <w:tabs>
                <w:tab w:val="left" w:leader="none" w:pos="1880"/>
              </w:tabs>
              <w:rPr>
                <w:vertAlign w:val="baseline"/>
              </w:rPr>
            </w:pPr>
            <w:r w:rsidDel="00000000" w:rsidR="00000000" w:rsidRPr="00000000">
              <w:rPr>
                <w:vertAlign w:val="baseline"/>
                <w:rtl w:val="0"/>
              </w:rPr>
              <w:t xml:space="preserve">DYNAMIC_EQUALISER</w:t>
            </w:r>
          </w:p>
        </w:tc>
      </w:tr>
      <w:tr>
        <w:trPr>
          <w:cantSplit w:val="0"/>
          <w:tblHeader w:val="0"/>
        </w:trPr>
        <w:tc>
          <w:tcPr>
            <w:vAlign w:val="top"/>
          </w:tcPr>
          <w:p w:rsidR="00000000" w:rsidDel="00000000" w:rsidP="00000000" w:rsidRDefault="00000000" w:rsidRPr="00000000" w14:paraId="0000044A">
            <w:pPr>
              <w:tabs>
                <w:tab w:val="left" w:leader="none" w:pos="1880"/>
              </w:tabs>
              <w:rPr>
                <w:vertAlign w:val="baseline"/>
              </w:rPr>
            </w:pPr>
            <w:r w:rsidDel="00000000" w:rsidR="00000000" w:rsidRPr="00000000">
              <w:rPr>
                <w:vertAlign w:val="baseline"/>
                <w:rtl w:val="0"/>
              </w:rPr>
              <w:t xml:space="preserve">DYNAMIC_EXPANDER</w:t>
            </w:r>
          </w:p>
        </w:tc>
      </w:tr>
      <w:tr>
        <w:trPr>
          <w:cantSplit w:val="0"/>
          <w:tblHeader w:val="0"/>
        </w:trPr>
        <w:tc>
          <w:tcPr>
            <w:vAlign w:val="top"/>
          </w:tcPr>
          <w:p w:rsidR="00000000" w:rsidDel="00000000" w:rsidP="00000000" w:rsidRDefault="00000000" w:rsidRPr="00000000" w14:paraId="0000044B">
            <w:pPr>
              <w:tabs>
                <w:tab w:val="left" w:leader="none" w:pos="1880"/>
              </w:tabs>
              <w:rPr>
                <w:vertAlign w:val="baseline"/>
              </w:rPr>
            </w:pPr>
            <w:r w:rsidDel="00000000" w:rsidR="00000000" w:rsidRPr="00000000">
              <w:rPr>
                <w:vertAlign w:val="baseline"/>
                <w:rtl w:val="0"/>
              </w:rPr>
              <w:t xml:space="preserve">DYNAMIC_LIMITER</w:t>
            </w:r>
          </w:p>
        </w:tc>
      </w:tr>
      <w:tr>
        <w:trPr>
          <w:cantSplit w:val="0"/>
          <w:tblHeader w:val="0"/>
        </w:trPr>
        <w:tc>
          <w:tcPr>
            <w:vAlign w:val="top"/>
          </w:tcPr>
          <w:p w:rsidR="00000000" w:rsidDel="00000000" w:rsidP="00000000" w:rsidRDefault="00000000" w:rsidRPr="00000000" w14:paraId="0000044C">
            <w:pPr>
              <w:tabs>
                <w:tab w:val="left" w:leader="none" w:pos="1880"/>
              </w:tabs>
              <w:rPr>
                <w:vertAlign w:val="baseline"/>
              </w:rPr>
            </w:pPr>
            <w:r w:rsidDel="00000000" w:rsidR="00000000" w:rsidRPr="00000000">
              <w:rPr>
                <w:vertAlign w:val="baseline"/>
                <w:rtl w:val="0"/>
              </w:rPr>
              <w:t xml:space="preserve">ENCODER</w:t>
            </w:r>
          </w:p>
        </w:tc>
      </w:tr>
      <w:tr>
        <w:trPr>
          <w:cantSplit w:val="0"/>
          <w:tblHeader w:val="0"/>
        </w:trPr>
        <w:tc>
          <w:tcPr>
            <w:vAlign w:val="top"/>
          </w:tcPr>
          <w:p w:rsidR="00000000" w:rsidDel="00000000" w:rsidP="00000000" w:rsidRDefault="00000000" w:rsidRPr="00000000" w14:paraId="0000044D">
            <w:pPr>
              <w:tabs>
                <w:tab w:val="left" w:leader="none" w:pos="1880"/>
              </w:tabs>
              <w:rPr>
                <w:vertAlign w:val="baseline"/>
              </w:rPr>
            </w:pPr>
            <w:r w:rsidDel="00000000" w:rsidR="00000000" w:rsidRPr="00000000">
              <w:rPr>
                <w:vertAlign w:val="baseline"/>
                <w:rtl w:val="0"/>
              </w:rPr>
              <w:t xml:space="preserve">EQUALISER/FILTER</w:t>
            </w:r>
          </w:p>
        </w:tc>
      </w:tr>
      <w:tr>
        <w:trPr>
          <w:cantSplit w:val="0"/>
          <w:tblHeader w:val="0"/>
        </w:trPr>
        <w:tc>
          <w:tcPr>
            <w:vAlign w:val="top"/>
          </w:tcPr>
          <w:p w:rsidR="00000000" w:rsidDel="00000000" w:rsidP="00000000" w:rsidRDefault="00000000" w:rsidRPr="00000000" w14:paraId="0000044E">
            <w:pPr>
              <w:tabs>
                <w:tab w:val="left" w:leader="none" w:pos="1880"/>
              </w:tabs>
              <w:rPr>
                <w:vertAlign w:val="baseline"/>
              </w:rPr>
            </w:pPr>
            <w:r w:rsidDel="00000000" w:rsidR="00000000" w:rsidRPr="00000000">
              <w:rPr>
                <w:vertAlign w:val="baseline"/>
                <w:rtl w:val="0"/>
              </w:rPr>
              <w:t xml:space="preserve">LINE_BALANCE_INTERFACE/TRANSFORMER</w:t>
            </w:r>
          </w:p>
        </w:tc>
      </w:tr>
      <w:tr>
        <w:trPr>
          <w:cantSplit w:val="0"/>
          <w:tblHeader w:val="0"/>
        </w:trPr>
        <w:tc>
          <w:tcPr>
            <w:vAlign w:val="top"/>
          </w:tcPr>
          <w:p w:rsidR="00000000" w:rsidDel="00000000" w:rsidP="00000000" w:rsidRDefault="00000000" w:rsidRPr="00000000" w14:paraId="0000044F">
            <w:pPr>
              <w:tabs>
                <w:tab w:val="left" w:leader="none" w:pos="1880"/>
              </w:tabs>
              <w:rPr>
                <w:vertAlign w:val="baseline"/>
              </w:rPr>
            </w:pPr>
            <w:r w:rsidDel="00000000" w:rsidR="00000000" w:rsidRPr="00000000">
              <w:rPr>
                <w:vertAlign w:val="baseline"/>
                <w:rtl w:val="0"/>
              </w:rPr>
              <w:t xml:space="preserve">MIXER</w:t>
            </w:r>
          </w:p>
        </w:tc>
      </w:tr>
      <w:tr>
        <w:trPr>
          <w:cantSplit w:val="0"/>
          <w:tblHeader w:val="0"/>
        </w:trPr>
        <w:tc>
          <w:tcPr>
            <w:vAlign w:val="top"/>
          </w:tcPr>
          <w:p w:rsidR="00000000" w:rsidDel="00000000" w:rsidP="00000000" w:rsidRDefault="00000000" w:rsidRPr="00000000" w14:paraId="00000450">
            <w:pPr>
              <w:tabs>
                <w:tab w:val="left" w:leader="none" w:pos="1880"/>
              </w:tabs>
              <w:rPr>
                <w:vertAlign w:val="baseline"/>
              </w:rPr>
            </w:pPr>
            <w:r w:rsidDel="00000000" w:rsidR="00000000" w:rsidRPr="00000000">
              <w:rPr>
                <w:vertAlign w:val="baseline"/>
                <w:rtl w:val="0"/>
              </w:rPr>
              <w:t xml:space="preserve">MS_MATRIX</w:t>
            </w:r>
          </w:p>
        </w:tc>
      </w:tr>
      <w:tr>
        <w:trPr>
          <w:cantSplit w:val="0"/>
          <w:tblHeader w:val="0"/>
        </w:trPr>
        <w:tc>
          <w:tcPr>
            <w:vAlign w:val="top"/>
          </w:tcPr>
          <w:p w:rsidR="00000000" w:rsidDel="00000000" w:rsidP="00000000" w:rsidRDefault="00000000" w:rsidRPr="00000000" w14:paraId="00000451">
            <w:pPr>
              <w:tabs>
                <w:tab w:val="left" w:leader="none" w:pos="1880"/>
              </w:tabs>
              <w:rPr>
                <w:vertAlign w:val="baseline"/>
              </w:rPr>
            </w:pPr>
            <w:r w:rsidDel="00000000" w:rsidR="00000000" w:rsidRPr="00000000">
              <w:rPr>
                <w:vertAlign w:val="baseline"/>
                <w:rtl w:val="0"/>
              </w:rPr>
              <w:t xml:space="preserve">NOISE_REDUCTION_ENCODER</w:t>
            </w:r>
          </w:p>
        </w:tc>
      </w:tr>
      <w:tr>
        <w:trPr>
          <w:cantSplit w:val="0"/>
          <w:tblHeader w:val="0"/>
        </w:trPr>
        <w:tc>
          <w:tcPr>
            <w:vAlign w:val="top"/>
          </w:tcPr>
          <w:p w:rsidR="00000000" w:rsidDel="00000000" w:rsidP="00000000" w:rsidRDefault="00000000" w:rsidRPr="00000000" w14:paraId="00000452">
            <w:pPr>
              <w:tabs>
                <w:tab w:val="left" w:leader="none" w:pos="1880"/>
              </w:tabs>
              <w:rPr>
                <w:vertAlign w:val="baseline"/>
              </w:rPr>
            </w:pPr>
            <w:r w:rsidDel="00000000" w:rsidR="00000000" w:rsidRPr="00000000">
              <w:rPr>
                <w:vertAlign w:val="baseline"/>
                <w:rtl w:val="0"/>
              </w:rPr>
              <w:t xml:space="preserve">NOISE_REDUCTION_DECODER</w:t>
            </w:r>
          </w:p>
        </w:tc>
      </w:tr>
      <w:tr>
        <w:trPr>
          <w:cantSplit w:val="0"/>
          <w:tblHeader w:val="0"/>
        </w:trPr>
        <w:tc>
          <w:tcPr>
            <w:vAlign w:val="top"/>
          </w:tcPr>
          <w:p w:rsidR="00000000" w:rsidDel="00000000" w:rsidP="00000000" w:rsidRDefault="00000000" w:rsidRPr="00000000" w14:paraId="00000453">
            <w:pPr>
              <w:tabs>
                <w:tab w:val="left" w:leader="none" w:pos="1880"/>
              </w:tabs>
              <w:rPr>
                <w:vertAlign w:val="baseline"/>
              </w:rPr>
            </w:pPr>
            <w:r w:rsidDel="00000000" w:rsidR="00000000" w:rsidRPr="00000000">
              <w:rPr>
                <w:vertAlign w:val="baseline"/>
                <w:rtl w:val="0"/>
              </w:rPr>
              <w:t xml:space="preserve">PREAMPLIFIER</w:t>
            </w:r>
          </w:p>
        </w:tc>
      </w:tr>
      <w:tr>
        <w:trPr>
          <w:cantSplit w:val="0"/>
          <w:tblHeader w:val="0"/>
        </w:trPr>
        <w:tc>
          <w:tcPr>
            <w:vAlign w:val="top"/>
          </w:tcPr>
          <w:p w:rsidR="00000000" w:rsidDel="00000000" w:rsidP="00000000" w:rsidRDefault="00000000" w:rsidRPr="00000000" w14:paraId="00000454">
            <w:pPr>
              <w:tabs>
                <w:tab w:val="left" w:leader="none" w:pos="1880"/>
              </w:tabs>
              <w:rPr>
                <w:vertAlign w:val="baseline"/>
              </w:rPr>
            </w:pPr>
            <w:r w:rsidDel="00000000" w:rsidR="00000000" w:rsidRPr="00000000">
              <w:rPr>
                <w:vertAlign w:val="baseline"/>
                <w:rtl w:val="0"/>
              </w:rPr>
              <w:t xml:space="preserve">RECORDER</w:t>
            </w:r>
          </w:p>
        </w:tc>
      </w:tr>
      <w:tr>
        <w:trPr>
          <w:cantSplit w:val="0"/>
          <w:tblHeader w:val="0"/>
        </w:trPr>
        <w:tc>
          <w:tcPr>
            <w:vAlign w:val="top"/>
          </w:tcPr>
          <w:p w:rsidR="00000000" w:rsidDel="00000000" w:rsidP="00000000" w:rsidRDefault="00000000" w:rsidRPr="00000000" w14:paraId="00000455">
            <w:pPr>
              <w:rPr>
                <w:vertAlign w:val="baseline"/>
              </w:rPr>
            </w:pPr>
            <w:r w:rsidDel="00000000" w:rsidR="00000000" w:rsidRPr="00000000">
              <w:rPr>
                <w:vertAlign w:val="baseline"/>
                <w:rtl w:val="0"/>
              </w:rPr>
              <w:t xml:space="preserve">REPRODUCER</w:t>
            </w:r>
          </w:p>
        </w:tc>
      </w:tr>
      <w:tr>
        <w:trPr>
          <w:cantSplit w:val="0"/>
          <w:tblHeader w:val="0"/>
        </w:trPr>
        <w:tc>
          <w:tcPr>
            <w:vAlign w:val="top"/>
          </w:tcPr>
          <w:p w:rsidR="00000000" w:rsidDel="00000000" w:rsidP="00000000" w:rsidRDefault="00000000" w:rsidRPr="00000000" w14:paraId="00000456">
            <w:pPr>
              <w:tabs>
                <w:tab w:val="left" w:leader="none" w:pos="1880"/>
              </w:tabs>
              <w:rPr>
                <w:vertAlign w:val="baseline"/>
              </w:rPr>
            </w:pPr>
            <w:r w:rsidDel="00000000" w:rsidR="00000000" w:rsidRPr="00000000">
              <w:rPr>
                <w:vertAlign w:val="baseline"/>
                <w:rtl w:val="0"/>
              </w:rPr>
              <w:t xml:space="preserve">REPRODUCER/RECORDER</w:t>
            </w:r>
          </w:p>
        </w:tc>
      </w:tr>
      <w:tr>
        <w:trPr>
          <w:cantSplit w:val="0"/>
          <w:tblHeader w:val="0"/>
        </w:trPr>
        <w:tc>
          <w:tcPr>
            <w:vAlign w:val="top"/>
          </w:tcPr>
          <w:p w:rsidR="00000000" w:rsidDel="00000000" w:rsidP="00000000" w:rsidRDefault="00000000" w:rsidRPr="00000000" w14:paraId="00000457">
            <w:pPr>
              <w:tabs>
                <w:tab w:val="left" w:leader="none" w:pos="1880"/>
              </w:tabs>
              <w:rPr>
                <w:vertAlign w:val="baseline"/>
              </w:rPr>
            </w:pPr>
            <w:r w:rsidDel="00000000" w:rsidR="00000000" w:rsidRPr="00000000">
              <w:rPr>
                <w:vertAlign w:val="baseline"/>
                <w:rtl w:val="0"/>
              </w:rPr>
              <w:t xml:space="preserve">SIGNAL_ANALYZER</w:t>
            </w:r>
          </w:p>
        </w:tc>
      </w:tr>
      <w:tr>
        <w:trPr>
          <w:cantSplit w:val="0"/>
          <w:tblHeader w:val="0"/>
        </w:trPr>
        <w:tc>
          <w:tcPr>
            <w:vAlign w:val="top"/>
          </w:tcPr>
          <w:p w:rsidR="00000000" w:rsidDel="00000000" w:rsidP="00000000" w:rsidRDefault="00000000" w:rsidRPr="00000000" w14:paraId="00000458">
            <w:pPr>
              <w:tabs>
                <w:tab w:val="left" w:leader="none" w:pos="1880"/>
              </w:tabs>
              <w:rPr>
                <w:vertAlign w:val="baseline"/>
              </w:rPr>
            </w:pPr>
            <w:r w:rsidDel="00000000" w:rsidR="00000000" w:rsidRPr="00000000">
              <w:rPr>
                <w:vertAlign w:val="baseline"/>
                <w:rtl w:val="0"/>
              </w:rPr>
              <w:t xml:space="preserve">SIGNAL_GENERATOR</w:t>
            </w:r>
          </w:p>
        </w:tc>
      </w:tr>
      <w:tr>
        <w:trPr>
          <w:cantSplit w:val="0"/>
          <w:tblHeader w:val="0"/>
        </w:trPr>
        <w:tc>
          <w:tcPr>
            <w:vAlign w:val="top"/>
          </w:tcPr>
          <w:p w:rsidR="00000000" w:rsidDel="00000000" w:rsidP="00000000" w:rsidRDefault="00000000" w:rsidRPr="00000000" w14:paraId="00000459">
            <w:pPr>
              <w:tabs>
                <w:tab w:val="left" w:leader="none" w:pos="1880"/>
              </w:tabs>
              <w:rPr>
                <w:vertAlign w:val="baseline"/>
              </w:rPr>
            </w:pPr>
            <w:r w:rsidDel="00000000" w:rsidR="00000000" w:rsidRPr="00000000">
              <w:rPr>
                <w:vertAlign w:val="baseline"/>
                <w:rtl w:val="0"/>
              </w:rPr>
              <w:t xml:space="preserve">SIGNAL_PROCESSOR</w:t>
            </w:r>
          </w:p>
        </w:tc>
      </w:tr>
      <w:tr>
        <w:trPr>
          <w:cantSplit w:val="0"/>
          <w:tblHeader w:val="0"/>
        </w:trPr>
        <w:tc>
          <w:tcPr>
            <w:vAlign w:val="top"/>
          </w:tcPr>
          <w:p w:rsidR="00000000" w:rsidDel="00000000" w:rsidP="00000000" w:rsidRDefault="00000000" w:rsidRPr="00000000" w14:paraId="0000045A">
            <w:pPr>
              <w:tabs>
                <w:tab w:val="left" w:leader="none" w:pos="1880"/>
              </w:tabs>
              <w:rPr>
                <w:vertAlign w:val="baseline"/>
              </w:rPr>
            </w:pPr>
            <w:r w:rsidDel="00000000" w:rsidR="00000000" w:rsidRPr="00000000">
              <w:rPr>
                <w:vertAlign w:val="baseline"/>
                <w:rtl w:val="0"/>
              </w:rPr>
              <w:t xml:space="preserve">SPACIAL_EFFECT</w:t>
            </w:r>
          </w:p>
        </w:tc>
      </w:tr>
    </w:tbl>
    <w:p w:rsidR="00000000" w:rsidDel="00000000" w:rsidP="00000000" w:rsidRDefault="00000000" w:rsidRPr="00000000" w14:paraId="0000045B">
      <w:pPr>
        <w:rPr>
          <w:vertAlign w:val="baseline"/>
        </w:rPr>
      </w:pPr>
      <w:bookmarkStart w:colFirst="0" w:colLast="0" w:name="_r726xz7em7re" w:id="84"/>
      <w:bookmarkEnd w:id="84"/>
      <w:r w:rsidDel="00000000" w:rsidR="00000000" w:rsidRPr="00000000">
        <w:rPr>
          <w:rtl w:val="0"/>
        </w:rPr>
      </w:r>
    </w:p>
    <w:p w:rsidR="00000000" w:rsidDel="00000000" w:rsidP="00000000" w:rsidRDefault="00000000" w:rsidRPr="00000000" w14:paraId="0000045C">
      <w:pPr>
        <w:pStyle w:val="Heading3"/>
        <w:rPr>
          <w:vertAlign w:val="baseline"/>
        </w:rPr>
      </w:pPr>
      <w:r w:rsidDel="00000000" w:rsidR="00000000" w:rsidRPr="00000000">
        <w:rPr>
          <w:b w:val="1"/>
          <w:bCs w:val="1"/>
          <w:vertAlign w:val="baseline"/>
          <w:rtl w:val="0"/>
        </w:rPr>
        <w:t xml:space="preserve">4.4.1.3.1.9.1.1.1.1.1.5 userLabel</w:t>
      </w:r>
      <w:r w:rsidDel="00000000" w:rsidR="00000000" w:rsidRPr="00000000">
        <w:rPr>
          <w:rtl w:val="0"/>
        </w:rPr>
      </w:r>
    </w:p>
    <w:p w:rsidR="00000000" w:rsidDel="00000000" w:rsidP="00000000" w:rsidRDefault="00000000" w:rsidRPr="00000000" w14:paraId="0000045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userLabel</w:t>
      </w:r>
      <w:r w:rsidDel="00000000" w:rsidR="00000000" w:rsidRPr="00000000">
        <w:rPr>
          <w:vertAlign w:val="baseline"/>
          <w:rtl w:val="0"/>
        </w:rPr>
        <w:t xml:space="preserve"> element may be used to record a user-defined label or name for the device.</w:t>
      </w:r>
    </w:p>
    <w:p w:rsidR="00000000" w:rsidDel="00000000" w:rsidP="00000000" w:rsidRDefault="00000000" w:rsidRPr="00000000" w14:paraId="0000045E">
      <w:pPr>
        <w:rPr>
          <w:vertAlign w:val="baseline"/>
        </w:rPr>
      </w:pPr>
      <w:bookmarkStart w:colFirst="0" w:colLast="0" w:name="_wl0bsg2dd6a1" w:id="85"/>
      <w:bookmarkEnd w:id="85"/>
      <w:r w:rsidDel="00000000" w:rsidR="00000000" w:rsidRPr="00000000">
        <w:rPr>
          <w:rtl w:val="0"/>
        </w:rPr>
      </w:r>
    </w:p>
    <w:p w:rsidR="00000000" w:rsidDel="00000000" w:rsidP="00000000" w:rsidRDefault="00000000" w:rsidRPr="00000000" w14:paraId="0000045F">
      <w:pPr>
        <w:pStyle w:val="Heading3"/>
        <w:rPr>
          <w:vertAlign w:val="baseline"/>
        </w:rPr>
      </w:pPr>
      <w:r w:rsidDel="00000000" w:rsidR="00000000" w:rsidRPr="00000000">
        <w:rPr>
          <w:b w:val="1"/>
          <w:bCs w:val="1"/>
          <w:vertAlign w:val="baseline"/>
          <w:rtl w:val="0"/>
        </w:rPr>
        <w:t xml:space="preserve">4.4.1.3.1.9.1.1.1.2 profile</w:t>
      </w:r>
      <w:r w:rsidDel="00000000" w:rsidR="00000000" w:rsidRPr="00000000">
        <w:rPr>
          <w:rtl w:val="0"/>
        </w:rPr>
      </w:r>
    </w:p>
    <w:p w:rsidR="00000000" w:rsidDel="00000000" w:rsidP="00000000" w:rsidRDefault="00000000" w:rsidRPr="00000000" w14:paraId="00000460">
      <w:pPr>
        <w:rPr>
          <w:vertAlign w:val="baseline"/>
        </w:rPr>
      </w:pPr>
      <w:bookmarkStart w:colFirst="0" w:colLast="0" w:name="_8k85c4w3x9dx" w:id="86"/>
      <w:bookmarkEnd w:id="8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profile</w:t>
      </w:r>
      <w:r w:rsidDel="00000000" w:rsidR="00000000" w:rsidRPr="00000000">
        <w:rPr>
          <w:vertAlign w:val="baseline"/>
          <w:rtl w:val="0"/>
        </w:rPr>
        <w:t xml:space="preserve"> element may be used to reference external documents that contain performance specifications or proof of performance test results. The format of the external documents are user-defined.</w:t>
      </w:r>
    </w:p>
    <w:p w:rsidR="00000000" w:rsidDel="00000000" w:rsidP="00000000" w:rsidRDefault="00000000" w:rsidRPr="00000000" w14:paraId="00000461">
      <w:pPr>
        <w:pStyle w:val="Heading3"/>
        <w:rPr>
          <w:vertAlign w:val="baseline"/>
        </w:rPr>
      </w:pPr>
      <w:r w:rsidDel="00000000" w:rsidR="00000000" w:rsidRPr="00000000">
        <w:rPr>
          <w:b w:val="1"/>
          <w:bCs w:val="1"/>
          <w:vertAlign w:val="baseline"/>
          <w:rtl w:val="0"/>
        </w:rPr>
        <w:t xml:space="preserve">4.4.1.3.1.9.1.1.1.3 inputChannel</w:t>
      </w:r>
      <w:r w:rsidDel="00000000" w:rsidR="00000000" w:rsidRPr="00000000">
        <w:rPr>
          <w:rtl w:val="0"/>
        </w:rPr>
      </w:r>
    </w:p>
    <w:p w:rsidR="00000000" w:rsidDel="00000000" w:rsidP="00000000" w:rsidRDefault="00000000" w:rsidRPr="00000000" w14:paraId="00000462">
      <w:pPr>
        <w:rPr>
          <w:vertAlign w:val="baseline"/>
        </w:rPr>
      </w:pPr>
      <w:bookmarkStart w:colFirst="0" w:colLast="0" w:name="_juzd1zf7ozdt" w:id="87"/>
      <w:bookmarkEnd w:id="8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element shall be used to represent a single input connection on the device. One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element shall be present for each audio stream passing through a physical input connection that is used on the device.</w:t>
      </w:r>
    </w:p>
    <w:p w:rsidR="00000000" w:rsidDel="00000000" w:rsidP="00000000" w:rsidRDefault="00000000" w:rsidRPr="00000000" w14:paraId="00000463">
      <w:pPr>
        <w:pStyle w:val="Heading3"/>
        <w:rPr>
          <w:vertAlign w:val="baseline"/>
        </w:rPr>
      </w:pPr>
      <w:r w:rsidDel="00000000" w:rsidR="00000000" w:rsidRPr="00000000">
        <w:rPr>
          <w:b w:val="1"/>
          <w:bCs w:val="1"/>
          <w:vertAlign w:val="baseline"/>
          <w:rtl w:val="0"/>
        </w:rPr>
        <w:t xml:space="preserve">4.4.1.3.1.9.1.1.1.3.1 deviceInputChannelType</w:t>
      </w:r>
      <w:r w:rsidDel="00000000" w:rsidR="00000000" w:rsidRPr="00000000">
        <w:rPr>
          <w:rtl w:val="0"/>
        </w:rPr>
      </w:r>
    </w:p>
    <w:p w:rsidR="00000000" w:rsidDel="00000000" w:rsidP="00000000" w:rsidRDefault="00000000" w:rsidRPr="00000000" w14:paraId="00000464">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deviceInputChannelType</w:t>
      </w:r>
      <w:r w:rsidDel="00000000" w:rsidR="00000000" w:rsidRPr="00000000">
        <w:rPr>
          <w:vertAlign w:val="baseline"/>
          <w:rtl w:val="0"/>
        </w:rPr>
        <w:t xml:space="preserve"> is comprised of the following attributes:</w:t>
      </w:r>
    </w:p>
    <w:p w:rsidR="00000000" w:rsidDel="00000000" w:rsidP="00000000" w:rsidRDefault="00000000" w:rsidRPr="00000000" w14:paraId="00000465">
      <w:pPr>
        <w:rPr>
          <w:vertAlign w:val="baseline"/>
        </w:rPr>
      </w:pPr>
      <w:r w:rsidDel="00000000" w:rsidR="00000000" w:rsidRPr="00000000">
        <w:rPr>
          <w:rtl w:val="0"/>
        </w:rPr>
      </w:r>
    </w:p>
    <w:tbl>
      <w:tblPr>
        <w:tblStyle w:val="Table18"/>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466">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467">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468">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46A">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46B">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46E">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46F">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72">
            <w:pPr>
              <w:rPr>
                <w:vertAlign w:val="baseline"/>
              </w:rPr>
            </w:pPr>
            <w:r w:rsidDel="00000000" w:rsidR="00000000" w:rsidRPr="00000000">
              <w:rPr>
                <w:vertAlign w:val="baseline"/>
                <w:rtl w:val="0"/>
              </w:rPr>
              <w:t xml:space="preserve">routing</w:t>
            </w:r>
          </w:p>
        </w:tc>
        <w:tc>
          <w:tcPr>
            <w:vAlign w:val="top"/>
          </w:tcPr>
          <w:p w:rsidR="00000000" w:rsidDel="00000000" w:rsidP="00000000" w:rsidRDefault="00000000" w:rsidRPr="00000000" w14:paraId="00000473">
            <w:pPr>
              <w:rPr>
                <w:vertAlign w:val="baseline"/>
              </w:rPr>
            </w:pPr>
            <w:r w:rsidDel="00000000" w:rsidR="00000000" w:rsidRPr="00000000">
              <w:rPr>
                <w:vertAlign w:val="baseline"/>
                <w:rtl w:val="0"/>
              </w:rPr>
              <w:t xml:space="preserve">inputRoutingType</w:t>
            </w:r>
          </w:p>
        </w:tc>
        <w:tc>
          <w:tcPr>
            <w:vAlign w:val="top"/>
          </w:tcPr>
          <w:p w:rsidR="00000000" w:rsidDel="00000000" w:rsidP="00000000" w:rsidRDefault="00000000" w:rsidRPr="00000000" w14:paraId="0000047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7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76">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77">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78">
            <w:pPr>
              <w:rPr>
                <w:i w:val="0"/>
                <w:iCs w:val="0"/>
                <w:vertAlign w:val="baseline"/>
              </w:rPr>
            </w:pPr>
            <w:r w:rsidDel="00000000" w:rsidR="00000000" w:rsidRPr="00000000">
              <w:rPr>
                <w:i w:val="1"/>
                <w:iCs w:val="1"/>
                <w:vertAlign w:val="baseline"/>
                <w:rtl w:val="0"/>
              </w:rPr>
              <w:t xml:space="preserve">format</w:t>
            </w:r>
            <w:r w:rsidDel="00000000" w:rsidR="00000000" w:rsidRPr="00000000">
              <w:rPr>
                <w:rtl w:val="0"/>
              </w:rPr>
            </w:r>
          </w:p>
        </w:tc>
        <w:tc>
          <w:tcPr>
            <w:vAlign w:val="top"/>
          </w:tcPr>
          <w:p w:rsidR="00000000" w:rsidDel="00000000" w:rsidP="00000000" w:rsidRDefault="00000000" w:rsidRPr="00000000" w14:paraId="00000479">
            <w:pPr>
              <w:rPr>
                <w:i w:val="0"/>
                <w:iCs w:val="0"/>
                <w:vertAlign w:val="baseline"/>
              </w:rPr>
            </w:pPr>
            <w:r w:rsidDel="00000000" w:rsidR="00000000" w:rsidRPr="00000000">
              <w:rPr>
                <w:i w:val="1"/>
                <w:iCs w:val="1"/>
                <w:vertAlign w:val="baseline"/>
                <w:rtl w:val="0"/>
              </w:rPr>
              <w:t xml:space="preserve">channelFormatType</w:t>
            </w:r>
            <w:r w:rsidDel="00000000" w:rsidR="00000000" w:rsidRPr="00000000">
              <w:rPr>
                <w:rtl w:val="0"/>
              </w:rPr>
            </w:r>
          </w:p>
        </w:tc>
        <w:tc>
          <w:tcPr>
            <w:vAlign w:val="top"/>
          </w:tcPr>
          <w:p w:rsidR="00000000" w:rsidDel="00000000" w:rsidP="00000000" w:rsidRDefault="00000000" w:rsidRPr="00000000" w14:paraId="0000047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7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7C">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7D">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7E">
            <w:pPr>
              <w:rPr>
                <w:i w:val="0"/>
                <w:iCs w:val="0"/>
                <w:vertAlign w:val="baseline"/>
              </w:rPr>
            </w:pPr>
            <w:r w:rsidDel="00000000" w:rsidR="00000000" w:rsidRPr="00000000">
              <w:rPr>
                <w:i w:val="1"/>
                <w:iCs w:val="1"/>
                <w:vertAlign w:val="baseline"/>
                <w:rtl w:val="0"/>
              </w:rPr>
              <w:t xml:space="preserve">deviceRef</w:t>
            </w:r>
            <w:r w:rsidDel="00000000" w:rsidR="00000000" w:rsidRPr="00000000">
              <w:rPr>
                <w:rtl w:val="0"/>
              </w:rPr>
            </w:r>
          </w:p>
        </w:tc>
        <w:tc>
          <w:tcPr>
            <w:vAlign w:val="top"/>
          </w:tcPr>
          <w:p w:rsidR="00000000" w:rsidDel="00000000" w:rsidP="00000000" w:rsidRDefault="00000000" w:rsidRPr="00000000" w14:paraId="0000047F">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48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8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82">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83">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84">
            <w:pPr>
              <w:rPr>
                <w:i w:val="0"/>
                <w:iCs w:val="0"/>
                <w:vertAlign w:val="baseline"/>
              </w:rPr>
            </w:pPr>
            <w:r w:rsidDel="00000000" w:rsidR="00000000" w:rsidRPr="00000000">
              <w:rPr>
                <w:i w:val="1"/>
                <w:iCs w:val="1"/>
                <w:vertAlign w:val="baseline"/>
                <w:rtl w:val="0"/>
              </w:rPr>
              <w:t xml:space="preserve">devicePatchRef</w:t>
            </w:r>
            <w:r w:rsidDel="00000000" w:rsidR="00000000" w:rsidRPr="00000000">
              <w:rPr>
                <w:rtl w:val="0"/>
              </w:rPr>
            </w:r>
          </w:p>
        </w:tc>
        <w:tc>
          <w:tcPr>
            <w:vAlign w:val="top"/>
          </w:tcPr>
          <w:p w:rsidR="00000000" w:rsidDel="00000000" w:rsidP="00000000" w:rsidRDefault="00000000" w:rsidRPr="00000000" w14:paraId="00000485">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486">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487">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88">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89">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8A">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48B">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48C">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48D">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8E">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8F">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90">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491">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492">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9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94">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95">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96">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497">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49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9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9A">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9B">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49C">
      <w:pPr>
        <w:rPr>
          <w:vertAlign w:val="baseline"/>
        </w:rPr>
      </w:pPr>
      <w:r w:rsidDel="00000000" w:rsidR="00000000" w:rsidRPr="00000000">
        <w:rPr>
          <w:rtl w:val="0"/>
        </w:rPr>
      </w:r>
    </w:p>
    <w:p w:rsidR="00000000" w:rsidDel="00000000" w:rsidP="00000000" w:rsidRDefault="00000000" w:rsidRPr="00000000" w14:paraId="0000049D">
      <w:pPr>
        <w:rPr>
          <w:vertAlign w:val="baseline"/>
        </w:rPr>
      </w:pPr>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deviceInputChannelType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deviceChannelType</w:t>
      </w:r>
      <w:r w:rsidDel="00000000" w:rsidR="00000000" w:rsidRPr="00000000">
        <w:rPr>
          <w:vertAlign w:val="baseline"/>
          <w:rtl w:val="0"/>
        </w:rPr>
        <w:t xml:space="preserve"> which itself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Inherited attributes are defined in each super-class data type.</w:t>
      </w:r>
    </w:p>
    <w:p w:rsidR="00000000" w:rsidDel="00000000" w:rsidP="00000000" w:rsidRDefault="00000000" w:rsidRPr="00000000" w14:paraId="0000049E">
      <w:pPr>
        <w:rPr>
          <w:vertAlign w:val="baseline"/>
        </w:rPr>
      </w:pPr>
      <w:bookmarkStart w:colFirst="0" w:colLast="0" w:name="_5ysdtgkeuumu" w:id="88"/>
      <w:bookmarkEnd w:id="88"/>
      <w:r w:rsidDel="00000000" w:rsidR="00000000" w:rsidRPr="00000000">
        <w:rPr>
          <w:rtl w:val="0"/>
        </w:rPr>
      </w:r>
    </w:p>
    <w:p w:rsidR="00000000" w:rsidDel="00000000" w:rsidP="00000000" w:rsidRDefault="00000000" w:rsidRPr="00000000" w14:paraId="0000049F">
      <w:pPr>
        <w:pStyle w:val="Heading3"/>
        <w:rPr>
          <w:vertAlign w:val="baseline"/>
        </w:rPr>
      </w:pPr>
      <w:r w:rsidDel="00000000" w:rsidR="00000000" w:rsidRPr="00000000">
        <w:rPr>
          <w:b w:val="1"/>
          <w:bCs w:val="1"/>
          <w:vertAlign w:val="baseline"/>
          <w:rtl w:val="0"/>
        </w:rPr>
        <w:t xml:space="preserve">4.4.1.3.1.9.1.1.1.3.1.1 routing</w:t>
      </w:r>
      <w:r w:rsidDel="00000000" w:rsidR="00000000" w:rsidRPr="00000000">
        <w:rPr>
          <w:rtl w:val="0"/>
        </w:rPr>
      </w:r>
    </w:p>
    <w:p w:rsidR="00000000" w:rsidDel="00000000" w:rsidP="00000000" w:rsidRDefault="00000000" w:rsidRPr="00000000" w14:paraId="000004A0">
      <w:pPr>
        <w:rPr>
          <w:vertAlign w:val="baseline"/>
        </w:rPr>
      </w:pPr>
      <w:bookmarkStart w:colFirst="0" w:colLast="0" w:name="_ycfw8ul13qv" w:id="89"/>
      <w:bookmarkEnd w:id="89"/>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routing</w:t>
      </w:r>
      <w:r w:rsidDel="00000000" w:rsidR="00000000" w:rsidRPr="00000000">
        <w:rPr>
          <w:vertAlign w:val="baseline"/>
          <w:rtl w:val="0"/>
        </w:rPr>
        <w:t xml:space="preserve"> attribute shall be used to indicate the signal-flow through the enclosing input channel.</w:t>
      </w:r>
    </w:p>
    <w:p w:rsidR="00000000" w:rsidDel="00000000" w:rsidP="00000000" w:rsidRDefault="00000000" w:rsidRPr="00000000" w14:paraId="000004A1">
      <w:pPr>
        <w:pStyle w:val="Heading3"/>
        <w:rPr>
          <w:vertAlign w:val="baseline"/>
        </w:rPr>
      </w:pPr>
      <w:r w:rsidDel="00000000" w:rsidR="00000000" w:rsidRPr="00000000">
        <w:rPr>
          <w:b w:val="1"/>
          <w:bCs w:val="1"/>
          <w:vertAlign w:val="baseline"/>
          <w:rtl w:val="0"/>
        </w:rPr>
        <w:t xml:space="preserve">4.4.1.3.1.9.1.1.1.3.1.1.1 inputRoutingType</w:t>
      </w:r>
      <w:r w:rsidDel="00000000" w:rsidR="00000000" w:rsidRPr="00000000">
        <w:rPr>
          <w:rtl w:val="0"/>
        </w:rPr>
      </w:r>
    </w:p>
    <w:p w:rsidR="00000000" w:rsidDel="00000000" w:rsidP="00000000" w:rsidRDefault="00000000" w:rsidRPr="00000000" w14:paraId="000004A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inputRoutingType</w:t>
      </w:r>
      <w:r w:rsidDel="00000000" w:rsidR="00000000" w:rsidRPr="00000000">
        <w:rPr>
          <w:vertAlign w:val="baseline"/>
          <w:rtl w:val="0"/>
        </w:rPr>
        <w:t xml:space="preserve"> is a list of restricted string values. The possible values are:</w:t>
      </w:r>
    </w:p>
    <w:p w:rsidR="00000000" w:rsidDel="00000000" w:rsidP="00000000" w:rsidRDefault="00000000" w:rsidRPr="00000000" w14:paraId="000004A3">
      <w:pPr>
        <w:rPr>
          <w:vertAlign w:val="baseline"/>
        </w:rPr>
      </w:pPr>
      <w:r w:rsidDel="00000000" w:rsidR="00000000" w:rsidRPr="00000000">
        <w:rPr>
          <w:rtl w:val="0"/>
        </w:rPr>
      </w:r>
    </w:p>
    <w:tbl>
      <w:tblPr>
        <w:tblStyle w:val="Table19"/>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4A4">
            <w:pPr>
              <w:rPr>
                <w:vertAlign w:val="baseline"/>
              </w:rPr>
            </w:pPr>
            <w:r w:rsidDel="00000000" w:rsidR="00000000" w:rsidRPr="00000000">
              <w:rPr>
                <w:vertAlign w:val="baseline"/>
                <w:rtl w:val="0"/>
              </w:rPr>
              <w:t xml:space="preserve">INPUT</w:t>
            </w:r>
          </w:p>
        </w:tc>
      </w:tr>
      <w:tr>
        <w:trPr>
          <w:cantSplit w:val="0"/>
          <w:tblHeader w:val="0"/>
        </w:trPr>
        <w:tc>
          <w:tcPr>
            <w:vAlign w:val="top"/>
          </w:tcPr>
          <w:p w:rsidR="00000000" w:rsidDel="00000000" w:rsidP="00000000" w:rsidRDefault="00000000" w:rsidRPr="00000000" w14:paraId="000004A5">
            <w:pPr>
              <w:rPr>
                <w:vertAlign w:val="baseline"/>
              </w:rPr>
            </w:pPr>
            <w:r w:rsidDel="00000000" w:rsidR="00000000" w:rsidRPr="00000000">
              <w:rPr>
                <w:vertAlign w:val="baseline"/>
                <w:rtl w:val="0"/>
              </w:rPr>
              <w:t xml:space="preserve">RETURN</w:t>
            </w:r>
          </w:p>
        </w:tc>
      </w:tr>
    </w:tbl>
    <w:p w:rsidR="00000000" w:rsidDel="00000000" w:rsidP="00000000" w:rsidRDefault="00000000" w:rsidRPr="00000000" w14:paraId="000004A6">
      <w:pPr>
        <w:rPr>
          <w:vertAlign w:val="baseline"/>
        </w:rPr>
      </w:pPr>
      <w:bookmarkStart w:colFirst="0" w:colLast="0" w:name="_opot8jol0sx1" w:id="90"/>
      <w:bookmarkEnd w:id="90"/>
      <w:r w:rsidDel="00000000" w:rsidR="00000000" w:rsidRPr="00000000">
        <w:rPr>
          <w:rtl w:val="0"/>
        </w:rPr>
      </w:r>
    </w:p>
    <w:p w:rsidR="00000000" w:rsidDel="00000000" w:rsidP="00000000" w:rsidRDefault="00000000" w:rsidRPr="00000000" w14:paraId="000004A7">
      <w:pPr>
        <w:pStyle w:val="Heading3"/>
        <w:rPr>
          <w:vertAlign w:val="baseline"/>
        </w:rPr>
      </w:pPr>
      <w:r w:rsidDel="00000000" w:rsidR="00000000" w:rsidRPr="00000000">
        <w:rPr>
          <w:b w:val="1"/>
          <w:bCs w:val="1"/>
          <w:vertAlign w:val="baseline"/>
          <w:rtl w:val="0"/>
        </w:rPr>
        <w:t xml:space="preserve">4.4.1.3.1.9.1.1.1.3.2 deviceChannelType</w:t>
      </w:r>
      <w:r w:rsidDel="00000000" w:rsidR="00000000" w:rsidRPr="00000000">
        <w:rPr>
          <w:rtl w:val="0"/>
        </w:rPr>
      </w:r>
    </w:p>
    <w:p w:rsidR="00000000" w:rsidDel="00000000" w:rsidP="00000000" w:rsidRDefault="00000000" w:rsidRPr="00000000" w14:paraId="000004A8">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deviceChanelType</w:t>
      </w:r>
      <w:r w:rsidDel="00000000" w:rsidR="00000000" w:rsidRPr="00000000">
        <w:rPr>
          <w:vertAlign w:val="baseline"/>
          <w:rtl w:val="0"/>
        </w:rPr>
        <w:t xml:space="preserve"> is an abstract data type that serves as a base class for </w:t>
      </w:r>
      <w:r w:rsidDel="00000000" w:rsidR="00000000" w:rsidRPr="00000000">
        <w:rPr>
          <w:rFonts w:ascii="Courier New" w:cs="Courier New" w:eastAsia="Courier New" w:hAnsi="Courier New"/>
          <w:vertAlign w:val="baseline"/>
          <w:rtl w:val="0"/>
        </w:rPr>
        <w:t xml:space="preserve">deviceInputChanelType</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deviceOutputChannelType</w:t>
      </w:r>
      <w:r w:rsidDel="00000000" w:rsidR="00000000" w:rsidRPr="00000000">
        <w:rPr>
          <w:vertAlign w:val="baseline"/>
          <w:rtl w:val="0"/>
        </w:rPr>
        <w:t xml:space="preserve">. The </w:t>
      </w:r>
      <w:r w:rsidDel="00000000" w:rsidR="00000000" w:rsidRPr="00000000">
        <w:rPr>
          <w:rFonts w:ascii="Courier New" w:cs="Courier New" w:eastAsia="Courier New" w:hAnsi="Courier New"/>
          <w:vertAlign w:val="baseline"/>
          <w:rtl w:val="0"/>
        </w:rPr>
        <w:t xml:space="preserve">deviceChannelType</w:t>
      </w:r>
      <w:r w:rsidDel="00000000" w:rsidR="00000000" w:rsidRPr="00000000">
        <w:rPr>
          <w:vertAlign w:val="baseline"/>
          <w:rtl w:val="0"/>
        </w:rPr>
        <w:t xml:space="preserve"> is comprised of the following attributes:</w:t>
      </w:r>
    </w:p>
    <w:p w:rsidR="00000000" w:rsidDel="00000000" w:rsidP="00000000" w:rsidRDefault="00000000" w:rsidRPr="00000000" w14:paraId="000004A9">
      <w:pPr>
        <w:rPr>
          <w:vertAlign w:val="baseline"/>
        </w:rPr>
      </w:pPr>
      <w:r w:rsidDel="00000000" w:rsidR="00000000" w:rsidRPr="00000000">
        <w:rPr>
          <w:rtl w:val="0"/>
        </w:rPr>
      </w:r>
    </w:p>
    <w:tbl>
      <w:tblPr>
        <w:tblStyle w:val="Table20"/>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4AA">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4AB">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4AC">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4AE">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4AF">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4B2">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4B3">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B6">
            <w:pPr>
              <w:rPr>
                <w:vertAlign w:val="baseline"/>
              </w:rPr>
            </w:pPr>
            <w:r w:rsidDel="00000000" w:rsidR="00000000" w:rsidRPr="00000000">
              <w:rPr>
                <w:vertAlign w:val="baseline"/>
                <w:rtl w:val="0"/>
              </w:rPr>
              <w:t xml:space="preserve">interface</w:t>
            </w:r>
          </w:p>
        </w:tc>
        <w:tc>
          <w:tcPr>
            <w:vAlign w:val="top"/>
          </w:tcPr>
          <w:p w:rsidR="00000000" w:rsidDel="00000000" w:rsidP="00000000" w:rsidRDefault="00000000" w:rsidRPr="00000000" w14:paraId="000004B7">
            <w:pPr>
              <w:rPr>
                <w:vertAlign w:val="baseline"/>
              </w:rPr>
            </w:pPr>
            <w:r w:rsidDel="00000000" w:rsidR="00000000" w:rsidRPr="00000000">
              <w:rPr>
                <w:vertAlign w:val="baseline"/>
                <w:rtl w:val="0"/>
              </w:rPr>
              <w:t xml:space="preserve">channelInterfaceType</w:t>
            </w:r>
          </w:p>
        </w:tc>
        <w:tc>
          <w:tcPr>
            <w:vAlign w:val="top"/>
          </w:tcPr>
          <w:p w:rsidR="00000000" w:rsidDel="00000000" w:rsidP="00000000" w:rsidRDefault="00000000" w:rsidRPr="00000000" w14:paraId="000004B8">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B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BA">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BB">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BC">
            <w:pPr>
              <w:rPr>
                <w:vertAlign w:val="baseline"/>
              </w:rPr>
            </w:pPr>
            <w:r w:rsidDel="00000000" w:rsidR="00000000" w:rsidRPr="00000000">
              <w:rPr>
                <w:vertAlign w:val="baseline"/>
                <w:rtl w:val="0"/>
              </w:rPr>
              <w:t xml:space="preserve">deviceRef</w:t>
            </w:r>
          </w:p>
        </w:tc>
        <w:tc>
          <w:tcPr>
            <w:vAlign w:val="top"/>
          </w:tcPr>
          <w:p w:rsidR="00000000" w:rsidDel="00000000" w:rsidP="00000000" w:rsidRDefault="00000000" w:rsidRPr="00000000" w14:paraId="000004BD">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4B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B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C0">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C1">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C2">
            <w:pPr>
              <w:rPr>
                <w:vertAlign w:val="baseline"/>
              </w:rPr>
            </w:pPr>
            <w:r w:rsidDel="00000000" w:rsidR="00000000" w:rsidRPr="00000000">
              <w:rPr>
                <w:vertAlign w:val="baseline"/>
                <w:rtl w:val="0"/>
              </w:rPr>
              <w:t xml:space="preserve">devicePatchRef</w:t>
            </w:r>
          </w:p>
        </w:tc>
        <w:tc>
          <w:tcPr>
            <w:vAlign w:val="top"/>
          </w:tcPr>
          <w:p w:rsidR="00000000" w:rsidDel="00000000" w:rsidP="00000000" w:rsidRDefault="00000000" w:rsidRPr="00000000" w14:paraId="000004C3">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4C4">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4C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4C6">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4C7">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4C8">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4C9">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4CA">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4C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CC">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CD">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CE">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4CF">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4D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D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D2">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D3">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4D4">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4D5">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4D6">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D7">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4D8">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4D9">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4DA">
      <w:pPr>
        <w:rPr>
          <w:vertAlign w:val="baseline"/>
        </w:rPr>
      </w:pPr>
      <w:r w:rsidDel="00000000" w:rsidR="00000000" w:rsidRPr="00000000">
        <w:rPr>
          <w:rtl w:val="0"/>
        </w:rPr>
      </w:r>
    </w:p>
    <w:p w:rsidR="00000000" w:rsidDel="00000000" w:rsidP="00000000" w:rsidRDefault="00000000" w:rsidRPr="00000000" w14:paraId="000004DB">
      <w:pPr>
        <w:rPr>
          <w:vertAlign w:val="baseline"/>
        </w:rPr>
      </w:pPr>
      <w:bookmarkStart w:colFirst="0" w:colLast="0" w:name="_dtpfmdigbft" w:id="91"/>
      <w:bookmarkEnd w:id="91"/>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deviceChannelType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Inherited attributes are defined in the super-class data type.</w:t>
      </w:r>
    </w:p>
    <w:p w:rsidR="00000000" w:rsidDel="00000000" w:rsidP="00000000" w:rsidRDefault="00000000" w:rsidRPr="00000000" w14:paraId="000004DC">
      <w:pPr>
        <w:pStyle w:val="Heading3"/>
        <w:rPr>
          <w:vertAlign w:val="baseline"/>
        </w:rPr>
      </w:pPr>
      <w:r w:rsidDel="00000000" w:rsidR="00000000" w:rsidRPr="00000000">
        <w:rPr>
          <w:b w:val="1"/>
          <w:bCs w:val="1"/>
          <w:vertAlign w:val="baseline"/>
          <w:rtl w:val="0"/>
        </w:rPr>
        <w:t xml:space="preserve">4.4.1.3.1.9.1.1.1.3.2.1 interface</w:t>
      </w:r>
      <w:r w:rsidDel="00000000" w:rsidR="00000000" w:rsidRPr="00000000">
        <w:rPr>
          <w:rtl w:val="0"/>
        </w:rPr>
      </w:r>
    </w:p>
    <w:p w:rsidR="00000000" w:rsidDel="00000000" w:rsidP="00000000" w:rsidRDefault="00000000" w:rsidRPr="00000000" w14:paraId="000004DD">
      <w:pPr>
        <w:rPr>
          <w:vertAlign w:val="baseline"/>
        </w:rPr>
      </w:pPr>
      <w:bookmarkStart w:colFirst="0" w:colLast="0" w:name="_hhyuwwbis5za" w:id="92"/>
      <w:bookmarkEnd w:id="92"/>
      <w:r w:rsidDel="00000000" w:rsidR="00000000" w:rsidRPr="00000000">
        <w:rPr>
          <w:vertAlign w:val="baseline"/>
          <w:rtl w:val="0"/>
        </w:rPr>
        <w:t xml:space="preserve">The interface attribute shall be used to indicate the interface specification the channel utilizes.</w:t>
      </w:r>
    </w:p>
    <w:p w:rsidR="00000000" w:rsidDel="00000000" w:rsidP="00000000" w:rsidRDefault="00000000" w:rsidRPr="00000000" w14:paraId="000004DE">
      <w:pPr>
        <w:pStyle w:val="Heading3"/>
        <w:rPr>
          <w:vertAlign w:val="baseline"/>
        </w:rPr>
      </w:pPr>
      <w:r w:rsidDel="00000000" w:rsidR="00000000" w:rsidRPr="00000000">
        <w:rPr>
          <w:b w:val="1"/>
          <w:bCs w:val="1"/>
          <w:vertAlign w:val="baseline"/>
          <w:rtl w:val="0"/>
        </w:rPr>
        <w:t xml:space="preserve">4.4.1.3.1.9.1.1.1.3.2.1 channelInterfaceType</w:t>
      </w:r>
      <w:r w:rsidDel="00000000" w:rsidR="00000000" w:rsidRPr="00000000">
        <w:rPr>
          <w:rtl w:val="0"/>
        </w:rPr>
      </w:r>
    </w:p>
    <w:p w:rsidR="00000000" w:rsidDel="00000000" w:rsidP="00000000" w:rsidRDefault="00000000" w:rsidRPr="00000000" w14:paraId="000004DF">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channelInterfaceType</w:t>
      </w:r>
      <w:r w:rsidDel="00000000" w:rsidR="00000000" w:rsidRPr="00000000">
        <w:rPr>
          <w:vertAlign w:val="baseline"/>
          <w:rtl w:val="0"/>
        </w:rPr>
        <w:t xml:space="preserve"> is a list of </w:t>
      </w:r>
      <w:commentRangeStart w:id="2"/>
      <w:r w:rsidDel="00000000" w:rsidR="00000000" w:rsidRPr="00000000">
        <w:rPr>
          <w:vertAlign w:val="baseline"/>
          <w:rtl w:val="0"/>
        </w:rPr>
        <w:t xml:space="preserve">restricted </w:t>
      </w:r>
      <w:commentRangeEnd w:id="2"/>
      <w:r w:rsidDel="00000000" w:rsidR="00000000" w:rsidRPr="00000000">
        <w:commentReference w:id="2"/>
      </w:r>
      <w:r w:rsidDel="00000000" w:rsidR="00000000" w:rsidRPr="00000000">
        <w:rPr>
          <w:vertAlign w:val="baseline"/>
          <w:rtl w:val="0"/>
        </w:rPr>
        <w:t xml:space="preserve">string values. The possible values are:</w:t>
      </w:r>
    </w:p>
    <w:p w:rsidR="00000000" w:rsidDel="00000000" w:rsidP="00000000" w:rsidRDefault="00000000" w:rsidRPr="00000000" w14:paraId="000004E0">
      <w:pPr>
        <w:rPr>
          <w:vertAlign w:val="baseline"/>
        </w:rPr>
      </w:pPr>
      <w:r w:rsidDel="00000000" w:rsidR="00000000" w:rsidRPr="00000000">
        <w:rPr>
          <w:rtl w:val="0"/>
        </w:rPr>
      </w:r>
    </w:p>
    <w:tbl>
      <w:tblPr>
        <w:tblStyle w:val="Table21"/>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4E1">
            <w:pPr>
              <w:rPr>
                <w:vertAlign w:val="baseline"/>
              </w:rPr>
            </w:pPr>
            <w:r w:rsidDel="00000000" w:rsidR="00000000" w:rsidRPr="00000000">
              <w:rPr>
                <w:vertAlign w:val="baseline"/>
                <w:rtl w:val="0"/>
              </w:rPr>
              <w:t xml:space="preserve">ANALOG_BALANCED_TRS</w:t>
            </w:r>
          </w:p>
        </w:tc>
      </w:tr>
      <w:tr>
        <w:trPr>
          <w:cantSplit w:val="0"/>
          <w:tblHeader w:val="0"/>
        </w:trPr>
        <w:tc>
          <w:tcPr>
            <w:vAlign w:val="top"/>
          </w:tcPr>
          <w:p w:rsidR="00000000" w:rsidDel="00000000" w:rsidP="00000000" w:rsidRDefault="00000000" w:rsidRPr="00000000" w14:paraId="000004E2">
            <w:pPr>
              <w:rPr>
                <w:vertAlign w:val="baseline"/>
              </w:rPr>
            </w:pPr>
            <w:r w:rsidDel="00000000" w:rsidR="00000000" w:rsidRPr="00000000">
              <w:rPr>
                <w:vertAlign w:val="baseline"/>
                <w:rtl w:val="0"/>
              </w:rPr>
              <w:t xml:space="preserve">ANALOG_BALANCED_XLR</w:t>
            </w:r>
          </w:p>
        </w:tc>
      </w:tr>
      <w:tr>
        <w:trPr>
          <w:cantSplit w:val="0"/>
          <w:tblHeader w:val="0"/>
        </w:trPr>
        <w:tc>
          <w:tcPr>
            <w:vAlign w:val="top"/>
          </w:tcPr>
          <w:p w:rsidR="00000000" w:rsidDel="00000000" w:rsidP="00000000" w:rsidRDefault="00000000" w:rsidRPr="00000000" w14:paraId="000004E3">
            <w:pPr>
              <w:rPr>
                <w:vertAlign w:val="baseline"/>
              </w:rPr>
            </w:pPr>
            <w:r w:rsidDel="00000000" w:rsidR="00000000" w:rsidRPr="00000000">
              <w:rPr>
                <w:vertAlign w:val="baseline"/>
                <w:rtl w:val="0"/>
              </w:rPr>
              <w:t xml:space="preserve">ANALOG_RCA</w:t>
            </w:r>
          </w:p>
        </w:tc>
      </w:tr>
      <w:tr>
        <w:trPr>
          <w:cantSplit w:val="0"/>
          <w:tblHeader w:val="0"/>
        </w:trPr>
        <w:tc>
          <w:tcPr>
            <w:vAlign w:val="top"/>
          </w:tcPr>
          <w:p w:rsidR="00000000" w:rsidDel="00000000" w:rsidP="00000000" w:rsidRDefault="00000000" w:rsidRPr="00000000" w14:paraId="000004E4">
            <w:pPr>
              <w:rPr>
                <w:vertAlign w:val="baseline"/>
              </w:rPr>
            </w:pPr>
            <w:r w:rsidDel="00000000" w:rsidR="00000000" w:rsidRPr="00000000">
              <w:rPr>
                <w:vertAlign w:val="baseline"/>
                <w:rtl w:val="0"/>
              </w:rPr>
              <w:t xml:space="preserve">ANALOG_UNBALANCED_TS</w:t>
            </w:r>
          </w:p>
        </w:tc>
      </w:tr>
      <w:tr>
        <w:trPr>
          <w:cantSplit w:val="0"/>
          <w:tblHeader w:val="0"/>
        </w:trPr>
        <w:tc>
          <w:tcPr>
            <w:vAlign w:val="top"/>
          </w:tcPr>
          <w:p w:rsidR="00000000" w:rsidDel="00000000" w:rsidP="00000000" w:rsidRDefault="00000000" w:rsidRPr="00000000" w14:paraId="000004E5">
            <w:pPr>
              <w:rPr>
                <w:vertAlign w:val="baseline"/>
              </w:rPr>
            </w:pPr>
            <w:r w:rsidDel="00000000" w:rsidR="00000000" w:rsidRPr="00000000">
              <w:rPr>
                <w:vertAlign w:val="baseline"/>
                <w:rtl w:val="0"/>
              </w:rPr>
              <w:t xml:space="preserve">ATA</w:t>
            </w:r>
          </w:p>
        </w:tc>
      </w:tr>
      <w:tr>
        <w:trPr>
          <w:cantSplit w:val="0"/>
          <w:tblHeader w:val="0"/>
        </w:trPr>
        <w:tc>
          <w:tcPr>
            <w:vAlign w:val="top"/>
          </w:tcPr>
          <w:p w:rsidR="00000000" w:rsidDel="00000000" w:rsidP="00000000" w:rsidRDefault="00000000" w:rsidRPr="00000000" w14:paraId="000004E6">
            <w:pPr>
              <w:rPr>
                <w:vertAlign w:val="baseline"/>
              </w:rPr>
            </w:pPr>
            <w:r w:rsidDel="00000000" w:rsidR="00000000" w:rsidRPr="00000000">
              <w:rPr>
                <w:vertAlign w:val="baseline"/>
                <w:rtl w:val="0"/>
              </w:rPr>
              <w:t xml:space="preserve">DIGITAL_AES_EBU</w:t>
            </w:r>
          </w:p>
        </w:tc>
      </w:tr>
      <w:tr>
        <w:trPr>
          <w:cantSplit w:val="0"/>
          <w:tblHeader w:val="0"/>
        </w:trPr>
        <w:tc>
          <w:tcPr>
            <w:vAlign w:val="top"/>
          </w:tcPr>
          <w:p w:rsidR="00000000" w:rsidDel="00000000" w:rsidP="00000000" w:rsidRDefault="00000000" w:rsidRPr="00000000" w14:paraId="000004E7">
            <w:pPr>
              <w:rPr>
                <w:vertAlign w:val="baseline"/>
              </w:rPr>
            </w:pPr>
            <w:r w:rsidDel="00000000" w:rsidR="00000000" w:rsidRPr="00000000">
              <w:rPr>
                <w:vertAlign w:val="baseline"/>
                <w:rtl w:val="0"/>
              </w:rPr>
              <w:t xml:space="preserve">DIGITAL_SDIF</w:t>
            </w:r>
          </w:p>
        </w:tc>
      </w:tr>
      <w:tr>
        <w:trPr>
          <w:cantSplit w:val="0"/>
          <w:tblHeader w:val="0"/>
        </w:trPr>
        <w:tc>
          <w:tcPr>
            <w:vAlign w:val="top"/>
          </w:tcPr>
          <w:p w:rsidR="00000000" w:rsidDel="00000000" w:rsidP="00000000" w:rsidRDefault="00000000" w:rsidRPr="00000000" w14:paraId="000004E8">
            <w:pPr>
              <w:rPr>
                <w:vertAlign w:val="baseline"/>
              </w:rPr>
            </w:pPr>
            <w:r w:rsidDel="00000000" w:rsidR="00000000" w:rsidRPr="00000000">
              <w:rPr>
                <w:vertAlign w:val="baseline"/>
                <w:rtl w:val="0"/>
              </w:rPr>
              <w:t xml:space="preserve">DIGITAL_SPDIF_COAXIAL</w:t>
            </w:r>
          </w:p>
        </w:tc>
      </w:tr>
      <w:tr>
        <w:trPr>
          <w:cantSplit w:val="0"/>
          <w:tblHeader w:val="0"/>
        </w:trPr>
        <w:tc>
          <w:tcPr>
            <w:vAlign w:val="top"/>
          </w:tcPr>
          <w:p w:rsidR="00000000" w:rsidDel="00000000" w:rsidP="00000000" w:rsidRDefault="00000000" w:rsidRPr="00000000" w14:paraId="000004E9">
            <w:pPr>
              <w:rPr>
                <w:vertAlign w:val="baseline"/>
              </w:rPr>
            </w:pPr>
            <w:r w:rsidDel="00000000" w:rsidR="00000000" w:rsidRPr="00000000">
              <w:rPr>
                <w:vertAlign w:val="baseline"/>
                <w:rtl w:val="0"/>
              </w:rPr>
              <w:t xml:space="preserve">DIGITAL_SPDIF_OPTICAL</w:t>
            </w:r>
          </w:p>
        </w:tc>
      </w:tr>
      <w:tr>
        <w:trPr>
          <w:cantSplit w:val="0"/>
          <w:tblHeader w:val="0"/>
        </w:trPr>
        <w:tc>
          <w:tcPr>
            <w:vAlign w:val="top"/>
          </w:tcPr>
          <w:p w:rsidR="00000000" w:rsidDel="00000000" w:rsidP="00000000" w:rsidRDefault="00000000" w:rsidRPr="00000000" w14:paraId="000004EA">
            <w:pPr>
              <w:rPr>
                <w:vertAlign w:val="baseline"/>
              </w:rPr>
            </w:pPr>
            <w:r w:rsidDel="00000000" w:rsidR="00000000" w:rsidRPr="00000000">
              <w:rPr>
                <w:vertAlign w:val="baseline"/>
                <w:rtl w:val="0"/>
              </w:rPr>
              <w:t xml:space="preserve">EIA_RS_232</w:t>
            </w:r>
          </w:p>
        </w:tc>
      </w:tr>
      <w:tr>
        <w:trPr>
          <w:cantSplit w:val="0"/>
          <w:tblHeader w:val="0"/>
        </w:trPr>
        <w:tc>
          <w:tcPr>
            <w:vAlign w:val="top"/>
          </w:tcPr>
          <w:p w:rsidR="00000000" w:rsidDel="00000000" w:rsidP="00000000" w:rsidRDefault="00000000" w:rsidRPr="00000000" w14:paraId="000004EB">
            <w:pPr>
              <w:rPr>
                <w:vertAlign w:val="baseline"/>
              </w:rPr>
            </w:pPr>
            <w:r w:rsidDel="00000000" w:rsidR="00000000" w:rsidRPr="00000000">
              <w:rPr>
                <w:vertAlign w:val="baseline"/>
                <w:rtl w:val="0"/>
              </w:rPr>
              <w:t xml:space="preserve">EIA_RS_422</w:t>
            </w:r>
          </w:p>
        </w:tc>
      </w:tr>
      <w:tr>
        <w:trPr>
          <w:cantSplit w:val="0"/>
          <w:tblHeader w:val="0"/>
        </w:trPr>
        <w:tc>
          <w:tcPr>
            <w:vAlign w:val="top"/>
          </w:tcPr>
          <w:p w:rsidR="00000000" w:rsidDel="00000000" w:rsidP="00000000" w:rsidRDefault="00000000" w:rsidRPr="00000000" w14:paraId="000004EC">
            <w:pPr>
              <w:rPr>
                <w:vertAlign w:val="baseline"/>
              </w:rPr>
            </w:pPr>
            <w:r w:rsidDel="00000000" w:rsidR="00000000" w:rsidRPr="00000000">
              <w:rPr>
                <w:vertAlign w:val="baseline"/>
                <w:rtl w:val="0"/>
              </w:rPr>
              <w:t xml:space="preserve">IEEE_1394</w:t>
            </w:r>
          </w:p>
        </w:tc>
      </w:tr>
      <w:tr>
        <w:trPr>
          <w:cantSplit w:val="0"/>
          <w:tblHeader w:val="0"/>
        </w:trPr>
        <w:tc>
          <w:tcPr>
            <w:vAlign w:val="top"/>
          </w:tcPr>
          <w:p w:rsidR="00000000" w:rsidDel="00000000" w:rsidP="00000000" w:rsidRDefault="00000000" w:rsidRPr="00000000" w14:paraId="000004ED">
            <w:pPr>
              <w:rPr>
                <w:vertAlign w:val="baseline"/>
              </w:rPr>
            </w:pPr>
            <w:r w:rsidDel="00000000" w:rsidR="00000000" w:rsidRPr="00000000">
              <w:rPr>
                <w:vertAlign w:val="baseline"/>
                <w:rtl w:val="0"/>
              </w:rPr>
              <w:t xml:space="preserve">IEEE_1394b</w:t>
            </w:r>
          </w:p>
        </w:tc>
      </w:tr>
      <w:tr>
        <w:trPr>
          <w:cantSplit w:val="0"/>
          <w:tblHeader w:val="0"/>
        </w:trPr>
        <w:tc>
          <w:tcPr>
            <w:vAlign w:val="top"/>
          </w:tcPr>
          <w:p w:rsidR="00000000" w:rsidDel="00000000" w:rsidP="00000000" w:rsidRDefault="00000000" w:rsidRPr="00000000" w14:paraId="000004EE">
            <w:pPr>
              <w:rPr>
                <w:vertAlign w:val="baseline"/>
              </w:rPr>
            </w:pPr>
            <w:r w:rsidDel="00000000" w:rsidR="00000000" w:rsidRPr="00000000">
              <w:rPr>
                <w:vertAlign w:val="baseline"/>
                <w:rtl w:val="0"/>
              </w:rPr>
              <w:t xml:space="preserve">LIGHT_PIPE</w:t>
            </w:r>
          </w:p>
        </w:tc>
      </w:tr>
      <w:tr>
        <w:trPr>
          <w:cantSplit w:val="0"/>
          <w:tblHeader w:val="0"/>
        </w:trPr>
        <w:tc>
          <w:tcPr>
            <w:vAlign w:val="top"/>
          </w:tcPr>
          <w:p w:rsidR="00000000" w:rsidDel="00000000" w:rsidP="00000000" w:rsidRDefault="00000000" w:rsidRPr="00000000" w14:paraId="000004EF">
            <w:pPr>
              <w:rPr>
                <w:vertAlign w:val="baseline"/>
              </w:rPr>
            </w:pPr>
            <w:r w:rsidDel="00000000" w:rsidR="00000000" w:rsidRPr="00000000">
              <w:rPr>
                <w:vertAlign w:val="baseline"/>
                <w:rtl w:val="0"/>
              </w:rPr>
              <w:t xml:space="preserve">MIDI</w:t>
            </w:r>
          </w:p>
        </w:tc>
      </w:tr>
      <w:tr>
        <w:trPr>
          <w:cantSplit w:val="0"/>
          <w:tblHeader w:val="0"/>
        </w:trPr>
        <w:tc>
          <w:tcPr>
            <w:vAlign w:val="top"/>
          </w:tcPr>
          <w:p w:rsidR="00000000" w:rsidDel="00000000" w:rsidP="00000000" w:rsidRDefault="00000000" w:rsidRPr="00000000" w14:paraId="000004F0">
            <w:pPr>
              <w:rPr>
                <w:vertAlign w:val="baseline"/>
              </w:rPr>
            </w:pPr>
            <w:r w:rsidDel="00000000" w:rsidR="00000000" w:rsidRPr="00000000">
              <w:rPr>
                <w:vertAlign w:val="baseline"/>
                <w:rtl w:val="0"/>
              </w:rPr>
              <w:t xml:space="preserve">RJ_45</w:t>
            </w:r>
          </w:p>
        </w:tc>
      </w:tr>
      <w:tr>
        <w:trPr>
          <w:cantSplit w:val="0"/>
          <w:tblHeader w:val="0"/>
        </w:trPr>
        <w:tc>
          <w:tcPr>
            <w:vAlign w:val="top"/>
          </w:tcPr>
          <w:p w:rsidR="00000000" w:rsidDel="00000000" w:rsidP="00000000" w:rsidRDefault="00000000" w:rsidRPr="00000000" w14:paraId="000004F1">
            <w:pPr>
              <w:rPr>
                <w:vertAlign w:val="baseline"/>
              </w:rPr>
            </w:pPr>
            <w:r w:rsidDel="00000000" w:rsidR="00000000" w:rsidRPr="00000000">
              <w:rPr>
                <w:vertAlign w:val="baseline"/>
                <w:rtl w:val="0"/>
              </w:rPr>
              <w:t xml:space="preserve">SCSI</w:t>
            </w:r>
          </w:p>
        </w:tc>
      </w:tr>
      <w:tr>
        <w:trPr>
          <w:cantSplit w:val="0"/>
          <w:tblHeader w:val="0"/>
        </w:trPr>
        <w:tc>
          <w:tcPr>
            <w:vAlign w:val="top"/>
          </w:tcPr>
          <w:p w:rsidR="00000000" w:rsidDel="00000000" w:rsidP="00000000" w:rsidRDefault="00000000" w:rsidRPr="00000000" w14:paraId="000004F2">
            <w:pPr>
              <w:rPr>
                <w:vertAlign w:val="baseline"/>
              </w:rPr>
            </w:pPr>
            <w:r w:rsidDel="00000000" w:rsidR="00000000" w:rsidRPr="00000000">
              <w:rPr>
                <w:vertAlign w:val="baseline"/>
                <w:rtl w:val="0"/>
              </w:rPr>
              <w:t xml:space="preserve">SONY_9_PIN</w:t>
            </w:r>
          </w:p>
        </w:tc>
      </w:tr>
      <w:tr>
        <w:trPr>
          <w:cantSplit w:val="0"/>
          <w:tblHeader w:val="0"/>
        </w:trPr>
        <w:tc>
          <w:tcPr>
            <w:vAlign w:val="top"/>
          </w:tcPr>
          <w:p w:rsidR="00000000" w:rsidDel="00000000" w:rsidP="00000000" w:rsidRDefault="00000000" w:rsidRPr="00000000" w14:paraId="000004F3">
            <w:pPr>
              <w:rPr>
                <w:vertAlign w:val="baseline"/>
              </w:rPr>
            </w:pPr>
            <w:r w:rsidDel="00000000" w:rsidR="00000000" w:rsidRPr="00000000">
              <w:rPr>
                <w:vertAlign w:val="baseline"/>
                <w:rtl w:val="0"/>
              </w:rPr>
              <w:t xml:space="preserve">SUPER_CLOCK</w:t>
            </w:r>
          </w:p>
        </w:tc>
      </w:tr>
      <w:tr>
        <w:trPr>
          <w:cantSplit w:val="0"/>
          <w:tblHeader w:val="0"/>
        </w:trPr>
        <w:tc>
          <w:tcPr>
            <w:vAlign w:val="top"/>
          </w:tcPr>
          <w:p w:rsidR="00000000" w:rsidDel="00000000" w:rsidP="00000000" w:rsidRDefault="00000000" w:rsidRPr="00000000" w14:paraId="000004F4">
            <w:pPr>
              <w:rPr>
                <w:vertAlign w:val="baseline"/>
              </w:rPr>
            </w:pPr>
            <w:r w:rsidDel="00000000" w:rsidR="00000000" w:rsidRPr="00000000">
              <w:rPr>
                <w:vertAlign w:val="baseline"/>
                <w:rtl w:val="0"/>
              </w:rPr>
              <w:t xml:space="preserve">USB_1_1</w:t>
            </w:r>
          </w:p>
        </w:tc>
      </w:tr>
      <w:tr>
        <w:trPr>
          <w:cantSplit w:val="0"/>
          <w:tblHeader w:val="0"/>
        </w:trPr>
        <w:tc>
          <w:tcPr>
            <w:vAlign w:val="top"/>
          </w:tcPr>
          <w:p w:rsidR="00000000" w:rsidDel="00000000" w:rsidP="00000000" w:rsidRDefault="00000000" w:rsidRPr="00000000" w14:paraId="000004F5">
            <w:pPr>
              <w:rPr>
                <w:vertAlign w:val="baseline"/>
              </w:rPr>
            </w:pPr>
            <w:r w:rsidDel="00000000" w:rsidR="00000000" w:rsidRPr="00000000">
              <w:rPr>
                <w:vertAlign w:val="baseline"/>
                <w:rtl w:val="0"/>
              </w:rPr>
              <w:t xml:space="preserve">USB_2_0</w:t>
            </w:r>
          </w:p>
        </w:tc>
      </w:tr>
      <w:tr>
        <w:trPr>
          <w:cantSplit w:val="0"/>
          <w:tblHeader w:val="0"/>
        </w:trPr>
        <w:tc>
          <w:tcPr>
            <w:vAlign w:val="top"/>
          </w:tcPr>
          <w:p w:rsidR="00000000" w:rsidDel="00000000" w:rsidP="00000000" w:rsidRDefault="00000000" w:rsidRPr="00000000" w14:paraId="000004F6">
            <w:pPr>
              <w:rPr>
                <w:vertAlign w:val="baseline"/>
              </w:rPr>
            </w:pPr>
            <w:r w:rsidDel="00000000" w:rsidR="00000000" w:rsidRPr="00000000">
              <w:rPr>
                <w:vertAlign w:val="baseline"/>
                <w:rtl w:val="0"/>
              </w:rPr>
              <w:t xml:space="preserve">WORD_CLOCK</w:t>
            </w:r>
          </w:p>
        </w:tc>
      </w:tr>
    </w:tbl>
    <w:p w:rsidR="00000000" w:rsidDel="00000000" w:rsidP="00000000" w:rsidRDefault="00000000" w:rsidRPr="00000000" w14:paraId="000004F7">
      <w:pPr>
        <w:rPr>
          <w:vertAlign w:val="baseline"/>
        </w:rPr>
      </w:pPr>
      <w:bookmarkStart w:colFirst="0" w:colLast="0" w:name="_mop22wg17vat" w:id="93"/>
      <w:bookmarkEnd w:id="93"/>
      <w:r w:rsidDel="00000000" w:rsidR="00000000" w:rsidRPr="00000000">
        <w:rPr>
          <w:rtl w:val="0"/>
        </w:rPr>
      </w:r>
    </w:p>
    <w:p w:rsidR="00000000" w:rsidDel="00000000" w:rsidP="00000000" w:rsidRDefault="00000000" w:rsidRPr="00000000" w14:paraId="000004F8">
      <w:pPr>
        <w:pStyle w:val="Heading3"/>
        <w:rPr>
          <w:vertAlign w:val="baseline"/>
        </w:rPr>
      </w:pPr>
      <w:r w:rsidDel="00000000" w:rsidR="00000000" w:rsidRPr="00000000">
        <w:rPr>
          <w:b w:val="1"/>
          <w:bCs w:val="1"/>
          <w:vertAlign w:val="baseline"/>
          <w:rtl w:val="0"/>
        </w:rPr>
        <w:t xml:space="preserve">4.4.1.3.1.9.1.1.1.3.2.2 deviceRef</w:t>
      </w:r>
      <w:r w:rsidDel="00000000" w:rsidR="00000000" w:rsidRPr="00000000">
        <w:rPr>
          <w:rtl w:val="0"/>
        </w:rPr>
      </w:r>
    </w:p>
    <w:p w:rsidR="00000000" w:rsidDel="00000000" w:rsidP="00000000" w:rsidRDefault="00000000" w:rsidRPr="00000000" w14:paraId="000004F9">
      <w:pPr>
        <w:rPr>
          <w:vertAlign w:val="baseline"/>
        </w:rPr>
      </w:pPr>
      <w:bookmarkStart w:colFirst="0" w:colLast="0" w:name="_xjnxlwrf410k" w:id="94"/>
      <w:bookmarkEnd w:id="9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that contains the channel.</w:t>
      </w:r>
    </w:p>
    <w:p w:rsidR="00000000" w:rsidDel="00000000" w:rsidP="00000000" w:rsidRDefault="00000000" w:rsidRPr="00000000" w14:paraId="000004FA">
      <w:pPr>
        <w:pStyle w:val="Heading3"/>
        <w:rPr>
          <w:vertAlign w:val="baseline"/>
        </w:rPr>
      </w:pPr>
      <w:r w:rsidDel="00000000" w:rsidR="00000000" w:rsidRPr="00000000">
        <w:rPr>
          <w:b w:val="1"/>
          <w:bCs w:val="1"/>
          <w:vertAlign w:val="baseline"/>
          <w:rtl w:val="0"/>
        </w:rPr>
        <w:t xml:space="preserve">4.4.1.3.1.9.1.1.1.3.2.3 devicePatchRef</w:t>
      </w:r>
      <w:r w:rsidDel="00000000" w:rsidR="00000000" w:rsidRPr="00000000">
        <w:rPr>
          <w:rtl w:val="0"/>
        </w:rPr>
      </w:r>
    </w:p>
    <w:p w:rsidR="00000000" w:rsidDel="00000000" w:rsidP="00000000" w:rsidRDefault="00000000" w:rsidRPr="00000000" w14:paraId="000004FB">
      <w:pPr>
        <w:rPr>
          <w:vertAlign w:val="baseline"/>
        </w:rPr>
      </w:pPr>
      <w:bookmarkStart w:colFirst="0" w:colLast="0" w:name="_lfjn7ogyzyks" w:id="95"/>
      <w:bookmarkEnd w:id="9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devicePatchRef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a </w:t>
      </w:r>
      <w:r w:rsidDel="00000000" w:rsidR="00000000" w:rsidRPr="00000000">
        <w:rPr>
          <w:rFonts w:ascii="Courier New" w:cs="Courier New" w:eastAsia="Courier New" w:hAnsi="Courier New"/>
          <w:vertAlign w:val="baseline"/>
          <w:rtl w:val="0"/>
        </w:rPr>
        <w:t xml:space="preserve">patch</w:t>
      </w:r>
      <w:r w:rsidDel="00000000" w:rsidR="00000000" w:rsidRPr="00000000">
        <w:rPr>
          <w:vertAlign w:val="baseline"/>
          <w:rtl w:val="0"/>
        </w:rPr>
        <w:t xml:space="preserve"> element residing in the </w:t>
      </w:r>
      <w:r w:rsidDel="00000000" w:rsidR="00000000" w:rsidRPr="00000000">
        <w:rPr>
          <w:rFonts w:ascii="Courier New" w:cs="Courier New" w:eastAsia="Courier New" w:hAnsi="Courier New"/>
          <w:vertAlign w:val="baseline"/>
          <w:rtl w:val="0"/>
        </w:rPr>
        <w:t xml:space="preserve">devicePatchList</w:t>
      </w:r>
      <w:r w:rsidDel="00000000" w:rsidR="00000000" w:rsidRPr="00000000">
        <w:rPr>
          <w:vertAlign w:val="baseline"/>
          <w:rtl w:val="0"/>
        </w:rPr>
        <w:t xml:space="preserve"> when the input/output channel is connected to one or more output/input channels of a different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in the enclosing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 element.</w:t>
      </w:r>
    </w:p>
    <w:p w:rsidR="00000000" w:rsidDel="00000000" w:rsidP="00000000" w:rsidRDefault="00000000" w:rsidRPr="00000000" w14:paraId="000004FC">
      <w:pPr>
        <w:pStyle w:val="Heading3"/>
        <w:rPr>
          <w:vertAlign w:val="baseline"/>
        </w:rPr>
      </w:pPr>
      <w:r w:rsidDel="00000000" w:rsidR="00000000" w:rsidRPr="00000000">
        <w:rPr>
          <w:b w:val="1"/>
          <w:bCs w:val="1"/>
          <w:vertAlign w:val="baseline"/>
          <w:rtl w:val="0"/>
        </w:rPr>
        <w:t xml:space="preserve">4.4.1.3.1.9.1.1.1.3.3 ChannelType</w:t>
      </w:r>
      <w:r w:rsidDel="00000000" w:rsidR="00000000" w:rsidRPr="00000000">
        <w:rPr>
          <w:rtl w:val="0"/>
        </w:rPr>
      </w:r>
    </w:p>
    <w:p w:rsidR="00000000" w:rsidDel="00000000" w:rsidP="00000000" w:rsidRDefault="00000000" w:rsidRPr="00000000" w14:paraId="000004F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chanelType</w:t>
      </w:r>
      <w:r w:rsidDel="00000000" w:rsidR="00000000" w:rsidRPr="00000000">
        <w:rPr>
          <w:vertAlign w:val="baseline"/>
          <w:rtl w:val="0"/>
        </w:rPr>
        <w:t xml:space="preserve"> is an abstract data type that serves as a base class for </w:t>
      </w:r>
      <w:r w:rsidDel="00000000" w:rsidR="00000000" w:rsidRPr="00000000">
        <w:rPr>
          <w:rFonts w:ascii="Courier New" w:cs="Courier New" w:eastAsia="Courier New" w:hAnsi="Courier New"/>
          <w:vertAlign w:val="baseline"/>
          <w:rtl w:val="0"/>
        </w:rPr>
        <w:t xml:space="preserve">deviceChanelType</w:t>
      </w:r>
      <w:r w:rsidDel="00000000" w:rsidR="00000000" w:rsidRPr="00000000">
        <w:rPr>
          <w:vertAlign w:val="baseline"/>
          <w:rtl w:val="0"/>
        </w:rPr>
        <w:t xml:space="preserve">, </w:t>
      </w:r>
      <w:r w:rsidDel="00000000" w:rsidR="00000000" w:rsidRPr="00000000">
        <w:rPr>
          <w:rFonts w:ascii="Courier New" w:cs="Courier New" w:eastAsia="Courier New" w:hAnsi="Courier New"/>
          <w:vertAlign w:val="baseline"/>
          <w:rtl w:val="0"/>
        </w:rPr>
        <w:t xml:space="preserve">moduleChannelType</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mediChannelType</w:t>
      </w:r>
      <w:r w:rsidDel="00000000" w:rsidR="00000000" w:rsidRPr="00000000">
        <w:rPr>
          <w:vertAlign w:val="baseline"/>
          <w:rtl w:val="0"/>
        </w:rPr>
        <w:t xml:space="preserve">. The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is comprised of the following attributes:</w:t>
      </w:r>
    </w:p>
    <w:p w:rsidR="00000000" w:rsidDel="00000000" w:rsidP="00000000" w:rsidRDefault="00000000" w:rsidRPr="00000000" w14:paraId="000004FE">
      <w:pPr>
        <w:rPr>
          <w:vertAlign w:val="baseline"/>
        </w:rPr>
      </w:pPr>
      <w:r w:rsidDel="00000000" w:rsidR="00000000" w:rsidRPr="00000000">
        <w:rPr>
          <w:rtl w:val="0"/>
        </w:rPr>
      </w:r>
    </w:p>
    <w:tbl>
      <w:tblPr>
        <w:tblStyle w:val="Table22"/>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4FF">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500">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501">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503">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504">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507">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508">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0B">
            <w:pPr>
              <w:rPr>
                <w:vertAlign w:val="baseline"/>
              </w:rPr>
            </w:pPr>
            <w:r w:rsidDel="00000000" w:rsidR="00000000" w:rsidRPr="00000000">
              <w:rPr>
                <w:vertAlign w:val="baseline"/>
                <w:rtl w:val="0"/>
              </w:rPr>
              <w:t xml:space="preserve">patchRef</w:t>
            </w:r>
          </w:p>
        </w:tc>
        <w:tc>
          <w:tcPr>
            <w:vAlign w:val="top"/>
          </w:tcPr>
          <w:p w:rsidR="00000000" w:rsidDel="00000000" w:rsidP="00000000" w:rsidRDefault="00000000" w:rsidRPr="00000000" w14:paraId="0000050C">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50D">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0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0F">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1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11">
            <w:pPr>
              <w:rPr>
                <w:vertAlign w:val="baseline"/>
              </w:rPr>
            </w:pPr>
            <w:r w:rsidDel="00000000" w:rsidR="00000000" w:rsidRPr="00000000">
              <w:rPr>
                <w:vertAlign w:val="baseline"/>
                <w:rtl w:val="0"/>
              </w:rPr>
              <w:t xml:space="preserve">label</w:t>
            </w:r>
          </w:p>
        </w:tc>
        <w:tc>
          <w:tcPr>
            <w:vAlign w:val="top"/>
          </w:tcPr>
          <w:p w:rsidR="00000000" w:rsidDel="00000000" w:rsidP="00000000" w:rsidRDefault="00000000" w:rsidRPr="00000000" w14:paraId="0000051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51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1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15">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1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17">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18">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1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1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1B">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1C">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51D">
      <w:pPr>
        <w:rPr>
          <w:vertAlign w:val="baseline"/>
        </w:rPr>
      </w:pPr>
      <w:bookmarkStart w:colFirst="0" w:colLast="0" w:name="_88o2z8f5i2ya" w:id="96"/>
      <w:bookmarkEnd w:id="96"/>
      <w:r w:rsidDel="00000000" w:rsidR="00000000" w:rsidRPr="00000000">
        <w:rPr>
          <w:rtl w:val="0"/>
        </w:rPr>
      </w:r>
    </w:p>
    <w:p w:rsidR="00000000" w:rsidDel="00000000" w:rsidP="00000000" w:rsidRDefault="00000000" w:rsidRPr="00000000" w14:paraId="0000051E">
      <w:pPr>
        <w:pStyle w:val="Heading3"/>
        <w:rPr>
          <w:vertAlign w:val="baseline"/>
        </w:rPr>
      </w:pPr>
      <w:r w:rsidDel="00000000" w:rsidR="00000000" w:rsidRPr="00000000">
        <w:rPr>
          <w:b w:val="1"/>
          <w:bCs w:val="1"/>
          <w:vertAlign w:val="baseline"/>
          <w:rtl w:val="0"/>
        </w:rPr>
        <w:t xml:space="preserve">4.4.1.3.1.9.1.1.1.3.3.1 patchRef</w:t>
      </w:r>
      <w:r w:rsidDel="00000000" w:rsidR="00000000" w:rsidRPr="00000000">
        <w:rPr>
          <w:rtl w:val="0"/>
        </w:rPr>
      </w:r>
    </w:p>
    <w:p w:rsidR="00000000" w:rsidDel="00000000" w:rsidP="00000000" w:rsidRDefault="00000000" w:rsidRPr="00000000" w14:paraId="0000051F">
      <w:pPr>
        <w:rPr>
          <w:vertAlign w:val="baseline"/>
        </w:rPr>
      </w:pPr>
      <w:bookmarkStart w:colFirst="0" w:colLast="0" w:name="_svwy1iy8vphe" w:id="97"/>
      <w:bookmarkEnd w:id="9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patchRef</w:t>
      </w:r>
      <w:r w:rsidDel="00000000" w:rsidR="00000000" w:rsidRPr="00000000">
        <w:rPr>
          <w:vertAlign w:val="baseline"/>
          <w:rtl w:val="0"/>
        </w:rPr>
        <w:t xml:space="preserve"> element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a </w:t>
      </w:r>
      <w:r w:rsidDel="00000000" w:rsidR="00000000" w:rsidRPr="00000000">
        <w:rPr>
          <w:rFonts w:ascii="Courier New" w:cs="Courier New" w:eastAsia="Courier New" w:hAnsi="Courier New"/>
          <w:vertAlign w:val="baseline"/>
          <w:rtl w:val="0"/>
        </w:rPr>
        <w:t xml:space="preserve">patch</w:t>
      </w:r>
      <w:r w:rsidDel="00000000" w:rsidR="00000000" w:rsidRPr="00000000">
        <w:rPr>
          <w:vertAlign w:val="baseline"/>
          <w:rtl w:val="0"/>
        </w:rPr>
        <w:t xml:space="preserve"> element residing in the </w:t>
      </w:r>
      <w:r w:rsidDel="00000000" w:rsidR="00000000" w:rsidRPr="00000000">
        <w:rPr>
          <w:rFonts w:ascii="Courier New" w:cs="Courier New" w:eastAsia="Courier New" w:hAnsi="Courier New"/>
          <w:vertAlign w:val="baseline"/>
          <w:rtl w:val="0"/>
        </w:rPr>
        <w:t xml:space="preserve">patchList</w:t>
      </w:r>
      <w:r w:rsidDel="00000000" w:rsidR="00000000" w:rsidRPr="00000000">
        <w:rPr>
          <w:vertAlign w:val="baseline"/>
          <w:rtl w:val="0"/>
        </w:rPr>
        <w:t xml:space="preserve"> enclosed in the same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as the channel when the input /output/media channel is connected to one or more module channels, media channels or output/input channels on the same device. That is to say, these patches are used to express the signal graph, through the device itself. This is in contrast to patches in the </w:t>
      </w:r>
      <w:r w:rsidDel="00000000" w:rsidR="00000000" w:rsidRPr="00000000">
        <w:rPr>
          <w:rFonts w:ascii="Courier New" w:cs="Courier New" w:eastAsia="Courier New" w:hAnsi="Courier New"/>
          <w:vertAlign w:val="baseline"/>
          <w:rtl w:val="0"/>
        </w:rPr>
        <w:t xml:space="preserve">devicePatchList</w:t>
      </w:r>
      <w:r w:rsidDel="00000000" w:rsidR="00000000" w:rsidRPr="00000000">
        <w:rPr>
          <w:vertAlign w:val="baseline"/>
          <w:rtl w:val="0"/>
        </w:rPr>
        <w:t xml:space="preserve">, which serve to express the signal graph between devices in the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w:t>
      </w:r>
    </w:p>
    <w:p w:rsidR="00000000" w:rsidDel="00000000" w:rsidP="00000000" w:rsidRDefault="00000000" w:rsidRPr="00000000" w14:paraId="00000520">
      <w:pPr>
        <w:pStyle w:val="Heading3"/>
        <w:rPr>
          <w:vertAlign w:val="baseline"/>
        </w:rPr>
      </w:pPr>
      <w:r w:rsidDel="00000000" w:rsidR="00000000" w:rsidRPr="00000000">
        <w:rPr>
          <w:b w:val="1"/>
          <w:bCs w:val="1"/>
          <w:vertAlign w:val="baseline"/>
          <w:rtl w:val="0"/>
        </w:rPr>
        <w:t xml:space="preserve">4.4.1.3.1.9.1.1.1.3.3.2 label</w:t>
      </w:r>
      <w:r w:rsidDel="00000000" w:rsidR="00000000" w:rsidRPr="00000000">
        <w:rPr>
          <w:rtl w:val="0"/>
        </w:rPr>
      </w:r>
    </w:p>
    <w:p w:rsidR="00000000" w:rsidDel="00000000" w:rsidP="00000000" w:rsidRDefault="00000000" w:rsidRPr="00000000" w14:paraId="00000521">
      <w:pPr>
        <w:rPr>
          <w:vertAlign w:val="baseline"/>
        </w:rPr>
      </w:pPr>
      <w:bookmarkStart w:colFirst="0" w:colLast="0" w:name="_iio7kuixo323" w:id="98"/>
      <w:bookmarkEnd w:id="98"/>
      <w:r w:rsidDel="00000000" w:rsidR="00000000" w:rsidRPr="00000000">
        <w:rPr>
          <w:vertAlign w:val="baseline"/>
          <w:rtl w:val="0"/>
        </w:rPr>
        <w:t xml:space="preserve">The label attribute shall be used to indicate the manufacturer assigned name for the channel. Often this label may be as simple as "Left" or "1".</w:t>
      </w:r>
    </w:p>
    <w:p w:rsidR="00000000" w:rsidDel="00000000" w:rsidP="00000000" w:rsidRDefault="00000000" w:rsidRPr="00000000" w14:paraId="00000522">
      <w:pPr>
        <w:pStyle w:val="Heading3"/>
        <w:rPr>
          <w:vertAlign w:val="baseline"/>
        </w:rPr>
      </w:pPr>
      <w:r w:rsidDel="00000000" w:rsidR="00000000" w:rsidRPr="00000000">
        <w:rPr>
          <w:b w:val="1"/>
          <w:bCs w:val="1"/>
          <w:vertAlign w:val="baseline"/>
          <w:rtl w:val="0"/>
        </w:rPr>
        <w:t xml:space="preserve">4.4.1.3.1.9.1.1.1.4 outputChannel</w:t>
      </w:r>
      <w:r w:rsidDel="00000000" w:rsidR="00000000" w:rsidRPr="00000000">
        <w:rPr>
          <w:rtl w:val="0"/>
        </w:rPr>
      </w:r>
    </w:p>
    <w:p w:rsidR="00000000" w:rsidDel="00000000" w:rsidP="00000000" w:rsidRDefault="00000000" w:rsidRPr="00000000" w14:paraId="00000523">
      <w:pPr>
        <w:rPr>
          <w:vertAlign w:val="baseline"/>
        </w:rPr>
      </w:pPr>
      <w:bookmarkStart w:colFirst="0" w:colLast="0" w:name="_ahwi23cvwo76" w:id="99"/>
      <w:bookmarkEnd w:id="99"/>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element shall be used to represent a single output connection on the device. One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element shall be present for each audio stream passing through a physical output connection that is used on the device.</w:t>
      </w:r>
    </w:p>
    <w:p w:rsidR="00000000" w:rsidDel="00000000" w:rsidP="00000000" w:rsidRDefault="00000000" w:rsidRPr="00000000" w14:paraId="00000524">
      <w:pPr>
        <w:pStyle w:val="Heading3"/>
        <w:rPr>
          <w:vertAlign w:val="baseline"/>
        </w:rPr>
      </w:pPr>
      <w:r w:rsidDel="00000000" w:rsidR="00000000" w:rsidRPr="00000000">
        <w:rPr>
          <w:b w:val="1"/>
          <w:bCs w:val="1"/>
          <w:vertAlign w:val="baseline"/>
          <w:rtl w:val="0"/>
        </w:rPr>
        <w:t xml:space="preserve">4.4.1.3.1.9.1.1.1.4.1 deviceOutputChannelType</w:t>
      </w:r>
      <w:r w:rsidDel="00000000" w:rsidR="00000000" w:rsidRPr="00000000">
        <w:rPr>
          <w:rtl w:val="0"/>
        </w:rPr>
      </w:r>
    </w:p>
    <w:p w:rsidR="00000000" w:rsidDel="00000000" w:rsidP="00000000" w:rsidRDefault="00000000" w:rsidRPr="00000000" w14:paraId="00000525">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deviceInputChannelType</w:t>
      </w:r>
      <w:r w:rsidDel="00000000" w:rsidR="00000000" w:rsidRPr="00000000">
        <w:rPr>
          <w:vertAlign w:val="baseline"/>
          <w:rtl w:val="0"/>
        </w:rPr>
        <w:t xml:space="preserve"> is comprised of the following attributes:</w:t>
      </w:r>
    </w:p>
    <w:p w:rsidR="00000000" w:rsidDel="00000000" w:rsidP="00000000" w:rsidRDefault="00000000" w:rsidRPr="00000000" w14:paraId="00000526">
      <w:pPr>
        <w:rPr>
          <w:vertAlign w:val="baseline"/>
        </w:rPr>
      </w:pPr>
      <w:r w:rsidDel="00000000" w:rsidR="00000000" w:rsidRPr="00000000">
        <w:rPr>
          <w:rtl w:val="0"/>
        </w:rPr>
      </w:r>
    </w:p>
    <w:tbl>
      <w:tblPr>
        <w:tblStyle w:val="Table23"/>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527">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528">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529">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52B">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52C">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52F">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530">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33">
            <w:pPr>
              <w:rPr>
                <w:vertAlign w:val="baseline"/>
              </w:rPr>
            </w:pPr>
            <w:r w:rsidDel="00000000" w:rsidR="00000000" w:rsidRPr="00000000">
              <w:rPr>
                <w:vertAlign w:val="baseline"/>
                <w:rtl w:val="0"/>
              </w:rPr>
              <w:t xml:space="preserve">routing</w:t>
            </w:r>
          </w:p>
        </w:tc>
        <w:tc>
          <w:tcPr>
            <w:vAlign w:val="top"/>
          </w:tcPr>
          <w:p w:rsidR="00000000" w:rsidDel="00000000" w:rsidP="00000000" w:rsidRDefault="00000000" w:rsidRPr="00000000" w14:paraId="00000534">
            <w:pPr>
              <w:rPr>
                <w:vertAlign w:val="baseline"/>
              </w:rPr>
            </w:pPr>
            <w:r w:rsidDel="00000000" w:rsidR="00000000" w:rsidRPr="00000000">
              <w:rPr>
                <w:vertAlign w:val="baseline"/>
                <w:rtl w:val="0"/>
              </w:rPr>
              <w:t xml:space="preserve">outputRoutingType</w:t>
            </w:r>
          </w:p>
        </w:tc>
        <w:tc>
          <w:tcPr>
            <w:vAlign w:val="top"/>
          </w:tcPr>
          <w:p w:rsidR="00000000" w:rsidDel="00000000" w:rsidP="00000000" w:rsidRDefault="00000000" w:rsidRPr="00000000" w14:paraId="00000535">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3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37">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3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39">
            <w:pPr>
              <w:rPr>
                <w:i w:val="0"/>
                <w:iCs w:val="0"/>
                <w:vertAlign w:val="baseline"/>
              </w:rPr>
            </w:pPr>
            <w:r w:rsidDel="00000000" w:rsidR="00000000" w:rsidRPr="00000000">
              <w:rPr>
                <w:i w:val="1"/>
                <w:iCs w:val="1"/>
                <w:vertAlign w:val="baseline"/>
                <w:rtl w:val="0"/>
              </w:rPr>
              <w:t xml:space="preserve">format</w:t>
            </w:r>
            <w:r w:rsidDel="00000000" w:rsidR="00000000" w:rsidRPr="00000000">
              <w:rPr>
                <w:rtl w:val="0"/>
              </w:rPr>
            </w:r>
          </w:p>
        </w:tc>
        <w:tc>
          <w:tcPr>
            <w:vAlign w:val="top"/>
          </w:tcPr>
          <w:p w:rsidR="00000000" w:rsidDel="00000000" w:rsidP="00000000" w:rsidRDefault="00000000" w:rsidRPr="00000000" w14:paraId="0000053A">
            <w:pPr>
              <w:rPr>
                <w:i w:val="0"/>
                <w:iCs w:val="0"/>
                <w:vertAlign w:val="baseline"/>
              </w:rPr>
            </w:pPr>
            <w:r w:rsidDel="00000000" w:rsidR="00000000" w:rsidRPr="00000000">
              <w:rPr>
                <w:i w:val="1"/>
                <w:iCs w:val="1"/>
                <w:vertAlign w:val="baseline"/>
                <w:rtl w:val="0"/>
              </w:rPr>
              <w:t xml:space="preserve">channelFormatType</w:t>
            </w:r>
            <w:r w:rsidDel="00000000" w:rsidR="00000000" w:rsidRPr="00000000">
              <w:rPr>
                <w:rtl w:val="0"/>
              </w:rPr>
            </w:r>
          </w:p>
        </w:tc>
        <w:tc>
          <w:tcPr>
            <w:vAlign w:val="top"/>
          </w:tcPr>
          <w:p w:rsidR="00000000" w:rsidDel="00000000" w:rsidP="00000000" w:rsidRDefault="00000000" w:rsidRPr="00000000" w14:paraId="0000053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3C">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3D">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3E">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3F">
            <w:pPr>
              <w:rPr>
                <w:i w:val="0"/>
                <w:iCs w:val="0"/>
                <w:vertAlign w:val="baseline"/>
              </w:rPr>
            </w:pPr>
            <w:r w:rsidDel="00000000" w:rsidR="00000000" w:rsidRPr="00000000">
              <w:rPr>
                <w:i w:val="1"/>
                <w:iCs w:val="1"/>
                <w:vertAlign w:val="baseline"/>
                <w:rtl w:val="0"/>
              </w:rPr>
              <w:t xml:space="preserve">deviceRef</w:t>
            </w:r>
            <w:r w:rsidDel="00000000" w:rsidR="00000000" w:rsidRPr="00000000">
              <w:rPr>
                <w:rtl w:val="0"/>
              </w:rPr>
            </w:r>
          </w:p>
        </w:tc>
        <w:tc>
          <w:tcPr>
            <w:vAlign w:val="top"/>
          </w:tcPr>
          <w:p w:rsidR="00000000" w:rsidDel="00000000" w:rsidP="00000000" w:rsidRDefault="00000000" w:rsidRPr="00000000" w14:paraId="00000540">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54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42">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43">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44">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45">
            <w:pPr>
              <w:rPr>
                <w:i w:val="0"/>
                <w:iCs w:val="0"/>
                <w:vertAlign w:val="baseline"/>
              </w:rPr>
            </w:pPr>
            <w:r w:rsidDel="00000000" w:rsidR="00000000" w:rsidRPr="00000000">
              <w:rPr>
                <w:i w:val="1"/>
                <w:iCs w:val="1"/>
                <w:vertAlign w:val="baseline"/>
                <w:rtl w:val="0"/>
              </w:rPr>
              <w:t xml:space="preserve">devicePatchRef</w:t>
            </w:r>
            <w:r w:rsidDel="00000000" w:rsidR="00000000" w:rsidRPr="00000000">
              <w:rPr>
                <w:rtl w:val="0"/>
              </w:rPr>
            </w:r>
          </w:p>
        </w:tc>
        <w:tc>
          <w:tcPr>
            <w:vAlign w:val="top"/>
          </w:tcPr>
          <w:p w:rsidR="00000000" w:rsidDel="00000000" w:rsidP="00000000" w:rsidRDefault="00000000" w:rsidRPr="00000000" w14:paraId="00000546">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547">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54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49">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4A">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4B">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54C">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54D">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54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4F">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50">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51">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552">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5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5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5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5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57">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58">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5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5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5B">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5C">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55D">
      <w:pPr>
        <w:rPr>
          <w:vertAlign w:val="baseline"/>
        </w:rPr>
      </w:pPr>
      <w:r w:rsidDel="00000000" w:rsidR="00000000" w:rsidRPr="00000000">
        <w:rPr>
          <w:rtl w:val="0"/>
        </w:rPr>
      </w:r>
    </w:p>
    <w:p w:rsidR="00000000" w:rsidDel="00000000" w:rsidP="00000000" w:rsidRDefault="00000000" w:rsidRPr="00000000" w14:paraId="0000055E">
      <w:pPr>
        <w:rPr>
          <w:vertAlign w:val="baseline"/>
        </w:rPr>
      </w:pPr>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deviceOutputChannelType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deviceChannelType</w:t>
      </w:r>
      <w:r w:rsidDel="00000000" w:rsidR="00000000" w:rsidRPr="00000000">
        <w:rPr>
          <w:vertAlign w:val="baseline"/>
          <w:rtl w:val="0"/>
        </w:rPr>
        <w:t xml:space="preserve"> (see 4.4.1.3.1.9.1.1.1.3.2 ) which itself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(see 4.4.1.3.1.9.1.1.1.3.3 ). Inherited attributes are defined in each super-class data type.</w:t>
      </w:r>
    </w:p>
    <w:p w:rsidR="00000000" w:rsidDel="00000000" w:rsidP="00000000" w:rsidRDefault="00000000" w:rsidRPr="00000000" w14:paraId="0000055F">
      <w:pPr>
        <w:rPr>
          <w:vertAlign w:val="baseline"/>
        </w:rPr>
      </w:pPr>
      <w:bookmarkStart w:colFirst="0" w:colLast="0" w:name="_ruud788dxtuq" w:id="100"/>
      <w:bookmarkEnd w:id="100"/>
      <w:r w:rsidDel="00000000" w:rsidR="00000000" w:rsidRPr="00000000">
        <w:rPr>
          <w:rtl w:val="0"/>
        </w:rPr>
      </w:r>
    </w:p>
    <w:p w:rsidR="00000000" w:rsidDel="00000000" w:rsidP="00000000" w:rsidRDefault="00000000" w:rsidRPr="00000000" w14:paraId="00000560">
      <w:pPr>
        <w:pStyle w:val="Heading3"/>
        <w:rPr>
          <w:vertAlign w:val="baseline"/>
        </w:rPr>
      </w:pPr>
      <w:r w:rsidDel="00000000" w:rsidR="00000000" w:rsidRPr="00000000">
        <w:rPr>
          <w:b w:val="1"/>
          <w:bCs w:val="1"/>
          <w:vertAlign w:val="baseline"/>
          <w:rtl w:val="0"/>
        </w:rPr>
        <w:t xml:space="preserve">4.4.1.3.1.9.1.1.1.4.1.1 routing</w:t>
      </w:r>
      <w:r w:rsidDel="00000000" w:rsidR="00000000" w:rsidRPr="00000000">
        <w:rPr>
          <w:rtl w:val="0"/>
        </w:rPr>
      </w:r>
    </w:p>
    <w:p w:rsidR="00000000" w:rsidDel="00000000" w:rsidP="00000000" w:rsidRDefault="00000000" w:rsidRPr="00000000" w14:paraId="00000561">
      <w:pPr>
        <w:rPr>
          <w:vertAlign w:val="baseline"/>
        </w:rPr>
      </w:pPr>
      <w:bookmarkStart w:colFirst="0" w:colLast="0" w:name="_f9eaegg8zysc" w:id="101"/>
      <w:bookmarkEnd w:id="10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routing</w:t>
      </w:r>
      <w:r w:rsidDel="00000000" w:rsidR="00000000" w:rsidRPr="00000000">
        <w:rPr>
          <w:vertAlign w:val="baseline"/>
          <w:rtl w:val="0"/>
        </w:rPr>
        <w:t xml:space="preserve"> attribute shall be used to indicate the signal-flow through the enclosing output channel.</w:t>
      </w:r>
    </w:p>
    <w:p w:rsidR="00000000" w:rsidDel="00000000" w:rsidP="00000000" w:rsidRDefault="00000000" w:rsidRPr="00000000" w14:paraId="00000562">
      <w:pPr>
        <w:pStyle w:val="Heading3"/>
        <w:rPr>
          <w:vertAlign w:val="baseline"/>
        </w:rPr>
      </w:pPr>
      <w:r w:rsidDel="00000000" w:rsidR="00000000" w:rsidRPr="00000000">
        <w:rPr>
          <w:b w:val="1"/>
          <w:bCs w:val="1"/>
          <w:vertAlign w:val="baseline"/>
          <w:rtl w:val="0"/>
        </w:rPr>
        <w:t xml:space="preserve">4.4.1.3.1.9.1.1.1.4.1.1.1 outputRoutingType</w:t>
      </w:r>
      <w:r w:rsidDel="00000000" w:rsidR="00000000" w:rsidRPr="00000000">
        <w:rPr>
          <w:rtl w:val="0"/>
        </w:rPr>
      </w:r>
    </w:p>
    <w:p w:rsidR="00000000" w:rsidDel="00000000" w:rsidP="00000000" w:rsidRDefault="00000000" w:rsidRPr="00000000" w14:paraId="00000563">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outputRoutingType</w:t>
      </w:r>
      <w:r w:rsidDel="00000000" w:rsidR="00000000" w:rsidRPr="00000000">
        <w:rPr>
          <w:vertAlign w:val="baseline"/>
          <w:rtl w:val="0"/>
        </w:rPr>
        <w:t xml:space="preserve"> is a list of restricted string values. The possible values are:</w:t>
      </w:r>
    </w:p>
    <w:p w:rsidR="00000000" w:rsidDel="00000000" w:rsidP="00000000" w:rsidRDefault="00000000" w:rsidRPr="00000000" w14:paraId="00000564">
      <w:pPr>
        <w:rPr>
          <w:vertAlign w:val="baseline"/>
        </w:rPr>
      </w:pPr>
      <w:r w:rsidDel="00000000" w:rsidR="00000000" w:rsidRPr="00000000">
        <w:rPr>
          <w:rtl w:val="0"/>
        </w:rPr>
      </w:r>
    </w:p>
    <w:tbl>
      <w:tblPr>
        <w:tblStyle w:val="Table24"/>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565">
            <w:pPr>
              <w:rPr>
                <w:vertAlign w:val="baseline"/>
              </w:rPr>
            </w:pPr>
            <w:r w:rsidDel="00000000" w:rsidR="00000000" w:rsidRPr="00000000">
              <w:rPr>
                <w:vertAlign w:val="baseline"/>
                <w:rtl w:val="0"/>
              </w:rPr>
              <w:t xml:space="preserve">OUTPUT</w:t>
            </w:r>
          </w:p>
        </w:tc>
      </w:tr>
      <w:tr>
        <w:trPr>
          <w:cantSplit w:val="0"/>
          <w:tblHeader w:val="0"/>
        </w:trPr>
        <w:tc>
          <w:tcPr>
            <w:vAlign w:val="top"/>
          </w:tcPr>
          <w:p w:rsidR="00000000" w:rsidDel="00000000" w:rsidP="00000000" w:rsidRDefault="00000000" w:rsidRPr="00000000" w14:paraId="00000566">
            <w:pPr>
              <w:rPr>
                <w:vertAlign w:val="baseline"/>
              </w:rPr>
            </w:pPr>
            <w:r w:rsidDel="00000000" w:rsidR="00000000" w:rsidRPr="00000000">
              <w:rPr>
                <w:vertAlign w:val="baseline"/>
                <w:rtl w:val="0"/>
              </w:rPr>
              <w:t xml:space="preserve">THRU</w:t>
            </w:r>
          </w:p>
        </w:tc>
      </w:tr>
      <w:tr>
        <w:trPr>
          <w:cantSplit w:val="0"/>
          <w:tblHeader w:val="0"/>
        </w:trPr>
        <w:tc>
          <w:tcPr>
            <w:vAlign w:val="top"/>
          </w:tcPr>
          <w:p w:rsidR="00000000" w:rsidDel="00000000" w:rsidP="00000000" w:rsidRDefault="00000000" w:rsidRPr="00000000" w14:paraId="00000567">
            <w:pPr>
              <w:rPr>
                <w:vertAlign w:val="baseline"/>
              </w:rPr>
            </w:pPr>
            <w:r w:rsidDel="00000000" w:rsidR="00000000" w:rsidRPr="00000000">
              <w:rPr>
                <w:vertAlign w:val="baseline"/>
                <w:rtl w:val="0"/>
              </w:rPr>
              <w:t xml:space="preserve">SEND</w:t>
            </w:r>
          </w:p>
        </w:tc>
      </w:tr>
    </w:tbl>
    <w:p w:rsidR="00000000" w:rsidDel="00000000" w:rsidP="00000000" w:rsidRDefault="00000000" w:rsidRPr="00000000" w14:paraId="00000568">
      <w:pPr>
        <w:pStyle w:val="Heading3"/>
        <w:rPr>
          <w:vertAlign w:val="baseline"/>
        </w:rPr>
      </w:pPr>
      <w:bookmarkStart w:colFirst="0" w:colLast="0" w:name="_opogk1ac2t1h" w:id="102"/>
      <w:bookmarkEnd w:id="102"/>
      <w:r w:rsidDel="00000000" w:rsidR="00000000" w:rsidRPr="00000000">
        <w:rPr>
          <w:b w:val="1"/>
          <w:bCs w:val="1"/>
          <w:vertAlign w:val="baseline"/>
          <w:rtl w:val="0"/>
        </w:rPr>
        <w:t xml:space="preserve">4.4.1.3.1.9.1.1.1.5 playbackMediaChannel</w:t>
      </w:r>
      <w:r w:rsidDel="00000000" w:rsidR="00000000" w:rsidRPr="00000000">
        <w:rPr>
          <w:rtl w:val="0"/>
        </w:rPr>
      </w:r>
    </w:p>
    <w:p w:rsidR="00000000" w:rsidDel="00000000" w:rsidP="00000000" w:rsidRDefault="00000000" w:rsidRPr="00000000" w14:paraId="00000569">
      <w:pPr>
        <w:rPr>
          <w:vertAlign w:val="baseline"/>
        </w:rPr>
      </w:pPr>
      <w:bookmarkStart w:colFirst="0" w:colLast="0" w:name="_5grz3rwpw7cj" w:id="103"/>
      <w:bookmarkEnd w:id="10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playbackMediaChannel</w:t>
      </w:r>
      <w:r w:rsidDel="00000000" w:rsidR="00000000" w:rsidRPr="00000000">
        <w:rPr>
          <w:vertAlign w:val="baseline"/>
          <w:rtl w:val="0"/>
        </w:rPr>
        <w:t xml:space="preserve"> element shall be used to indicate that a device is a reproducer capable of playing some type of audio object. Each </w:t>
      </w:r>
      <w:r w:rsidDel="00000000" w:rsidR="00000000" w:rsidRPr="00000000">
        <w:rPr>
          <w:rFonts w:ascii="Courier New" w:cs="Courier New" w:eastAsia="Courier New" w:hAnsi="Courier New"/>
          <w:vertAlign w:val="baseline"/>
          <w:rtl w:val="0"/>
        </w:rPr>
        <w:t xml:space="preserve">playbackMediaChannel</w:t>
      </w:r>
      <w:r w:rsidDel="00000000" w:rsidR="00000000" w:rsidRPr="00000000">
        <w:rPr>
          <w:vertAlign w:val="baseline"/>
          <w:rtl w:val="0"/>
        </w:rPr>
        <w:t xml:space="preserve"> shall be scoped to interface with exactly one stream / track of the audio object.</w:t>
      </w:r>
    </w:p>
    <w:p w:rsidR="00000000" w:rsidDel="00000000" w:rsidP="00000000" w:rsidRDefault="00000000" w:rsidRPr="00000000" w14:paraId="0000056A">
      <w:pPr>
        <w:pStyle w:val="Heading3"/>
        <w:rPr>
          <w:vertAlign w:val="baseline"/>
        </w:rPr>
      </w:pPr>
      <w:r w:rsidDel="00000000" w:rsidR="00000000" w:rsidRPr="00000000">
        <w:rPr>
          <w:b w:val="1"/>
          <w:bCs w:val="1"/>
          <w:vertAlign w:val="baseline"/>
          <w:rtl w:val="0"/>
        </w:rPr>
        <w:t xml:space="preserve">4.4.1.3.1.9.1.1.1.5.1 mediaChannelType</w:t>
      </w:r>
      <w:r w:rsidDel="00000000" w:rsidR="00000000" w:rsidRPr="00000000">
        <w:rPr>
          <w:rtl w:val="0"/>
        </w:rPr>
      </w:r>
    </w:p>
    <w:p w:rsidR="00000000" w:rsidDel="00000000" w:rsidP="00000000" w:rsidRDefault="00000000" w:rsidRPr="00000000" w14:paraId="0000056B">
      <w:pPr>
        <w:rPr>
          <w:vertAlign w:val="baseline"/>
        </w:rPr>
      </w:pPr>
      <w:r w:rsidDel="00000000" w:rsidR="00000000" w:rsidRPr="00000000">
        <w:rPr>
          <w:vertAlign w:val="baseline"/>
          <w:rtl w:val="0"/>
        </w:rPr>
        <w:t xml:space="preserve">The mediaChannelType shall be comprised of the following attributes:</w:t>
      </w:r>
    </w:p>
    <w:p w:rsidR="00000000" w:rsidDel="00000000" w:rsidP="00000000" w:rsidRDefault="00000000" w:rsidRPr="00000000" w14:paraId="0000056C">
      <w:pPr>
        <w:rPr>
          <w:vertAlign w:val="baseline"/>
        </w:rPr>
      </w:pPr>
      <w:r w:rsidDel="00000000" w:rsidR="00000000" w:rsidRPr="00000000">
        <w:rPr>
          <w:rtl w:val="0"/>
        </w:rPr>
      </w:r>
    </w:p>
    <w:tbl>
      <w:tblPr>
        <w:tblStyle w:val="Table25"/>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56D">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56E">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56F">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571">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572">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575">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576">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79">
            <w:pPr>
              <w:rPr>
                <w:vertAlign w:val="baseline"/>
              </w:rPr>
            </w:pPr>
            <w:r w:rsidDel="00000000" w:rsidR="00000000" w:rsidRPr="00000000">
              <w:rPr>
                <w:vertAlign w:val="baseline"/>
                <w:rtl w:val="0"/>
              </w:rPr>
              <w:t xml:space="preserve">streamRef</w:t>
            </w:r>
          </w:p>
        </w:tc>
        <w:tc>
          <w:tcPr>
            <w:vAlign w:val="top"/>
          </w:tcPr>
          <w:p w:rsidR="00000000" w:rsidDel="00000000" w:rsidP="00000000" w:rsidRDefault="00000000" w:rsidRPr="00000000" w14:paraId="0000057A">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57B">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7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7D">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7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7F">
            <w:pPr>
              <w:rPr>
                <w:vertAlign w:val="baseline"/>
              </w:rPr>
            </w:pPr>
            <w:r w:rsidDel="00000000" w:rsidR="00000000" w:rsidRPr="00000000">
              <w:rPr>
                <w:vertAlign w:val="baseline"/>
                <w:rtl w:val="0"/>
              </w:rPr>
              <w:t xml:space="preserve">deviceRef</w:t>
            </w:r>
          </w:p>
        </w:tc>
        <w:tc>
          <w:tcPr>
            <w:vAlign w:val="top"/>
          </w:tcPr>
          <w:p w:rsidR="00000000" w:rsidDel="00000000" w:rsidP="00000000" w:rsidRDefault="00000000" w:rsidRPr="00000000" w14:paraId="00000580">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58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8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83">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584">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85">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586">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587">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58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89">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8A">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8B">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58C">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8D">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8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8F">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90">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91">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92">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59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9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9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9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597">
      <w:pPr>
        <w:rPr>
          <w:vertAlign w:val="baseline"/>
        </w:rPr>
      </w:pPr>
      <w:r w:rsidDel="00000000" w:rsidR="00000000" w:rsidRPr="00000000">
        <w:rPr>
          <w:rtl w:val="0"/>
        </w:rPr>
      </w:r>
    </w:p>
    <w:p w:rsidR="00000000" w:rsidDel="00000000" w:rsidP="00000000" w:rsidRDefault="00000000" w:rsidRPr="00000000" w14:paraId="00000598">
      <w:pPr>
        <w:rPr>
          <w:vertAlign w:val="baseline"/>
        </w:rPr>
      </w:pPr>
      <w:bookmarkStart w:colFirst="0" w:colLast="0" w:name="_n42xutwepec3" w:id="104"/>
      <w:bookmarkEnd w:id="104"/>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mediaChannelType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(see 4.4.1.3.1.9.1.1.1.3.3 ). Inherited attributes are defined in the super-class data type.</w:t>
      </w:r>
    </w:p>
    <w:p w:rsidR="00000000" w:rsidDel="00000000" w:rsidP="00000000" w:rsidRDefault="00000000" w:rsidRPr="00000000" w14:paraId="00000599">
      <w:pPr>
        <w:pStyle w:val="Heading3"/>
        <w:rPr>
          <w:vertAlign w:val="baseline"/>
        </w:rPr>
      </w:pPr>
      <w:r w:rsidDel="00000000" w:rsidR="00000000" w:rsidRPr="00000000">
        <w:rPr>
          <w:b w:val="1"/>
          <w:bCs w:val="1"/>
          <w:vertAlign w:val="baseline"/>
          <w:rtl w:val="0"/>
        </w:rPr>
        <w:t xml:space="preserve">4.4.1.3.1.9.1.1.1.5.1.1 streamRef</w:t>
      </w:r>
      <w:r w:rsidDel="00000000" w:rsidR="00000000" w:rsidRPr="00000000">
        <w:rPr>
          <w:rtl w:val="0"/>
        </w:rPr>
      </w:r>
    </w:p>
    <w:p w:rsidR="00000000" w:rsidDel="00000000" w:rsidP="00000000" w:rsidRDefault="00000000" w:rsidRPr="00000000" w14:paraId="0000059A">
      <w:pPr>
        <w:rPr>
          <w:vertAlign w:val="baseline"/>
        </w:rPr>
      </w:pPr>
      <w:r w:rsidDel="00000000" w:rsidR="00000000" w:rsidRPr="00000000">
        <w:rPr>
          <w:vertAlign w:val="baseline"/>
          <w:rtl w:val="0"/>
        </w:rPr>
        <w:t xml:space="preserve">The streamRef attribute shall hold a single ID attribute that indicates what media stream is played from /recorded from the media channel. In the case of an adl object, the IDREF shall point to the ID of the track element in the adl tracklist. In the case of an audioObject file, the IDREF shall point to the ID of the appropriate stream element. In the case of an audioFileReference, the IDREF shall point to the appropriate stream element.</w:t>
      </w:r>
    </w:p>
    <w:p w:rsidR="00000000" w:rsidDel="00000000" w:rsidP="00000000" w:rsidRDefault="00000000" w:rsidRPr="00000000" w14:paraId="0000059B">
      <w:pPr>
        <w:rPr>
          <w:vertAlign w:val="baseline"/>
        </w:rPr>
      </w:pPr>
      <w:bookmarkStart w:colFirst="0" w:colLast="0" w:name="_nncbl41z148j" w:id="105"/>
      <w:bookmarkEnd w:id="105"/>
      <w:r w:rsidDel="00000000" w:rsidR="00000000" w:rsidRPr="00000000">
        <w:rPr>
          <w:rtl w:val="0"/>
        </w:rPr>
      </w:r>
    </w:p>
    <w:p w:rsidR="00000000" w:rsidDel="00000000" w:rsidP="00000000" w:rsidRDefault="00000000" w:rsidRPr="00000000" w14:paraId="0000059C">
      <w:pPr>
        <w:pStyle w:val="Heading3"/>
        <w:rPr>
          <w:vertAlign w:val="baseline"/>
        </w:rPr>
      </w:pPr>
      <w:r w:rsidDel="00000000" w:rsidR="00000000" w:rsidRPr="00000000">
        <w:rPr>
          <w:b w:val="1"/>
          <w:bCs w:val="1"/>
          <w:vertAlign w:val="baseline"/>
          <w:rtl w:val="0"/>
        </w:rPr>
        <w:t xml:space="preserve">4.4.1.3.1.9.1.1.1.5.1.2 deviceRef</w:t>
      </w:r>
      <w:r w:rsidDel="00000000" w:rsidR="00000000" w:rsidRPr="00000000">
        <w:rPr>
          <w:rtl w:val="0"/>
        </w:rPr>
      </w:r>
    </w:p>
    <w:p w:rsidR="00000000" w:rsidDel="00000000" w:rsidP="00000000" w:rsidRDefault="00000000" w:rsidRPr="00000000" w14:paraId="0000059D">
      <w:pPr>
        <w:rPr>
          <w:vertAlign w:val="baseline"/>
        </w:rPr>
      </w:pPr>
      <w:bookmarkStart w:colFirst="0" w:colLast="0" w:name="_6m1lhj6vdrf5" w:id="106"/>
      <w:bookmarkEnd w:id="10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deviceRef</w:t>
      </w:r>
      <w:r w:rsidDel="00000000" w:rsidR="00000000" w:rsidRPr="00000000">
        <w:rPr>
          <w:vertAlign w:val="baseline"/>
          <w:rtl w:val="0"/>
        </w:rPr>
        <w:t xml:space="preserve"> attribute shall hold an </w:t>
      </w:r>
      <w:r w:rsidDel="00000000" w:rsidR="00000000" w:rsidRPr="00000000">
        <w:rPr>
          <w:rFonts w:ascii="Courier New" w:cs="Courier New" w:eastAsia="Courier New" w:hAnsi="Courier New"/>
          <w:vertAlign w:val="baseline"/>
          <w:rtl w:val="0"/>
        </w:rPr>
        <w:t xml:space="preserve">IDREF</w:t>
      </w:r>
      <w:r w:rsidDel="00000000" w:rsidR="00000000" w:rsidRPr="00000000">
        <w:rPr>
          <w:vertAlign w:val="baseline"/>
          <w:rtl w:val="0"/>
        </w:rPr>
        <w:t xml:space="preserve"> to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that contains the media channel.</w:t>
      </w:r>
    </w:p>
    <w:p w:rsidR="00000000" w:rsidDel="00000000" w:rsidP="00000000" w:rsidRDefault="00000000" w:rsidRPr="00000000" w14:paraId="0000059E">
      <w:pPr>
        <w:pStyle w:val="Heading3"/>
        <w:rPr>
          <w:vertAlign w:val="baseline"/>
        </w:rPr>
      </w:pPr>
      <w:r w:rsidDel="00000000" w:rsidR="00000000" w:rsidRPr="00000000">
        <w:rPr>
          <w:b w:val="1"/>
          <w:bCs w:val="1"/>
          <w:vertAlign w:val="baseline"/>
          <w:rtl w:val="0"/>
        </w:rPr>
        <w:t xml:space="preserve">4.4.1.3.1.9.1.1.1.6 recordMediaChannel</w:t>
      </w:r>
      <w:r w:rsidDel="00000000" w:rsidR="00000000" w:rsidRPr="00000000">
        <w:rPr>
          <w:rtl w:val="0"/>
        </w:rPr>
      </w:r>
    </w:p>
    <w:p w:rsidR="00000000" w:rsidDel="00000000" w:rsidP="00000000" w:rsidRDefault="00000000" w:rsidRPr="00000000" w14:paraId="0000059F">
      <w:pPr>
        <w:rPr>
          <w:vertAlign w:val="baseline"/>
        </w:rPr>
      </w:pPr>
      <w:bookmarkStart w:colFirst="0" w:colLast="0" w:name="_pbkua6e8unx4" w:id="107"/>
      <w:bookmarkEnd w:id="10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recordMediaChannel</w:t>
      </w:r>
      <w:r w:rsidDel="00000000" w:rsidR="00000000" w:rsidRPr="00000000">
        <w:rPr>
          <w:vertAlign w:val="baseline"/>
          <w:rtl w:val="0"/>
        </w:rPr>
        <w:t xml:space="preserve"> element shall be used to indicate that a device is a recorder capable of recording some type of audio object. Each </w:t>
      </w:r>
      <w:r w:rsidDel="00000000" w:rsidR="00000000" w:rsidRPr="00000000">
        <w:rPr>
          <w:rFonts w:ascii="Courier New" w:cs="Courier New" w:eastAsia="Courier New" w:hAnsi="Courier New"/>
          <w:vertAlign w:val="baseline"/>
          <w:rtl w:val="0"/>
        </w:rPr>
        <w:t xml:space="preserve">recordMediaChannel</w:t>
      </w:r>
      <w:r w:rsidDel="00000000" w:rsidR="00000000" w:rsidRPr="00000000">
        <w:rPr>
          <w:vertAlign w:val="baseline"/>
          <w:rtl w:val="0"/>
        </w:rPr>
        <w:t xml:space="preserve"> shall be scoped to interface with exactly one stream / track of the audio object.</w:t>
      </w:r>
    </w:p>
    <w:p w:rsidR="00000000" w:rsidDel="00000000" w:rsidP="00000000" w:rsidRDefault="00000000" w:rsidRPr="00000000" w14:paraId="000005A0">
      <w:pPr>
        <w:pStyle w:val="Heading3"/>
        <w:rPr>
          <w:vertAlign w:val="baseline"/>
        </w:rPr>
      </w:pPr>
      <w:r w:rsidDel="00000000" w:rsidR="00000000" w:rsidRPr="00000000">
        <w:rPr>
          <w:b w:val="1"/>
          <w:bCs w:val="1"/>
          <w:vertAlign w:val="baseline"/>
          <w:rtl w:val="0"/>
        </w:rPr>
        <w:t xml:space="preserve">4.4.1.3.1.9.1.1.1.7 settings</w:t>
      </w:r>
      <w:r w:rsidDel="00000000" w:rsidR="00000000" w:rsidRPr="00000000">
        <w:rPr>
          <w:rtl w:val="0"/>
        </w:rPr>
      </w:r>
    </w:p>
    <w:p w:rsidR="00000000" w:rsidDel="00000000" w:rsidP="00000000" w:rsidRDefault="00000000" w:rsidRPr="00000000" w14:paraId="000005A1">
      <w:pPr>
        <w:rPr>
          <w:vertAlign w:val="baseline"/>
        </w:rPr>
      </w:pPr>
      <w:bookmarkStart w:colFirst="0" w:colLast="0" w:name="_zhyrcq6quvm6" w:id="108"/>
      <w:bookmarkEnd w:id="10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settings</w:t>
      </w:r>
      <w:r w:rsidDel="00000000" w:rsidR="00000000" w:rsidRPr="00000000">
        <w:rPr>
          <w:vertAlign w:val="baseline"/>
          <w:rtl w:val="0"/>
        </w:rPr>
        <w:t xml:space="preserve"> element may be used to capture the state of the device setup with regard to its presets and parameters.</w:t>
      </w:r>
    </w:p>
    <w:p w:rsidR="00000000" w:rsidDel="00000000" w:rsidP="00000000" w:rsidRDefault="00000000" w:rsidRPr="00000000" w14:paraId="000005A2">
      <w:pPr>
        <w:pStyle w:val="Heading3"/>
        <w:rPr>
          <w:vertAlign w:val="baseline"/>
        </w:rPr>
      </w:pPr>
      <w:r w:rsidDel="00000000" w:rsidR="00000000" w:rsidRPr="00000000">
        <w:rPr>
          <w:b w:val="1"/>
          <w:bCs w:val="1"/>
          <w:vertAlign w:val="baseline"/>
          <w:rtl w:val="0"/>
        </w:rPr>
        <w:t xml:space="preserve">4.4.1.3.1.9.1.1.1.7.1 settingsType</w:t>
      </w:r>
      <w:r w:rsidDel="00000000" w:rsidR="00000000" w:rsidRPr="00000000">
        <w:rPr>
          <w:rtl w:val="0"/>
        </w:rPr>
      </w:r>
    </w:p>
    <w:p w:rsidR="00000000" w:rsidDel="00000000" w:rsidP="00000000" w:rsidRDefault="00000000" w:rsidRPr="00000000" w14:paraId="000005A3">
      <w:pPr>
        <w:rPr>
          <w:vertAlign w:val="baseline"/>
        </w:rPr>
      </w:pPr>
      <w:r w:rsidDel="00000000" w:rsidR="00000000" w:rsidRPr="00000000">
        <w:rPr>
          <w:vertAlign w:val="baseline"/>
          <w:rtl w:val="0"/>
        </w:rPr>
        <w:t xml:space="preserve">The settingsType shall be comprised of the following sub-elements:</w:t>
      </w:r>
    </w:p>
    <w:p w:rsidR="00000000" w:rsidDel="00000000" w:rsidP="00000000" w:rsidRDefault="00000000" w:rsidRPr="00000000" w14:paraId="000005A4">
      <w:pPr>
        <w:rPr>
          <w:vertAlign w:val="baseline"/>
        </w:rPr>
      </w:pPr>
      <w:r w:rsidDel="00000000" w:rsidR="00000000" w:rsidRPr="00000000">
        <w:rPr>
          <w:rtl w:val="0"/>
        </w:rPr>
      </w:r>
    </w:p>
    <w:tbl>
      <w:tblPr>
        <w:tblStyle w:val="Table26"/>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90"/>
        <w:gridCol w:w="900"/>
        <w:gridCol w:w="1350"/>
        <w:gridCol w:w="1620"/>
        <w:gridCol w:w="1440"/>
        <w:tblGridChange w:id="0">
          <w:tblGrid>
            <w:gridCol w:w="2448"/>
            <w:gridCol w:w="2790"/>
            <w:gridCol w:w="90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5A5">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5A6">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5A7">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5A9">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5AA">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5AD">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5AE">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B1">
            <w:pPr>
              <w:rPr>
                <w:vertAlign w:val="baseline"/>
              </w:rPr>
            </w:pPr>
            <w:r w:rsidDel="00000000" w:rsidR="00000000" w:rsidRPr="00000000">
              <w:rPr>
                <w:vertAlign w:val="baseline"/>
                <w:rtl w:val="0"/>
              </w:rPr>
              <w:t xml:space="preserve">programName</w:t>
            </w:r>
          </w:p>
        </w:tc>
        <w:tc>
          <w:tcPr>
            <w:vAlign w:val="top"/>
          </w:tcPr>
          <w:p w:rsidR="00000000" w:rsidDel="00000000" w:rsidP="00000000" w:rsidRDefault="00000000" w:rsidRPr="00000000" w14:paraId="000005B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5B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B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B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B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B7">
            <w:pPr>
              <w:rPr>
                <w:vertAlign w:val="baseline"/>
              </w:rPr>
            </w:pPr>
            <w:r w:rsidDel="00000000" w:rsidR="00000000" w:rsidRPr="00000000">
              <w:rPr>
                <w:vertAlign w:val="baseline"/>
                <w:rtl w:val="0"/>
              </w:rPr>
              <w:t xml:space="preserve">presetName</w:t>
            </w:r>
          </w:p>
        </w:tc>
        <w:tc>
          <w:tcPr>
            <w:vAlign w:val="top"/>
          </w:tcPr>
          <w:p w:rsidR="00000000" w:rsidDel="00000000" w:rsidP="00000000" w:rsidRDefault="00000000" w:rsidRPr="00000000" w14:paraId="000005B8">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5B9">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B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B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B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BD">
            <w:pPr>
              <w:rPr>
                <w:vertAlign w:val="baseline"/>
              </w:rPr>
            </w:pPr>
            <w:r w:rsidDel="00000000" w:rsidR="00000000" w:rsidRPr="00000000">
              <w:rPr>
                <w:vertAlign w:val="baseline"/>
                <w:rtl w:val="0"/>
              </w:rPr>
              <w:t xml:space="preserve">staticParameter</w:t>
            </w:r>
          </w:p>
        </w:tc>
        <w:tc>
          <w:tcPr>
            <w:vAlign w:val="top"/>
          </w:tcPr>
          <w:p w:rsidR="00000000" w:rsidDel="00000000" w:rsidP="00000000" w:rsidRDefault="00000000" w:rsidRPr="00000000" w14:paraId="000005BE">
            <w:pPr>
              <w:rPr>
                <w:vertAlign w:val="baseline"/>
              </w:rPr>
            </w:pPr>
            <w:r w:rsidDel="00000000" w:rsidR="00000000" w:rsidRPr="00000000">
              <w:rPr>
                <w:vertAlign w:val="baseline"/>
                <w:rtl w:val="0"/>
              </w:rPr>
              <w:t xml:space="preserve">staticParameterType</w:t>
            </w:r>
          </w:p>
        </w:tc>
        <w:tc>
          <w:tcPr>
            <w:vAlign w:val="top"/>
          </w:tcPr>
          <w:p w:rsidR="00000000" w:rsidDel="00000000" w:rsidP="00000000" w:rsidRDefault="00000000" w:rsidRPr="00000000" w14:paraId="000005BF">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C0">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5C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C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C3">
            <w:pPr>
              <w:rPr>
                <w:vertAlign w:val="baseline"/>
              </w:rPr>
            </w:pPr>
            <w:r w:rsidDel="00000000" w:rsidR="00000000" w:rsidRPr="00000000">
              <w:rPr>
                <w:vertAlign w:val="baseline"/>
                <w:rtl w:val="0"/>
              </w:rPr>
              <w:t xml:space="preserve">parametricParameter</w:t>
            </w:r>
          </w:p>
        </w:tc>
        <w:tc>
          <w:tcPr>
            <w:vAlign w:val="top"/>
          </w:tcPr>
          <w:p w:rsidR="00000000" w:rsidDel="00000000" w:rsidP="00000000" w:rsidRDefault="00000000" w:rsidRPr="00000000" w14:paraId="000005C4">
            <w:pPr>
              <w:rPr>
                <w:vertAlign w:val="baseline"/>
              </w:rPr>
            </w:pPr>
            <w:r w:rsidDel="00000000" w:rsidR="00000000" w:rsidRPr="00000000">
              <w:rPr>
                <w:vertAlign w:val="baseline"/>
                <w:rtl w:val="0"/>
              </w:rPr>
              <w:t xml:space="preserve">parametricParameterType</w:t>
            </w:r>
          </w:p>
        </w:tc>
        <w:tc>
          <w:tcPr>
            <w:vAlign w:val="top"/>
          </w:tcPr>
          <w:p w:rsidR="00000000" w:rsidDel="00000000" w:rsidP="00000000" w:rsidRDefault="00000000" w:rsidRPr="00000000" w14:paraId="000005C5">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C6">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5C7">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C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C9">
            <w:pPr>
              <w:rPr>
                <w:vertAlign w:val="baseline"/>
              </w:rPr>
            </w:pPr>
            <w:r w:rsidDel="00000000" w:rsidR="00000000" w:rsidRPr="00000000">
              <w:rPr>
                <w:vertAlign w:val="baseline"/>
                <w:rtl w:val="0"/>
              </w:rPr>
              <w:t xml:space="preserve">softwareVersion</w:t>
            </w:r>
          </w:p>
        </w:tc>
        <w:tc>
          <w:tcPr>
            <w:vAlign w:val="top"/>
          </w:tcPr>
          <w:p w:rsidR="00000000" w:rsidDel="00000000" w:rsidP="00000000" w:rsidRDefault="00000000" w:rsidRPr="00000000" w14:paraId="000005CA">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5CB">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C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5CD">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C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5CF">
            <w:pPr>
              <w:rPr>
                <w:vertAlign w:val="baseline"/>
              </w:rPr>
            </w:pPr>
            <w:r w:rsidDel="00000000" w:rsidR="00000000" w:rsidRPr="00000000">
              <w:rPr>
                <w:vertAlign w:val="baseline"/>
                <w:rtl w:val="0"/>
              </w:rPr>
              <w:t xml:space="preserve">auxFile</w:t>
            </w:r>
          </w:p>
        </w:tc>
        <w:tc>
          <w:tcPr>
            <w:vAlign w:val="top"/>
          </w:tcPr>
          <w:p w:rsidR="00000000" w:rsidDel="00000000" w:rsidP="00000000" w:rsidRDefault="00000000" w:rsidRPr="00000000" w14:paraId="000005D0">
            <w:pPr>
              <w:rPr>
                <w:vertAlign w:val="baseline"/>
              </w:rPr>
            </w:pPr>
            <w:r w:rsidDel="00000000" w:rsidR="00000000" w:rsidRPr="00000000">
              <w:rPr>
                <w:vertAlign w:val="baseline"/>
                <w:rtl w:val="0"/>
              </w:rPr>
              <w:t xml:space="preserve">locStringType</w:t>
            </w:r>
          </w:p>
        </w:tc>
        <w:tc>
          <w:tcPr>
            <w:vAlign w:val="top"/>
          </w:tcPr>
          <w:p w:rsidR="00000000" w:rsidDel="00000000" w:rsidP="00000000" w:rsidRDefault="00000000" w:rsidRPr="00000000" w14:paraId="000005D1">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5D2">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5D3">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5D4">
            <w:pPr>
              <w:rPr>
                <w:vertAlign w:val="baseline"/>
              </w:rPr>
            </w:pPr>
            <w:r w:rsidDel="00000000" w:rsidR="00000000" w:rsidRPr="00000000">
              <w:rPr>
                <w:vertAlign w:val="baseline"/>
                <w:rtl w:val="0"/>
              </w:rPr>
              <w:t xml:space="preserve">NONE</w:t>
            </w:r>
          </w:p>
        </w:tc>
      </w:tr>
    </w:tbl>
    <w:p w:rsidR="00000000" w:rsidDel="00000000" w:rsidP="00000000" w:rsidRDefault="00000000" w:rsidRPr="00000000" w14:paraId="000005D5">
      <w:pPr>
        <w:rPr>
          <w:vertAlign w:val="baseline"/>
        </w:rPr>
      </w:pPr>
      <w:bookmarkStart w:colFirst="0" w:colLast="0" w:name="_nw2a4qi3vepw" w:id="109"/>
      <w:bookmarkEnd w:id="109"/>
      <w:r w:rsidDel="00000000" w:rsidR="00000000" w:rsidRPr="00000000">
        <w:rPr>
          <w:rtl w:val="0"/>
        </w:rPr>
      </w:r>
    </w:p>
    <w:p w:rsidR="00000000" w:rsidDel="00000000" w:rsidP="00000000" w:rsidRDefault="00000000" w:rsidRPr="00000000" w14:paraId="000005D6">
      <w:pPr>
        <w:pStyle w:val="Heading3"/>
        <w:rPr>
          <w:vertAlign w:val="baseline"/>
        </w:rPr>
      </w:pPr>
      <w:r w:rsidDel="00000000" w:rsidR="00000000" w:rsidRPr="00000000">
        <w:rPr>
          <w:b w:val="1"/>
          <w:bCs w:val="1"/>
          <w:vertAlign w:val="baseline"/>
          <w:rtl w:val="0"/>
        </w:rPr>
        <w:t xml:space="preserve">4.4.1.3.1.9.1.1.1.7.1.1 programName</w:t>
      </w:r>
      <w:r w:rsidDel="00000000" w:rsidR="00000000" w:rsidRPr="00000000">
        <w:rPr>
          <w:rtl w:val="0"/>
        </w:rPr>
      </w:r>
    </w:p>
    <w:p w:rsidR="00000000" w:rsidDel="00000000" w:rsidP="00000000" w:rsidRDefault="00000000" w:rsidRPr="00000000" w14:paraId="000005D7">
      <w:pPr>
        <w:rPr>
          <w:vertAlign w:val="baseline"/>
        </w:rPr>
      </w:pPr>
      <w:bookmarkStart w:colFirst="0" w:colLast="0" w:name="_b5cjq8x8rjz5" w:id="110"/>
      <w:bookmarkEnd w:id="11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programName</w:t>
      </w:r>
      <w:r w:rsidDel="00000000" w:rsidR="00000000" w:rsidRPr="00000000">
        <w:rPr>
          <w:vertAlign w:val="baseline"/>
          <w:rtl w:val="0"/>
        </w:rPr>
        <w:t xml:space="preserve"> element shall be used to indicate the stored name value for a device's program. A program is a set of instructions or an algorithm, usually hard-coded by the manufacturer. </w:t>
      </w:r>
    </w:p>
    <w:p w:rsidR="00000000" w:rsidDel="00000000" w:rsidP="00000000" w:rsidRDefault="00000000" w:rsidRPr="00000000" w14:paraId="000005D8">
      <w:pPr>
        <w:pStyle w:val="Heading3"/>
        <w:rPr>
          <w:vertAlign w:val="baseline"/>
        </w:rPr>
      </w:pPr>
      <w:r w:rsidDel="00000000" w:rsidR="00000000" w:rsidRPr="00000000">
        <w:rPr>
          <w:b w:val="1"/>
          <w:bCs w:val="1"/>
          <w:vertAlign w:val="baseline"/>
          <w:rtl w:val="0"/>
        </w:rPr>
        <w:t xml:space="preserve">4.4.1.3.1.9.1.1.1.7.1.2 presetName</w:t>
      </w:r>
      <w:r w:rsidDel="00000000" w:rsidR="00000000" w:rsidRPr="00000000">
        <w:rPr>
          <w:rtl w:val="0"/>
        </w:rPr>
      </w:r>
    </w:p>
    <w:p w:rsidR="00000000" w:rsidDel="00000000" w:rsidP="00000000" w:rsidRDefault="00000000" w:rsidRPr="00000000" w14:paraId="000005D9">
      <w:pPr>
        <w:rPr>
          <w:vertAlign w:val="baseline"/>
        </w:rPr>
      </w:pPr>
      <w:bookmarkStart w:colFirst="0" w:colLast="0" w:name="_vhazeq40aibl" w:id="111"/>
      <w:bookmarkEnd w:id="11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presetName</w:t>
      </w:r>
      <w:r w:rsidDel="00000000" w:rsidR="00000000" w:rsidRPr="00000000">
        <w:rPr>
          <w:vertAlign w:val="baseline"/>
          <w:rtl w:val="0"/>
        </w:rPr>
        <w:t xml:space="preserve"> element shall be used to indicate the stored name value for a device's preset. A preset is a named collection of parameters that can be recalled together to put a device into a desired state. </w:t>
      </w:r>
    </w:p>
    <w:p w:rsidR="00000000" w:rsidDel="00000000" w:rsidP="00000000" w:rsidRDefault="00000000" w:rsidRPr="00000000" w14:paraId="000005DA">
      <w:pPr>
        <w:pStyle w:val="Heading3"/>
        <w:rPr>
          <w:vertAlign w:val="baseline"/>
        </w:rPr>
      </w:pPr>
      <w:r w:rsidDel="00000000" w:rsidR="00000000" w:rsidRPr="00000000">
        <w:rPr>
          <w:b w:val="1"/>
          <w:bCs w:val="1"/>
          <w:vertAlign w:val="baseline"/>
          <w:rtl w:val="0"/>
        </w:rPr>
        <w:t xml:space="preserve">4.4.1.3.1.9.1.1.1.7.1.3 staticParameter</w:t>
      </w:r>
      <w:r w:rsidDel="00000000" w:rsidR="00000000" w:rsidRPr="00000000">
        <w:rPr>
          <w:rtl w:val="0"/>
        </w:rPr>
      </w:r>
    </w:p>
    <w:p w:rsidR="00000000" w:rsidDel="00000000" w:rsidP="00000000" w:rsidRDefault="00000000" w:rsidRPr="00000000" w14:paraId="000005DB">
      <w:pPr>
        <w:rPr>
          <w:vertAlign w:val="baseline"/>
        </w:rPr>
      </w:pPr>
      <w:bookmarkStart w:colFirst="0" w:colLast="0" w:name="_jpuoc452kojf" w:id="112"/>
      <w:bookmarkEnd w:id="11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staticParameter</w:t>
      </w:r>
      <w:r w:rsidDel="00000000" w:rsidR="00000000" w:rsidRPr="00000000">
        <w:rPr>
          <w:vertAlign w:val="baseline"/>
          <w:rtl w:val="0"/>
        </w:rPr>
        <w:t xml:space="preserve"> element shall be used to document the state of a single parameter on the device, whose value remains constant throughout 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w:t>
      </w:r>
    </w:p>
    <w:p w:rsidR="00000000" w:rsidDel="00000000" w:rsidP="00000000" w:rsidRDefault="00000000" w:rsidRPr="00000000" w14:paraId="000005DC">
      <w:pPr>
        <w:pStyle w:val="Heading3"/>
        <w:rPr>
          <w:vertAlign w:val="baseline"/>
        </w:rPr>
      </w:pPr>
      <w:r w:rsidDel="00000000" w:rsidR="00000000" w:rsidRPr="00000000">
        <w:rPr>
          <w:b w:val="1"/>
          <w:bCs w:val="1"/>
          <w:vertAlign w:val="baseline"/>
          <w:rtl w:val="0"/>
        </w:rPr>
        <w:t xml:space="preserve">4.4.1.3.1.9.1.1.1.7.1.3.1 staticParameterType</w:t>
      </w:r>
      <w:r w:rsidDel="00000000" w:rsidR="00000000" w:rsidRPr="00000000">
        <w:rPr>
          <w:rtl w:val="0"/>
        </w:rPr>
      </w:r>
    </w:p>
    <w:p w:rsidR="00000000" w:rsidDel="00000000" w:rsidP="00000000" w:rsidRDefault="00000000" w:rsidRPr="00000000" w14:paraId="000005D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staticParameterType</w:t>
      </w:r>
      <w:r w:rsidDel="00000000" w:rsidR="00000000" w:rsidRPr="00000000">
        <w:rPr>
          <w:vertAlign w:val="baseline"/>
          <w:rtl w:val="0"/>
        </w:rPr>
        <w:t xml:space="preserve"> shall be comprised of the following attributes:</w:t>
      </w:r>
    </w:p>
    <w:p w:rsidR="00000000" w:rsidDel="00000000" w:rsidP="00000000" w:rsidRDefault="00000000" w:rsidRPr="00000000" w14:paraId="000005DE">
      <w:pPr>
        <w:rPr>
          <w:vertAlign w:val="baseline"/>
        </w:rPr>
      </w:pPr>
      <w:r w:rsidDel="00000000" w:rsidR="00000000" w:rsidRPr="00000000">
        <w:rPr>
          <w:rtl w:val="0"/>
        </w:rPr>
      </w:r>
    </w:p>
    <w:tbl>
      <w:tblPr>
        <w:tblStyle w:val="Table27"/>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90"/>
        <w:gridCol w:w="900"/>
        <w:gridCol w:w="1350"/>
        <w:gridCol w:w="1620"/>
        <w:gridCol w:w="1440"/>
        <w:tblGridChange w:id="0">
          <w:tblGrid>
            <w:gridCol w:w="2448"/>
            <w:gridCol w:w="2790"/>
            <w:gridCol w:w="90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5DF">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5E0">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5E1">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5E3">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5E4">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5E7">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5E8">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EB">
            <w:pPr>
              <w:rPr>
                <w:i w:val="0"/>
                <w:iCs w:val="0"/>
                <w:vertAlign w:val="baseline"/>
              </w:rPr>
            </w:pPr>
            <w:r w:rsidDel="00000000" w:rsidR="00000000" w:rsidRPr="00000000">
              <w:rPr>
                <w:i w:val="1"/>
                <w:iCs w:val="1"/>
                <w:vertAlign w:val="baseline"/>
                <w:rtl w:val="0"/>
              </w:rPr>
              <w:t xml:space="preserve">group</w:t>
            </w:r>
            <w:r w:rsidDel="00000000" w:rsidR="00000000" w:rsidRPr="00000000">
              <w:rPr>
                <w:rtl w:val="0"/>
              </w:rPr>
            </w:r>
          </w:p>
        </w:tc>
        <w:tc>
          <w:tcPr>
            <w:vAlign w:val="top"/>
          </w:tcPr>
          <w:p w:rsidR="00000000" w:rsidDel="00000000" w:rsidP="00000000" w:rsidRDefault="00000000" w:rsidRPr="00000000" w14:paraId="000005EC">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ED">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5E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EF">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F0">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F1">
            <w:pPr>
              <w:rPr>
                <w:i w:val="0"/>
                <w:iCs w:val="0"/>
                <w:vertAlign w:val="baseline"/>
              </w:rPr>
            </w:pPr>
            <w:r w:rsidDel="00000000" w:rsidR="00000000" w:rsidRPr="00000000">
              <w:rPr>
                <w:i w:val="1"/>
                <w:iCs w:val="1"/>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5F2">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F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F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F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F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F7">
            <w:pPr>
              <w:rPr>
                <w:i w:val="0"/>
                <w:iCs w:val="0"/>
                <w:vertAlign w:val="baseline"/>
              </w:rPr>
            </w:pPr>
            <w:r w:rsidDel="00000000" w:rsidR="00000000" w:rsidRPr="00000000">
              <w:rPr>
                <w:i w:val="1"/>
                <w:iCs w:val="1"/>
                <w:vertAlign w:val="baseline"/>
                <w:rtl w:val="0"/>
              </w:rPr>
              <w:t xml:space="preserve">value</w:t>
            </w:r>
            <w:r w:rsidDel="00000000" w:rsidR="00000000" w:rsidRPr="00000000">
              <w:rPr>
                <w:rtl w:val="0"/>
              </w:rPr>
            </w:r>
          </w:p>
        </w:tc>
        <w:tc>
          <w:tcPr>
            <w:vAlign w:val="top"/>
          </w:tcPr>
          <w:p w:rsidR="00000000" w:rsidDel="00000000" w:rsidP="00000000" w:rsidRDefault="00000000" w:rsidRPr="00000000" w14:paraId="000005F8">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F9">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5F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5FB">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5FC">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5FD">
            <w:pPr>
              <w:rPr>
                <w:i w:val="0"/>
                <w:iCs w:val="0"/>
                <w:vertAlign w:val="baseline"/>
              </w:rPr>
            </w:pPr>
            <w:r w:rsidDel="00000000" w:rsidR="00000000" w:rsidRPr="00000000">
              <w:rPr>
                <w:i w:val="1"/>
                <w:iCs w:val="1"/>
                <w:vertAlign w:val="baseline"/>
                <w:rtl w:val="0"/>
              </w:rPr>
              <w:t xml:space="preserve">units</w:t>
            </w:r>
            <w:r w:rsidDel="00000000" w:rsidR="00000000" w:rsidRPr="00000000">
              <w:rPr>
                <w:rtl w:val="0"/>
              </w:rPr>
            </w:r>
          </w:p>
        </w:tc>
        <w:tc>
          <w:tcPr>
            <w:vAlign w:val="top"/>
          </w:tcPr>
          <w:p w:rsidR="00000000" w:rsidDel="00000000" w:rsidP="00000000" w:rsidRDefault="00000000" w:rsidRPr="00000000" w14:paraId="000005FE">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5FF">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60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01">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02">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03">
            <w:pPr>
              <w:rPr>
                <w:i w:val="0"/>
                <w:iCs w:val="0"/>
                <w:vertAlign w:val="baseline"/>
              </w:rPr>
            </w:pPr>
            <w:r w:rsidDel="00000000" w:rsidR="00000000" w:rsidRPr="00000000">
              <w:rPr>
                <w:i w:val="1"/>
                <w:iCs w:val="1"/>
                <w:vertAlign w:val="baseline"/>
                <w:rtl w:val="0"/>
              </w:rPr>
              <w:t xml:space="preserve">interfacePrecision</w:t>
            </w:r>
            <w:r w:rsidDel="00000000" w:rsidR="00000000" w:rsidRPr="00000000">
              <w:rPr>
                <w:rtl w:val="0"/>
              </w:rPr>
            </w:r>
          </w:p>
        </w:tc>
        <w:tc>
          <w:tcPr>
            <w:vAlign w:val="top"/>
          </w:tcPr>
          <w:p w:rsidR="00000000" w:rsidDel="00000000" w:rsidP="00000000" w:rsidRDefault="00000000" w:rsidRPr="00000000" w14:paraId="00000604">
            <w:pPr>
              <w:rPr>
                <w:i w:val="0"/>
                <w:iCs w:val="0"/>
                <w:vertAlign w:val="baseline"/>
              </w:rPr>
            </w:pPr>
            <w:r w:rsidDel="00000000" w:rsidR="00000000" w:rsidRPr="00000000">
              <w:rPr>
                <w:i w:val="1"/>
                <w:iCs w:val="1"/>
                <w:vertAlign w:val="baseline"/>
                <w:rtl w:val="0"/>
              </w:rPr>
              <w:t xml:space="preserve">interfacePrecisionType</w:t>
            </w:r>
            <w:r w:rsidDel="00000000" w:rsidR="00000000" w:rsidRPr="00000000">
              <w:rPr>
                <w:rtl w:val="0"/>
              </w:rPr>
            </w:r>
          </w:p>
        </w:tc>
        <w:tc>
          <w:tcPr>
            <w:vAlign w:val="top"/>
          </w:tcPr>
          <w:p w:rsidR="00000000" w:rsidDel="00000000" w:rsidP="00000000" w:rsidRDefault="00000000" w:rsidRPr="00000000" w14:paraId="00000605">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06">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07">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08">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09">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0A">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0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0C">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0D">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0E">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60F">
      <w:pPr>
        <w:rPr>
          <w:vertAlign w:val="baseline"/>
        </w:rPr>
      </w:pPr>
      <w:r w:rsidDel="00000000" w:rsidR="00000000" w:rsidRPr="00000000">
        <w:rPr>
          <w:rtl w:val="0"/>
        </w:rPr>
      </w:r>
    </w:p>
    <w:p w:rsidR="00000000" w:rsidDel="00000000" w:rsidP="00000000" w:rsidRDefault="00000000" w:rsidRPr="00000000" w14:paraId="00000610">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staticParameterType</w:t>
      </w:r>
      <w:r w:rsidDel="00000000" w:rsidR="00000000" w:rsidRPr="00000000">
        <w:rPr>
          <w:vertAlign w:val="baseline"/>
          <w:rtl w:val="0"/>
        </w:rPr>
        <w:t xml:space="preserve"> is an instantiation of the abstract </w:t>
      </w:r>
      <w:r w:rsidDel="00000000" w:rsidR="00000000" w:rsidRPr="00000000">
        <w:rPr>
          <w:rFonts w:ascii="Courier New" w:cs="Courier New" w:eastAsia="Courier New" w:hAnsi="Courier New"/>
          <w:vertAlign w:val="baseline"/>
          <w:rtl w:val="0"/>
        </w:rPr>
        <w:t xml:space="preserve">parameterType</w:t>
      </w:r>
      <w:r w:rsidDel="00000000" w:rsidR="00000000" w:rsidRPr="00000000">
        <w:rPr>
          <w:vertAlign w:val="baseline"/>
          <w:rtl w:val="0"/>
        </w:rPr>
        <w:t xml:space="preserve"> data type.</w:t>
      </w:r>
    </w:p>
    <w:p w:rsidR="00000000" w:rsidDel="00000000" w:rsidP="00000000" w:rsidRDefault="00000000" w:rsidRPr="00000000" w14:paraId="00000611">
      <w:pPr>
        <w:rPr>
          <w:vertAlign w:val="baseline"/>
        </w:rPr>
      </w:pPr>
      <w:bookmarkStart w:colFirst="0" w:colLast="0" w:name="_4llwqqpabygt" w:id="113"/>
      <w:bookmarkEnd w:id="113"/>
      <w:r w:rsidDel="00000000" w:rsidR="00000000" w:rsidRPr="00000000">
        <w:rPr>
          <w:rtl w:val="0"/>
        </w:rPr>
      </w:r>
    </w:p>
    <w:p w:rsidR="00000000" w:rsidDel="00000000" w:rsidP="00000000" w:rsidRDefault="00000000" w:rsidRPr="00000000" w14:paraId="00000612">
      <w:pPr>
        <w:pStyle w:val="Heading3"/>
        <w:rPr>
          <w:vertAlign w:val="baseline"/>
        </w:rPr>
      </w:pPr>
      <w:r w:rsidDel="00000000" w:rsidR="00000000" w:rsidRPr="00000000">
        <w:rPr>
          <w:b w:val="1"/>
          <w:bCs w:val="1"/>
          <w:vertAlign w:val="baseline"/>
          <w:rtl w:val="0"/>
        </w:rPr>
        <w:t xml:space="preserve">4.4.1.3.1.9.1.1.1.7.1.4 parameterType</w:t>
      </w:r>
      <w:r w:rsidDel="00000000" w:rsidR="00000000" w:rsidRPr="00000000">
        <w:rPr>
          <w:rtl w:val="0"/>
        </w:rPr>
      </w:r>
    </w:p>
    <w:p w:rsidR="00000000" w:rsidDel="00000000" w:rsidP="00000000" w:rsidRDefault="00000000" w:rsidRPr="00000000" w14:paraId="00000613">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parameterType</w:t>
      </w:r>
      <w:r w:rsidDel="00000000" w:rsidR="00000000" w:rsidRPr="00000000">
        <w:rPr>
          <w:vertAlign w:val="baseline"/>
          <w:rtl w:val="0"/>
        </w:rPr>
        <w:t xml:space="preserve"> shall be comprised of the following attributes:</w:t>
      </w:r>
    </w:p>
    <w:p w:rsidR="00000000" w:rsidDel="00000000" w:rsidP="00000000" w:rsidRDefault="00000000" w:rsidRPr="00000000" w14:paraId="00000614">
      <w:pPr>
        <w:rPr>
          <w:vertAlign w:val="baseline"/>
        </w:rPr>
      </w:pPr>
      <w:r w:rsidDel="00000000" w:rsidR="00000000" w:rsidRPr="00000000">
        <w:rPr>
          <w:rtl w:val="0"/>
        </w:rPr>
      </w:r>
    </w:p>
    <w:tbl>
      <w:tblPr>
        <w:tblStyle w:val="Table28"/>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90"/>
        <w:gridCol w:w="900"/>
        <w:gridCol w:w="1350"/>
        <w:gridCol w:w="1620"/>
        <w:gridCol w:w="1440"/>
        <w:tblGridChange w:id="0">
          <w:tblGrid>
            <w:gridCol w:w="2448"/>
            <w:gridCol w:w="2790"/>
            <w:gridCol w:w="90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615">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616">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617">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619">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61A">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61D">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61E">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21">
            <w:pPr>
              <w:rPr>
                <w:vertAlign w:val="baseline"/>
              </w:rPr>
            </w:pPr>
            <w:r w:rsidDel="00000000" w:rsidR="00000000" w:rsidRPr="00000000">
              <w:rPr>
                <w:vertAlign w:val="baseline"/>
                <w:rtl w:val="0"/>
              </w:rPr>
              <w:t xml:space="preserve">group</w:t>
            </w:r>
          </w:p>
        </w:tc>
        <w:tc>
          <w:tcPr>
            <w:vAlign w:val="top"/>
          </w:tcPr>
          <w:p w:rsidR="00000000" w:rsidDel="00000000" w:rsidP="00000000" w:rsidRDefault="00000000" w:rsidRPr="00000000" w14:paraId="0000062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23">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62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25">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2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27">
            <w:pPr>
              <w:rPr>
                <w:vertAlign w:val="baseline"/>
              </w:rPr>
            </w:pPr>
            <w:r w:rsidDel="00000000" w:rsidR="00000000" w:rsidRPr="00000000">
              <w:rPr>
                <w:vertAlign w:val="baseline"/>
                <w:rtl w:val="0"/>
              </w:rPr>
              <w:t xml:space="preserve">name</w:t>
            </w:r>
          </w:p>
        </w:tc>
        <w:tc>
          <w:tcPr>
            <w:vAlign w:val="top"/>
          </w:tcPr>
          <w:p w:rsidR="00000000" w:rsidDel="00000000" w:rsidP="00000000" w:rsidRDefault="00000000" w:rsidRPr="00000000" w14:paraId="00000628">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2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2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2B">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2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2D">
            <w:pPr>
              <w:rPr>
                <w:vertAlign w:val="baseline"/>
              </w:rPr>
            </w:pPr>
            <w:r w:rsidDel="00000000" w:rsidR="00000000" w:rsidRPr="00000000">
              <w:rPr>
                <w:vertAlign w:val="baseline"/>
                <w:rtl w:val="0"/>
              </w:rPr>
              <w:t xml:space="preserve">value</w:t>
            </w:r>
          </w:p>
        </w:tc>
        <w:tc>
          <w:tcPr>
            <w:vAlign w:val="top"/>
          </w:tcPr>
          <w:p w:rsidR="00000000" w:rsidDel="00000000" w:rsidP="00000000" w:rsidRDefault="00000000" w:rsidRPr="00000000" w14:paraId="0000062E">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2F">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63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31">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3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33">
            <w:pPr>
              <w:rPr>
                <w:vertAlign w:val="baseline"/>
              </w:rPr>
            </w:pPr>
            <w:r w:rsidDel="00000000" w:rsidR="00000000" w:rsidRPr="00000000">
              <w:rPr>
                <w:vertAlign w:val="baseline"/>
                <w:rtl w:val="0"/>
              </w:rPr>
              <w:t xml:space="preserve">units</w:t>
            </w:r>
          </w:p>
        </w:tc>
        <w:tc>
          <w:tcPr>
            <w:vAlign w:val="top"/>
          </w:tcPr>
          <w:p w:rsidR="00000000" w:rsidDel="00000000" w:rsidP="00000000" w:rsidRDefault="00000000" w:rsidRPr="00000000" w14:paraId="00000634">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35">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63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37">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3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39">
            <w:pPr>
              <w:rPr>
                <w:vertAlign w:val="baseline"/>
              </w:rPr>
            </w:pPr>
            <w:r w:rsidDel="00000000" w:rsidR="00000000" w:rsidRPr="00000000">
              <w:rPr>
                <w:vertAlign w:val="baseline"/>
                <w:rtl w:val="0"/>
              </w:rPr>
              <w:t xml:space="preserve">interfacePrecision</w:t>
            </w:r>
          </w:p>
        </w:tc>
        <w:tc>
          <w:tcPr>
            <w:vAlign w:val="top"/>
          </w:tcPr>
          <w:p w:rsidR="00000000" w:rsidDel="00000000" w:rsidP="00000000" w:rsidRDefault="00000000" w:rsidRPr="00000000" w14:paraId="0000063A">
            <w:pPr>
              <w:rPr>
                <w:vertAlign w:val="baseline"/>
              </w:rPr>
            </w:pPr>
            <w:r w:rsidDel="00000000" w:rsidR="00000000" w:rsidRPr="00000000">
              <w:rPr>
                <w:vertAlign w:val="baseline"/>
                <w:rtl w:val="0"/>
              </w:rPr>
              <w:t xml:space="preserve">interfacePrecisionType</w:t>
            </w:r>
          </w:p>
        </w:tc>
        <w:tc>
          <w:tcPr>
            <w:vAlign w:val="top"/>
          </w:tcPr>
          <w:p w:rsidR="00000000" w:rsidDel="00000000" w:rsidP="00000000" w:rsidRDefault="00000000" w:rsidRPr="00000000" w14:paraId="0000063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3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3D">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3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3F">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40">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4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42">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43">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44">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645">
      <w:pPr>
        <w:rPr>
          <w:vertAlign w:val="baseline"/>
        </w:rPr>
      </w:pPr>
      <w:r w:rsidDel="00000000" w:rsidR="00000000" w:rsidRPr="00000000">
        <w:rPr>
          <w:rtl w:val="0"/>
        </w:rPr>
      </w:r>
    </w:p>
    <w:p w:rsidR="00000000" w:rsidDel="00000000" w:rsidP="00000000" w:rsidRDefault="00000000" w:rsidRPr="00000000" w14:paraId="00000646">
      <w:pPr>
        <w:rPr>
          <w:vertAlign w:val="baseline"/>
        </w:rPr>
      </w:pPr>
      <w:bookmarkStart w:colFirst="0" w:colLast="0" w:name="_6e5abzrh82o4" w:id="114"/>
      <w:bookmarkEnd w:id="11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parameterType</w:t>
      </w:r>
      <w:r w:rsidDel="00000000" w:rsidR="00000000" w:rsidRPr="00000000">
        <w:rPr>
          <w:vertAlign w:val="baseline"/>
          <w:rtl w:val="0"/>
        </w:rPr>
        <w:t xml:space="preserve"> is an abstract data type that serves as the base class for the </w:t>
      </w:r>
      <w:r w:rsidDel="00000000" w:rsidR="00000000" w:rsidRPr="00000000">
        <w:rPr>
          <w:rFonts w:ascii="Courier New" w:cs="Courier New" w:eastAsia="Courier New" w:hAnsi="Courier New"/>
          <w:vertAlign w:val="baseline"/>
          <w:rtl w:val="0"/>
        </w:rPr>
        <w:t xml:space="preserve">staticParameterType</w:t>
      </w:r>
      <w:r w:rsidDel="00000000" w:rsidR="00000000" w:rsidRPr="00000000">
        <w:rPr>
          <w:vertAlign w:val="baseline"/>
          <w:rtl w:val="0"/>
        </w:rPr>
        <w:t xml:space="preserve"> and </w:t>
      </w:r>
      <w:r w:rsidDel="00000000" w:rsidR="00000000" w:rsidRPr="00000000">
        <w:rPr>
          <w:rFonts w:ascii="Courier New" w:cs="Courier New" w:eastAsia="Courier New" w:hAnsi="Courier New"/>
          <w:vertAlign w:val="baseline"/>
          <w:rtl w:val="0"/>
        </w:rPr>
        <w:t xml:space="preserve">parametricParameterType</w:t>
      </w:r>
      <w:r w:rsidDel="00000000" w:rsidR="00000000" w:rsidRPr="00000000">
        <w:rPr>
          <w:vertAlign w:val="baseline"/>
          <w:rtl w:val="0"/>
        </w:rPr>
        <w:t xml:space="preserve"> data types.</w:t>
      </w:r>
    </w:p>
    <w:p w:rsidR="00000000" w:rsidDel="00000000" w:rsidP="00000000" w:rsidRDefault="00000000" w:rsidRPr="00000000" w14:paraId="00000647">
      <w:pPr>
        <w:pStyle w:val="Heading3"/>
        <w:rPr>
          <w:vertAlign w:val="baseline"/>
        </w:rPr>
      </w:pPr>
      <w:r w:rsidDel="00000000" w:rsidR="00000000" w:rsidRPr="00000000">
        <w:rPr>
          <w:b w:val="1"/>
          <w:bCs w:val="1"/>
          <w:vertAlign w:val="baseline"/>
          <w:rtl w:val="0"/>
        </w:rPr>
        <w:t xml:space="preserve">4.4.1.3.1.9.1.1.1.7.1.4.1 group</w:t>
      </w:r>
      <w:r w:rsidDel="00000000" w:rsidR="00000000" w:rsidRPr="00000000">
        <w:rPr>
          <w:rtl w:val="0"/>
        </w:rPr>
      </w:r>
    </w:p>
    <w:p w:rsidR="00000000" w:rsidDel="00000000" w:rsidP="00000000" w:rsidRDefault="00000000" w:rsidRPr="00000000" w14:paraId="00000648">
      <w:pPr>
        <w:rPr>
          <w:vertAlign w:val="baseline"/>
        </w:rPr>
      </w:pPr>
      <w:bookmarkStart w:colFirst="0" w:colLast="0" w:name="_nzg8lfhxuc9z" w:id="115"/>
      <w:bookmarkEnd w:id="115"/>
      <w:r w:rsidDel="00000000" w:rsidR="00000000" w:rsidRPr="00000000">
        <w:rPr>
          <w:vertAlign w:val="baseline"/>
          <w:rtl w:val="0"/>
        </w:rPr>
        <w:t xml:space="preserve">It is often convenient to group a set of parameters together to indicate that they all operate on a similar sub-system of the device. The </w:t>
      </w:r>
      <w:r w:rsidDel="00000000" w:rsidR="00000000" w:rsidRPr="00000000">
        <w:rPr>
          <w:rFonts w:ascii="Courier New" w:cs="Courier New" w:eastAsia="Courier New" w:hAnsi="Courier New"/>
          <w:vertAlign w:val="baseline"/>
          <w:rtl w:val="0"/>
        </w:rPr>
        <w:t xml:space="preserve">group</w:t>
      </w:r>
      <w:r w:rsidDel="00000000" w:rsidR="00000000" w:rsidRPr="00000000">
        <w:rPr>
          <w:vertAlign w:val="baseline"/>
          <w:rtl w:val="0"/>
        </w:rPr>
        <w:t xml:space="preserve"> attribute may be used to indicate that the enclosing parameter belongs to such a group. The name of the group is given as the string value of the group attribute. All parameters within the scope of the enclosing device that share the same group name in their group attribute shall be considered members of the same parameter group. Group names shall be case-sensitive.</w:t>
      </w:r>
    </w:p>
    <w:p w:rsidR="00000000" w:rsidDel="00000000" w:rsidP="00000000" w:rsidRDefault="00000000" w:rsidRPr="00000000" w14:paraId="00000649">
      <w:pPr>
        <w:pStyle w:val="Heading3"/>
        <w:rPr>
          <w:vertAlign w:val="baseline"/>
        </w:rPr>
      </w:pPr>
      <w:r w:rsidDel="00000000" w:rsidR="00000000" w:rsidRPr="00000000">
        <w:rPr>
          <w:b w:val="1"/>
          <w:bCs w:val="1"/>
          <w:vertAlign w:val="baseline"/>
          <w:rtl w:val="0"/>
        </w:rPr>
        <w:t xml:space="preserve">4.4.1.3.1.9.1.1.1.7.1.4.2 name</w:t>
      </w:r>
      <w:r w:rsidDel="00000000" w:rsidR="00000000" w:rsidRPr="00000000">
        <w:rPr>
          <w:rtl w:val="0"/>
        </w:rPr>
      </w:r>
    </w:p>
    <w:p w:rsidR="00000000" w:rsidDel="00000000" w:rsidP="00000000" w:rsidRDefault="00000000" w:rsidRPr="00000000" w14:paraId="0000064A">
      <w:pPr>
        <w:rPr>
          <w:vertAlign w:val="baseline"/>
        </w:rPr>
      </w:pPr>
      <w:bookmarkStart w:colFirst="0" w:colLast="0" w:name="_pwruyvbu7yy" w:id="116"/>
      <w:bookmarkEnd w:id="11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name</w:t>
      </w:r>
      <w:r w:rsidDel="00000000" w:rsidR="00000000" w:rsidRPr="00000000">
        <w:rPr>
          <w:vertAlign w:val="baseline"/>
          <w:rtl w:val="0"/>
        </w:rPr>
        <w:t xml:space="preserve"> attribute shall be used to indicate the manufacturer assigned name of the parameter.</w:t>
      </w:r>
    </w:p>
    <w:p w:rsidR="00000000" w:rsidDel="00000000" w:rsidP="00000000" w:rsidRDefault="00000000" w:rsidRPr="00000000" w14:paraId="0000064B">
      <w:pPr>
        <w:pStyle w:val="Heading3"/>
        <w:rPr>
          <w:vertAlign w:val="baseline"/>
        </w:rPr>
      </w:pPr>
      <w:r w:rsidDel="00000000" w:rsidR="00000000" w:rsidRPr="00000000">
        <w:rPr>
          <w:b w:val="1"/>
          <w:bCs w:val="1"/>
          <w:vertAlign w:val="baseline"/>
          <w:rtl w:val="0"/>
        </w:rPr>
        <w:t xml:space="preserve">4.4.1.3.1.9.1.1.1.7.1.4.3 value</w:t>
      </w:r>
      <w:r w:rsidDel="00000000" w:rsidR="00000000" w:rsidRPr="00000000">
        <w:rPr>
          <w:rtl w:val="0"/>
        </w:rPr>
      </w:r>
    </w:p>
    <w:p w:rsidR="00000000" w:rsidDel="00000000" w:rsidP="00000000" w:rsidRDefault="00000000" w:rsidRPr="00000000" w14:paraId="0000064C">
      <w:pPr>
        <w:rPr>
          <w:vertAlign w:val="baseline"/>
        </w:rPr>
      </w:pPr>
      <w:bookmarkStart w:colFirst="0" w:colLast="0" w:name="_511pkfw5wvix" w:id="117"/>
      <w:bookmarkEnd w:id="11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value</w:t>
      </w:r>
      <w:r w:rsidDel="00000000" w:rsidR="00000000" w:rsidRPr="00000000">
        <w:rPr>
          <w:vertAlign w:val="baseline"/>
          <w:rtl w:val="0"/>
        </w:rPr>
        <w:t xml:space="preserve"> attribute shall be used to indicate the value of the parameter as it appears in the user interface of the enclosing device. The value field shall only contain the value itself, whereas the scale or units shall be separately noted in the </w:t>
      </w:r>
      <w:r w:rsidDel="00000000" w:rsidR="00000000" w:rsidRPr="00000000">
        <w:rPr>
          <w:rFonts w:ascii="Courier New" w:cs="Courier New" w:eastAsia="Courier New" w:hAnsi="Courier New"/>
          <w:vertAlign w:val="baseline"/>
          <w:rtl w:val="0"/>
        </w:rPr>
        <w:t xml:space="preserve">units</w:t>
      </w:r>
      <w:r w:rsidDel="00000000" w:rsidR="00000000" w:rsidRPr="00000000">
        <w:rPr>
          <w:vertAlign w:val="baseline"/>
          <w:rtl w:val="0"/>
        </w:rPr>
        <w:t xml:space="preserve"> attribute.</w:t>
      </w:r>
    </w:p>
    <w:p w:rsidR="00000000" w:rsidDel="00000000" w:rsidP="00000000" w:rsidRDefault="00000000" w:rsidRPr="00000000" w14:paraId="0000064D">
      <w:pPr>
        <w:pStyle w:val="Heading3"/>
        <w:rPr>
          <w:vertAlign w:val="baseline"/>
        </w:rPr>
      </w:pPr>
      <w:r w:rsidDel="00000000" w:rsidR="00000000" w:rsidRPr="00000000">
        <w:rPr>
          <w:b w:val="1"/>
          <w:bCs w:val="1"/>
          <w:vertAlign w:val="baseline"/>
          <w:rtl w:val="0"/>
        </w:rPr>
        <w:t xml:space="preserve">4.4.1.3.1.9.1.1.1.7.1.4.4 units</w:t>
      </w:r>
      <w:r w:rsidDel="00000000" w:rsidR="00000000" w:rsidRPr="00000000">
        <w:rPr>
          <w:rtl w:val="0"/>
        </w:rPr>
      </w:r>
    </w:p>
    <w:p w:rsidR="00000000" w:rsidDel="00000000" w:rsidP="00000000" w:rsidRDefault="00000000" w:rsidRPr="00000000" w14:paraId="0000064E">
      <w:pPr>
        <w:rPr>
          <w:vertAlign w:val="baseline"/>
        </w:rPr>
      </w:pPr>
      <w:bookmarkStart w:colFirst="0" w:colLast="0" w:name="_opg98hmull4o" w:id="118"/>
      <w:bookmarkEnd w:id="11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units</w:t>
      </w:r>
      <w:r w:rsidDel="00000000" w:rsidR="00000000" w:rsidRPr="00000000">
        <w:rPr>
          <w:vertAlign w:val="baseline"/>
          <w:rtl w:val="0"/>
        </w:rPr>
        <w:t xml:space="preserve"> attribute shall be used to indicate what scale of measure that </w:t>
      </w:r>
      <w:r w:rsidDel="00000000" w:rsidR="00000000" w:rsidRPr="00000000">
        <w:rPr>
          <w:rFonts w:ascii="Courier New" w:cs="Courier New" w:eastAsia="Courier New" w:hAnsi="Courier New"/>
          <w:vertAlign w:val="baseline"/>
          <w:rtl w:val="0"/>
        </w:rPr>
        <w:t xml:space="preserve">value</w:t>
      </w:r>
      <w:r w:rsidDel="00000000" w:rsidR="00000000" w:rsidRPr="00000000">
        <w:rPr>
          <w:vertAlign w:val="baseline"/>
          <w:rtl w:val="0"/>
        </w:rPr>
        <w:t xml:space="preserve"> attribute is given in. For values that have no units, this attribute shall be omitted. </w:t>
      </w:r>
    </w:p>
    <w:p w:rsidR="00000000" w:rsidDel="00000000" w:rsidP="00000000" w:rsidRDefault="00000000" w:rsidRPr="00000000" w14:paraId="0000064F">
      <w:pPr>
        <w:pStyle w:val="Heading3"/>
        <w:rPr>
          <w:vertAlign w:val="baseline"/>
        </w:rPr>
      </w:pPr>
      <w:commentRangeStart w:id="3"/>
      <w:r w:rsidDel="00000000" w:rsidR="00000000" w:rsidRPr="00000000">
        <w:rPr>
          <w:b w:val="1"/>
          <w:bCs w:val="1"/>
          <w:vertAlign w:val="baseline"/>
          <w:rtl w:val="0"/>
        </w:rPr>
        <w:t xml:space="preserve">4.4.1.3.1.9.1.1.1.7.1.4.5 interfacePrecision</w:t>
      </w:r>
      <w:r w:rsidDel="00000000" w:rsidR="00000000" w:rsidRPr="00000000">
        <w:rPr>
          <w:rtl w:val="0"/>
        </w:rPr>
      </w:r>
    </w:p>
    <w:p w:rsidR="00000000" w:rsidDel="00000000" w:rsidP="00000000" w:rsidRDefault="00000000" w:rsidRPr="00000000" w14:paraId="00000650">
      <w:pPr>
        <w:rPr>
          <w:vertAlign w:val="baseline"/>
        </w:rPr>
      </w:pPr>
      <w:bookmarkStart w:colFirst="0" w:colLast="0" w:name="_7001tx7v70vj" w:id="119"/>
      <w:bookmarkEnd w:id="119"/>
      <w:r w:rsidDel="00000000" w:rsidR="00000000" w:rsidRPr="00000000">
        <w:rPr>
          <w:vertAlign w:val="baseline"/>
          <w:rtl w:val="0"/>
        </w:rPr>
        <w:t xml:space="preserve">The interfacePrecision attribute shall be used to indicate what level of precision exists in the user interface for the enclosing parameter with regard to recall repeatability.</w:t>
      </w:r>
    </w:p>
    <w:p w:rsidR="00000000" w:rsidDel="00000000" w:rsidP="00000000" w:rsidRDefault="00000000" w:rsidRPr="00000000" w14:paraId="00000651">
      <w:pPr>
        <w:pStyle w:val="Heading3"/>
        <w:rPr>
          <w:vertAlign w:val="baseline"/>
        </w:rPr>
      </w:pPr>
      <w:r w:rsidDel="00000000" w:rsidR="00000000" w:rsidRPr="00000000">
        <w:rPr>
          <w:b w:val="1"/>
          <w:bCs w:val="1"/>
          <w:vertAlign w:val="baseline"/>
          <w:rtl w:val="0"/>
        </w:rPr>
        <w:t xml:space="preserve">4.4.1.3.1.9.1.1.1.7.1.4.5.1 interfacePrecisionType</w:t>
      </w:r>
      <w:r w:rsidDel="00000000" w:rsidR="00000000" w:rsidRPr="00000000">
        <w:rPr>
          <w:rtl w:val="0"/>
        </w:rPr>
      </w:r>
    </w:p>
    <w:p w:rsidR="00000000" w:rsidDel="00000000" w:rsidP="00000000" w:rsidRDefault="00000000" w:rsidRPr="00000000" w14:paraId="0000065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interfacePrecisionType</w:t>
      </w:r>
      <w:r w:rsidDel="00000000" w:rsidR="00000000" w:rsidRPr="00000000">
        <w:rPr>
          <w:vertAlign w:val="baseline"/>
          <w:rtl w:val="0"/>
        </w:rPr>
        <w:t xml:space="preserve"> is a list of restricted string values. The possible values are: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653">
      <w:pPr>
        <w:rPr>
          <w:vertAlign w:val="baseline"/>
        </w:rPr>
      </w:pPr>
      <w:r w:rsidDel="00000000" w:rsidR="00000000" w:rsidRPr="00000000">
        <w:rPr>
          <w:rtl w:val="0"/>
        </w:rPr>
      </w:r>
    </w:p>
    <w:p w:rsidR="00000000" w:rsidDel="00000000" w:rsidP="00000000" w:rsidRDefault="00000000" w:rsidRPr="00000000" w14:paraId="00000654">
      <w:pPr>
        <w:rPr>
          <w:vertAlign w:val="baseline"/>
        </w:rPr>
      </w:pPr>
      <w:r w:rsidDel="00000000" w:rsidR="00000000" w:rsidRPr="00000000">
        <w:rPr>
          <w:rtl w:val="0"/>
        </w:rPr>
      </w:r>
    </w:p>
    <w:tbl>
      <w:tblPr>
        <w:tblStyle w:val="Table29"/>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655">
            <w:pPr>
              <w:rPr>
                <w:vertAlign w:val="baseline"/>
              </w:rPr>
            </w:pPr>
            <w:r w:rsidDel="00000000" w:rsidR="00000000" w:rsidRPr="00000000">
              <w:rPr>
                <w:vertAlign w:val="baseline"/>
                <w:rtl w:val="0"/>
              </w:rPr>
              <w:t xml:space="preserve">CLOSELY_REPEATABLE</w:t>
            </w:r>
          </w:p>
        </w:tc>
      </w:tr>
      <w:tr>
        <w:trPr>
          <w:cantSplit w:val="0"/>
          <w:tblHeader w:val="0"/>
        </w:trPr>
        <w:tc>
          <w:tcPr>
            <w:vAlign w:val="top"/>
          </w:tcPr>
          <w:p w:rsidR="00000000" w:rsidDel="00000000" w:rsidP="00000000" w:rsidRDefault="00000000" w:rsidRPr="00000000" w14:paraId="00000656">
            <w:pPr>
              <w:rPr>
                <w:vertAlign w:val="baseline"/>
              </w:rPr>
            </w:pPr>
            <w:r w:rsidDel="00000000" w:rsidR="00000000" w:rsidRPr="00000000">
              <w:rPr>
                <w:vertAlign w:val="baseline"/>
                <w:rtl w:val="0"/>
              </w:rPr>
              <w:t xml:space="preserve">NOT_REPEATABLE</w:t>
            </w:r>
          </w:p>
        </w:tc>
      </w:tr>
      <w:tr>
        <w:trPr>
          <w:cantSplit w:val="0"/>
          <w:tblHeader w:val="0"/>
        </w:trPr>
        <w:tc>
          <w:tcPr>
            <w:vAlign w:val="top"/>
          </w:tcPr>
          <w:p w:rsidR="00000000" w:rsidDel="00000000" w:rsidP="00000000" w:rsidRDefault="00000000" w:rsidRPr="00000000" w14:paraId="00000657">
            <w:pPr>
              <w:rPr>
                <w:vertAlign w:val="baseline"/>
              </w:rPr>
            </w:pPr>
            <w:r w:rsidDel="00000000" w:rsidR="00000000" w:rsidRPr="00000000">
              <w:rPr>
                <w:vertAlign w:val="baseline"/>
                <w:rtl w:val="0"/>
              </w:rPr>
              <w:t xml:space="preserve">FULLY_REPEATABLE</w:t>
            </w:r>
          </w:p>
        </w:tc>
      </w:tr>
    </w:tbl>
    <w:p w:rsidR="00000000" w:rsidDel="00000000" w:rsidP="00000000" w:rsidRDefault="00000000" w:rsidRPr="00000000" w14:paraId="00000658">
      <w:pPr>
        <w:rPr>
          <w:vertAlign w:val="baseline"/>
        </w:rPr>
      </w:pPr>
      <w:bookmarkStart w:colFirst="0" w:colLast="0" w:name="_h8uo5yl7bq63" w:id="120"/>
      <w:bookmarkEnd w:id="120"/>
      <w:r w:rsidDel="00000000" w:rsidR="00000000" w:rsidRPr="00000000">
        <w:rPr>
          <w:rtl w:val="0"/>
        </w:rPr>
      </w:r>
    </w:p>
    <w:p w:rsidR="00000000" w:rsidDel="00000000" w:rsidP="00000000" w:rsidRDefault="00000000" w:rsidRPr="00000000" w14:paraId="00000659">
      <w:pPr>
        <w:pStyle w:val="Heading3"/>
        <w:rPr>
          <w:vertAlign w:val="baseline"/>
        </w:rPr>
      </w:pPr>
      <w:r w:rsidDel="00000000" w:rsidR="00000000" w:rsidRPr="00000000">
        <w:rPr>
          <w:b w:val="1"/>
          <w:bCs w:val="1"/>
          <w:vertAlign w:val="baseline"/>
          <w:rtl w:val="0"/>
        </w:rPr>
        <w:t xml:space="preserve">4.4.1.3.1.9.1.1.1.7.1.5 parametricParameter</w:t>
      </w:r>
      <w:r w:rsidDel="00000000" w:rsidR="00000000" w:rsidRPr="00000000">
        <w:rPr>
          <w:rtl w:val="0"/>
        </w:rPr>
      </w:r>
    </w:p>
    <w:p w:rsidR="00000000" w:rsidDel="00000000" w:rsidP="00000000" w:rsidRDefault="00000000" w:rsidRPr="00000000" w14:paraId="0000065A">
      <w:pPr>
        <w:rPr>
          <w:vertAlign w:val="baseline"/>
        </w:rPr>
      </w:pPr>
      <w:bookmarkStart w:colFirst="0" w:colLast="0" w:name="_8tmvm7lgbdjd" w:id="121"/>
      <w:bookmarkEnd w:id="12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parametricParameter</w:t>
      </w:r>
      <w:r w:rsidDel="00000000" w:rsidR="00000000" w:rsidRPr="00000000">
        <w:rPr>
          <w:vertAlign w:val="baseline"/>
          <w:rtl w:val="0"/>
        </w:rPr>
        <w:t xml:space="preserve"> element shall be used to document the state of a single parameter on the device, whose value may change during 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w:t>
      </w:r>
    </w:p>
    <w:p w:rsidR="00000000" w:rsidDel="00000000" w:rsidP="00000000" w:rsidRDefault="00000000" w:rsidRPr="00000000" w14:paraId="0000065B">
      <w:pPr>
        <w:pStyle w:val="Heading3"/>
        <w:rPr>
          <w:vertAlign w:val="baseline"/>
        </w:rPr>
      </w:pPr>
      <w:r w:rsidDel="00000000" w:rsidR="00000000" w:rsidRPr="00000000">
        <w:rPr>
          <w:b w:val="1"/>
          <w:bCs w:val="1"/>
          <w:vertAlign w:val="baseline"/>
          <w:rtl w:val="0"/>
        </w:rPr>
        <w:t xml:space="preserve">4.4.1.3.1.9.1.1.1.7.1.5.1 parametricParameterType</w:t>
      </w:r>
      <w:r w:rsidDel="00000000" w:rsidR="00000000" w:rsidRPr="00000000">
        <w:rPr>
          <w:rtl w:val="0"/>
        </w:rPr>
      </w:r>
    </w:p>
    <w:p w:rsidR="00000000" w:rsidDel="00000000" w:rsidP="00000000" w:rsidRDefault="00000000" w:rsidRPr="00000000" w14:paraId="0000065C">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parametricParameterType</w:t>
      </w:r>
      <w:r w:rsidDel="00000000" w:rsidR="00000000" w:rsidRPr="00000000">
        <w:rPr>
          <w:vertAlign w:val="baseline"/>
          <w:rtl w:val="0"/>
        </w:rPr>
        <w:t xml:space="preserve"> shall be comprised of the following attributes:</w:t>
      </w:r>
    </w:p>
    <w:p w:rsidR="00000000" w:rsidDel="00000000" w:rsidP="00000000" w:rsidRDefault="00000000" w:rsidRPr="00000000" w14:paraId="0000065D">
      <w:pPr>
        <w:rPr>
          <w:vertAlign w:val="baseline"/>
        </w:rPr>
      </w:pPr>
      <w:r w:rsidDel="00000000" w:rsidR="00000000" w:rsidRPr="00000000">
        <w:rPr>
          <w:rtl w:val="0"/>
        </w:rPr>
      </w:r>
    </w:p>
    <w:tbl>
      <w:tblPr>
        <w:tblStyle w:val="Table30"/>
        <w:tblW w:w="114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3600"/>
        <w:gridCol w:w="450"/>
        <w:gridCol w:w="1350"/>
        <w:gridCol w:w="1620"/>
        <w:gridCol w:w="2340"/>
        <w:tblGridChange w:id="0">
          <w:tblGrid>
            <w:gridCol w:w="2088"/>
            <w:gridCol w:w="3600"/>
            <w:gridCol w:w="450"/>
            <w:gridCol w:w="1350"/>
            <w:gridCol w:w="1620"/>
            <w:gridCol w:w="2340"/>
          </w:tblGrid>
        </w:tblGridChange>
      </w:tblGrid>
      <w:tr>
        <w:trPr>
          <w:cantSplit w:val="1"/>
          <w:trHeight w:val="151" w:hRule="atLeast"/>
          <w:tblHeader w:val="0"/>
        </w:trPr>
        <w:tc>
          <w:tcPr>
            <w:vMerge w:val="restart"/>
            <w:vAlign w:val="top"/>
          </w:tcPr>
          <w:p w:rsidR="00000000" w:rsidDel="00000000" w:rsidP="00000000" w:rsidRDefault="00000000" w:rsidRPr="00000000" w14:paraId="0000065E">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65F">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660">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662">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663">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666">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667">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6A">
            <w:pPr>
              <w:rPr>
                <w:vertAlign w:val="baseline"/>
              </w:rPr>
            </w:pPr>
            <w:r w:rsidDel="00000000" w:rsidR="00000000" w:rsidRPr="00000000">
              <w:rPr>
                <w:vertAlign w:val="baseline"/>
                <w:rtl w:val="0"/>
              </w:rPr>
              <w:t xml:space="preserve">timestamp</w:t>
            </w:r>
          </w:p>
        </w:tc>
        <w:tc>
          <w:tcPr>
            <w:vAlign w:val="top"/>
          </w:tcPr>
          <w:p w:rsidR="00000000" w:rsidDel="00000000" w:rsidP="00000000" w:rsidRDefault="00000000" w:rsidRPr="00000000" w14:paraId="0000066B">
            <w:pPr>
              <w:rPr>
                <w:vertAlign w:val="baseline"/>
              </w:rPr>
            </w:pPr>
            <w:r w:rsidDel="00000000" w:rsidR="00000000" w:rsidRPr="00000000">
              <w:rPr>
                <w:vertAlign w:val="baseline"/>
                <w:rtl w:val="0"/>
              </w:rPr>
              <w:t xml:space="preserve">tcf:timeCodeCharacterFormatType</w:t>
            </w:r>
          </w:p>
        </w:tc>
        <w:tc>
          <w:tcPr>
            <w:vAlign w:val="top"/>
          </w:tcPr>
          <w:p w:rsidR="00000000" w:rsidDel="00000000" w:rsidP="00000000" w:rsidRDefault="00000000" w:rsidRPr="00000000" w14:paraId="0000066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6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6E">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6F">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70">
            <w:pPr>
              <w:rPr>
                <w:vertAlign w:val="baseline"/>
              </w:rPr>
            </w:pPr>
            <w:r w:rsidDel="00000000" w:rsidR="00000000" w:rsidRPr="00000000">
              <w:rPr>
                <w:vertAlign w:val="baseline"/>
                <w:rtl w:val="0"/>
              </w:rPr>
              <w:t xml:space="preserve">transition</w:t>
            </w:r>
          </w:p>
        </w:tc>
        <w:tc>
          <w:tcPr>
            <w:vAlign w:val="top"/>
          </w:tcPr>
          <w:p w:rsidR="00000000" w:rsidDel="00000000" w:rsidP="00000000" w:rsidRDefault="00000000" w:rsidRPr="00000000" w14:paraId="00000671">
            <w:pPr>
              <w:rPr>
                <w:vertAlign w:val="baseline"/>
              </w:rPr>
            </w:pPr>
            <w:r w:rsidDel="00000000" w:rsidR="00000000" w:rsidRPr="00000000">
              <w:rPr>
                <w:vertAlign w:val="baseline"/>
                <w:rtl w:val="0"/>
              </w:rPr>
              <w:t xml:space="preserve">transitionType</w:t>
            </w:r>
          </w:p>
        </w:tc>
        <w:tc>
          <w:tcPr>
            <w:vAlign w:val="top"/>
          </w:tcPr>
          <w:p w:rsidR="00000000" w:rsidDel="00000000" w:rsidP="00000000" w:rsidRDefault="00000000" w:rsidRPr="00000000" w14:paraId="00000672">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7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74">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75">
            <w:pPr>
              <w:rPr>
                <w:vertAlign w:val="baseline"/>
              </w:rPr>
            </w:pPr>
            <w:r w:rsidDel="00000000" w:rsidR="00000000" w:rsidRPr="00000000">
              <w:rPr>
                <w:vertAlign w:val="baseline"/>
                <w:rtl w:val="0"/>
              </w:rPr>
              <w:t xml:space="preserve">INSTANTANEOUS</w:t>
            </w:r>
          </w:p>
        </w:tc>
      </w:tr>
      <w:tr>
        <w:trPr>
          <w:cantSplit w:val="0"/>
          <w:trHeight w:val="150" w:hRule="atLeast"/>
          <w:tblHeader w:val="0"/>
        </w:trPr>
        <w:tc>
          <w:tcPr>
            <w:vAlign w:val="top"/>
          </w:tcPr>
          <w:p w:rsidR="00000000" w:rsidDel="00000000" w:rsidP="00000000" w:rsidRDefault="00000000" w:rsidRPr="00000000" w14:paraId="00000676">
            <w:pPr>
              <w:rPr>
                <w:i w:val="0"/>
                <w:iCs w:val="0"/>
                <w:vertAlign w:val="baseline"/>
              </w:rPr>
            </w:pPr>
            <w:r w:rsidDel="00000000" w:rsidR="00000000" w:rsidRPr="00000000">
              <w:rPr>
                <w:i w:val="1"/>
                <w:iCs w:val="1"/>
                <w:vertAlign w:val="baseline"/>
                <w:rtl w:val="0"/>
              </w:rPr>
              <w:t xml:space="preserve">group</w:t>
            </w:r>
            <w:r w:rsidDel="00000000" w:rsidR="00000000" w:rsidRPr="00000000">
              <w:rPr>
                <w:rtl w:val="0"/>
              </w:rPr>
            </w:r>
          </w:p>
        </w:tc>
        <w:tc>
          <w:tcPr>
            <w:vAlign w:val="top"/>
          </w:tcPr>
          <w:p w:rsidR="00000000" w:rsidDel="00000000" w:rsidP="00000000" w:rsidRDefault="00000000" w:rsidRPr="00000000" w14:paraId="00000677">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678">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67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7A">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7B">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7C">
            <w:pPr>
              <w:rPr>
                <w:i w:val="0"/>
                <w:iCs w:val="0"/>
                <w:vertAlign w:val="baseline"/>
              </w:rPr>
            </w:pPr>
            <w:r w:rsidDel="00000000" w:rsidR="00000000" w:rsidRPr="00000000">
              <w:rPr>
                <w:i w:val="1"/>
                <w:iCs w:val="1"/>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67D">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67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7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80">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81">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82">
            <w:pPr>
              <w:rPr>
                <w:i w:val="0"/>
                <w:iCs w:val="0"/>
                <w:vertAlign w:val="baseline"/>
              </w:rPr>
            </w:pPr>
            <w:r w:rsidDel="00000000" w:rsidR="00000000" w:rsidRPr="00000000">
              <w:rPr>
                <w:i w:val="1"/>
                <w:iCs w:val="1"/>
                <w:vertAlign w:val="baseline"/>
                <w:rtl w:val="0"/>
              </w:rPr>
              <w:t xml:space="preserve">value</w:t>
            </w:r>
            <w:r w:rsidDel="00000000" w:rsidR="00000000" w:rsidRPr="00000000">
              <w:rPr>
                <w:rtl w:val="0"/>
              </w:rPr>
            </w:r>
          </w:p>
        </w:tc>
        <w:tc>
          <w:tcPr>
            <w:vAlign w:val="top"/>
          </w:tcPr>
          <w:p w:rsidR="00000000" w:rsidDel="00000000" w:rsidP="00000000" w:rsidRDefault="00000000" w:rsidRPr="00000000" w14:paraId="00000683">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684">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685">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86">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87">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88">
            <w:pPr>
              <w:rPr>
                <w:i w:val="0"/>
                <w:iCs w:val="0"/>
                <w:vertAlign w:val="baseline"/>
              </w:rPr>
            </w:pPr>
            <w:r w:rsidDel="00000000" w:rsidR="00000000" w:rsidRPr="00000000">
              <w:rPr>
                <w:i w:val="1"/>
                <w:iCs w:val="1"/>
                <w:vertAlign w:val="baseline"/>
                <w:rtl w:val="0"/>
              </w:rPr>
              <w:t xml:space="preserve">units</w:t>
            </w:r>
            <w:r w:rsidDel="00000000" w:rsidR="00000000" w:rsidRPr="00000000">
              <w:rPr>
                <w:rtl w:val="0"/>
              </w:rPr>
            </w:r>
          </w:p>
        </w:tc>
        <w:tc>
          <w:tcPr>
            <w:vAlign w:val="top"/>
          </w:tcPr>
          <w:p w:rsidR="00000000" w:rsidDel="00000000" w:rsidP="00000000" w:rsidRDefault="00000000" w:rsidRPr="00000000" w14:paraId="00000689">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68A">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68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8C">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8D">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8E">
            <w:pPr>
              <w:rPr>
                <w:i w:val="0"/>
                <w:iCs w:val="0"/>
                <w:vertAlign w:val="baseline"/>
              </w:rPr>
            </w:pPr>
            <w:r w:rsidDel="00000000" w:rsidR="00000000" w:rsidRPr="00000000">
              <w:rPr>
                <w:i w:val="1"/>
                <w:iCs w:val="1"/>
                <w:vertAlign w:val="baseline"/>
                <w:rtl w:val="0"/>
              </w:rPr>
              <w:t xml:space="preserve">interfacePrecision</w:t>
            </w:r>
            <w:r w:rsidDel="00000000" w:rsidR="00000000" w:rsidRPr="00000000">
              <w:rPr>
                <w:rtl w:val="0"/>
              </w:rPr>
            </w:r>
          </w:p>
        </w:tc>
        <w:tc>
          <w:tcPr>
            <w:vAlign w:val="top"/>
          </w:tcPr>
          <w:p w:rsidR="00000000" w:rsidDel="00000000" w:rsidP="00000000" w:rsidRDefault="00000000" w:rsidRPr="00000000" w14:paraId="0000068F">
            <w:pPr>
              <w:rPr>
                <w:i w:val="0"/>
                <w:iCs w:val="0"/>
                <w:vertAlign w:val="baseline"/>
              </w:rPr>
            </w:pPr>
            <w:r w:rsidDel="00000000" w:rsidR="00000000" w:rsidRPr="00000000">
              <w:rPr>
                <w:i w:val="1"/>
                <w:iCs w:val="1"/>
                <w:vertAlign w:val="baseline"/>
                <w:rtl w:val="0"/>
              </w:rPr>
              <w:t xml:space="preserve">interfacePrecisionType</w:t>
            </w:r>
            <w:r w:rsidDel="00000000" w:rsidR="00000000" w:rsidRPr="00000000">
              <w:rPr>
                <w:rtl w:val="0"/>
              </w:rPr>
            </w:r>
          </w:p>
        </w:tc>
        <w:tc>
          <w:tcPr>
            <w:vAlign w:val="top"/>
          </w:tcPr>
          <w:p w:rsidR="00000000" w:rsidDel="00000000" w:rsidP="00000000" w:rsidRDefault="00000000" w:rsidRPr="00000000" w14:paraId="0000069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9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92">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93">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94">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95">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96">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97">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98">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99">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69A">
      <w:pPr>
        <w:rPr>
          <w:vertAlign w:val="baseline"/>
        </w:rPr>
      </w:pPr>
      <w:r w:rsidDel="00000000" w:rsidR="00000000" w:rsidRPr="00000000">
        <w:rPr>
          <w:rtl w:val="0"/>
        </w:rPr>
      </w:r>
    </w:p>
    <w:p w:rsidR="00000000" w:rsidDel="00000000" w:rsidP="00000000" w:rsidRDefault="00000000" w:rsidRPr="00000000" w14:paraId="0000069B">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parametricParameterType</w:t>
      </w:r>
      <w:r w:rsidDel="00000000" w:rsidR="00000000" w:rsidRPr="00000000">
        <w:rPr>
          <w:vertAlign w:val="baseline"/>
          <w:rtl w:val="0"/>
        </w:rPr>
        <w:t xml:space="preserve"> is a sub-class of the abstract </w:t>
      </w:r>
      <w:r w:rsidDel="00000000" w:rsidR="00000000" w:rsidRPr="00000000">
        <w:rPr>
          <w:rFonts w:ascii="Courier New" w:cs="Courier New" w:eastAsia="Courier New" w:hAnsi="Courier New"/>
          <w:vertAlign w:val="baseline"/>
          <w:rtl w:val="0"/>
        </w:rPr>
        <w:t xml:space="preserve">parameterType</w:t>
      </w:r>
      <w:r w:rsidDel="00000000" w:rsidR="00000000" w:rsidRPr="00000000">
        <w:rPr>
          <w:vertAlign w:val="baseline"/>
          <w:rtl w:val="0"/>
        </w:rPr>
        <w:t xml:space="preserve"> data type.</w:t>
      </w:r>
    </w:p>
    <w:p w:rsidR="00000000" w:rsidDel="00000000" w:rsidP="00000000" w:rsidRDefault="00000000" w:rsidRPr="00000000" w14:paraId="0000069C">
      <w:pPr>
        <w:rPr>
          <w:vertAlign w:val="baseline"/>
        </w:rPr>
      </w:pPr>
      <w:bookmarkStart w:colFirst="0" w:colLast="0" w:name="_jidfzqefif0q" w:id="122"/>
      <w:bookmarkEnd w:id="122"/>
      <w:r w:rsidDel="00000000" w:rsidR="00000000" w:rsidRPr="00000000">
        <w:rPr>
          <w:rtl w:val="0"/>
        </w:rPr>
      </w:r>
    </w:p>
    <w:p w:rsidR="00000000" w:rsidDel="00000000" w:rsidP="00000000" w:rsidRDefault="00000000" w:rsidRPr="00000000" w14:paraId="0000069D">
      <w:pPr>
        <w:pStyle w:val="Heading3"/>
        <w:rPr>
          <w:vertAlign w:val="baseline"/>
        </w:rPr>
      </w:pPr>
      <w:r w:rsidDel="00000000" w:rsidR="00000000" w:rsidRPr="00000000">
        <w:rPr>
          <w:b w:val="1"/>
          <w:bCs w:val="1"/>
          <w:vertAlign w:val="baseline"/>
          <w:rtl w:val="0"/>
        </w:rPr>
        <w:t xml:space="preserve">4.4.1.3.1.9.1.1.1.7.1.5.1.1 timestamp</w:t>
      </w:r>
      <w:r w:rsidDel="00000000" w:rsidR="00000000" w:rsidRPr="00000000">
        <w:rPr>
          <w:rtl w:val="0"/>
        </w:rPr>
      </w:r>
    </w:p>
    <w:p w:rsidR="00000000" w:rsidDel="00000000" w:rsidP="00000000" w:rsidRDefault="00000000" w:rsidRPr="00000000" w14:paraId="0000069E">
      <w:pPr>
        <w:rPr>
          <w:vertAlign w:val="baseline"/>
        </w:rPr>
      </w:pPr>
      <w:bookmarkStart w:colFirst="0" w:colLast="0" w:name="_f7pl16du2vrf" w:id="123"/>
      <w:bookmarkEnd w:id="12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timestamp</w:t>
      </w:r>
      <w:r w:rsidDel="00000000" w:rsidR="00000000" w:rsidRPr="00000000">
        <w:rPr>
          <w:vertAlign w:val="baseline"/>
          <w:rtl w:val="0"/>
        </w:rPr>
        <w:t xml:space="preserve"> element shall be used to indicate at what time-code location on the process event's timeline, as determined by the masterMediaRef (see xxx), the value of the parameter is set with the indicated </w:t>
      </w:r>
      <w:r w:rsidDel="00000000" w:rsidR="00000000" w:rsidRPr="00000000">
        <w:rPr>
          <w:rFonts w:ascii="Courier New" w:cs="Courier New" w:eastAsia="Courier New" w:hAnsi="Courier New"/>
          <w:vertAlign w:val="baseline"/>
          <w:rtl w:val="0"/>
        </w:rPr>
        <w:t xml:space="preserve">value</w:t>
      </w:r>
      <w:r w:rsidDel="00000000" w:rsidR="00000000" w:rsidRPr="00000000">
        <w:rPr>
          <w:vertAlign w:val="baseline"/>
          <w:rtl w:val="0"/>
        </w:rPr>
        <w:t xml:space="preserve">. Note, that this means that it is possible to have multiple parametricParameter elements for the same parameter on a given device, each with the same </w:t>
      </w:r>
      <w:r w:rsidDel="00000000" w:rsidR="00000000" w:rsidRPr="00000000">
        <w:rPr>
          <w:rFonts w:ascii="Courier New" w:cs="Courier New" w:eastAsia="Courier New" w:hAnsi="Courier New"/>
          <w:vertAlign w:val="baseline"/>
          <w:rtl w:val="0"/>
        </w:rPr>
        <w:t xml:space="preserve">name</w:t>
      </w:r>
      <w:r w:rsidDel="00000000" w:rsidR="00000000" w:rsidRPr="00000000">
        <w:rPr>
          <w:vertAlign w:val="baseline"/>
          <w:rtl w:val="0"/>
        </w:rPr>
        <w:t xml:space="preserve"> attribute but a different </w:t>
      </w:r>
      <w:r w:rsidDel="00000000" w:rsidR="00000000" w:rsidRPr="00000000">
        <w:rPr>
          <w:rFonts w:ascii="Courier New" w:cs="Courier New" w:eastAsia="Courier New" w:hAnsi="Courier New"/>
          <w:vertAlign w:val="baseline"/>
          <w:rtl w:val="0"/>
        </w:rPr>
        <w:t xml:space="preserve">value</w:t>
      </w:r>
      <w:r w:rsidDel="00000000" w:rsidR="00000000" w:rsidRPr="00000000">
        <w:rPr>
          <w:vertAlign w:val="baseline"/>
          <w:rtl w:val="0"/>
        </w:rPr>
        <w:t xml:space="preserve"> set at a different location on the process event time-line.</w:t>
      </w:r>
    </w:p>
    <w:p w:rsidR="00000000" w:rsidDel="00000000" w:rsidP="00000000" w:rsidRDefault="00000000" w:rsidRPr="00000000" w14:paraId="0000069F">
      <w:pPr>
        <w:pStyle w:val="Heading3"/>
        <w:rPr>
          <w:vertAlign w:val="baseline"/>
        </w:rPr>
      </w:pPr>
      <w:r w:rsidDel="00000000" w:rsidR="00000000" w:rsidRPr="00000000">
        <w:rPr>
          <w:b w:val="1"/>
          <w:bCs w:val="1"/>
          <w:vertAlign w:val="baseline"/>
          <w:rtl w:val="0"/>
        </w:rPr>
        <w:t xml:space="preserve">4.4.1.3.1.9.1.1.1.7.1.5.1.2 transition</w:t>
      </w:r>
      <w:r w:rsidDel="00000000" w:rsidR="00000000" w:rsidRPr="00000000">
        <w:rPr>
          <w:rtl w:val="0"/>
        </w:rPr>
      </w:r>
    </w:p>
    <w:p w:rsidR="00000000" w:rsidDel="00000000" w:rsidP="00000000" w:rsidRDefault="00000000" w:rsidRPr="00000000" w14:paraId="000006A0">
      <w:pPr>
        <w:rPr>
          <w:vertAlign w:val="baseline"/>
        </w:rPr>
      </w:pPr>
      <w:bookmarkStart w:colFirst="0" w:colLast="0" w:name="_j2k58cckmhdz" w:id="124"/>
      <w:bookmarkEnd w:id="12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transition</w:t>
      </w:r>
      <w:r w:rsidDel="00000000" w:rsidR="00000000" w:rsidRPr="00000000">
        <w:rPr>
          <w:vertAlign w:val="baseline"/>
          <w:rtl w:val="0"/>
        </w:rPr>
        <w:t xml:space="preserve"> attribute shall be used to indicate how a parameter </w:t>
      </w:r>
      <w:r w:rsidDel="00000000" w:rsidR="00000000" w:rsidRPr="00000000">
        <w:rPr>
          <w:rFonts w:ascii="Courier New" w:cs="Courier New" w:eastAsia="Courier New" w:hAnsi="Courier New"/>
          <w:vertAlign w:val="baseline"/>
          <w:rtl w:val="0"/>
        </w:rPr>
        <w:t xml:space="preserve">value</w:t>
      </w:r>
      <w:r w:rsidDel="00000000" w:rsidR="00000000" w:rsidRPr="00000000">
        <w:rPr>
          <w:vertAlign w:val="baseline"/>
          <w:rtl w:val="0"/>
        </w:rPr>
        <w:t xml:space="preserve"> is changed from the previous value to the current value of the enclosing </w:t>
      </w:r>
      <w:r w:rsidDel="00000000" w:rsidR="00000000" w:rsidRPr="00000000">
        <w:rPr>
          <w:rFonts w:ascii="Courier New" w:cs="Courier New" w:eastAsia="Courier New" w:hAnsi="Courier New"/>
          <w:vertAlign w:val="baseline"/>
          <w:rtl w:val="0"/>
        </w:rPr>
        <w:t xml:space="preserve">parametricParameter</w:t>
      </w:r>
      <w:r w:rsidDel="00000000" w:rsidR="00000000" w:rsidRPr="00000000">
        <w:rPr>
          <w:vertAlign w:val="baseline"/>
          <w:rtl w:val="0"/>
        </w:rPr>
        <w:t xml:space="preserve"> element. The change may be either an </w:t>
      </w:r>
      <w:r w:rsidDel="00000000" w:rsidR="00000000" w:rsidRPr="00000000">
        <w:rPr>
          <w:rFonts w:ascii="Courier New" w:cs="Courier New" w:eastAsia="Courier New" w:hAnsi="Courier New"/>
          <w:vertAlign w:val="baseline"/>
          <w:rtl w:val="0"/>
        </w:rPr>
        <w:t xml:space="preserve">INSTANTANEOUS</w:t>
      </w:r>
      <w:r w:rsidDel="00000000" w:rsidR="00000000" w:rsidRPr="00000000">
        <w:rPr>
          <w:vertAlign w:val="baseline"/>
          <w:rtl w:val="0"/>
        </w:rPr>
        <w:t xml:space="preserve"> change at the indicated timestamp location, or it may occur as a </w:t>
      </w:r>
      <w:r w:rsidDel="00000000" w:rsidR="00000000" w:rsidRPr="00000000">
        <w:rPr>
          <w:rFonts w:ascii="Courier New" w:cs="Courier New" w:eastAsia="Courier New" w:hAnsi="Courier New"/>
          <w:vertAlign w:val="baseline"/>
          <w:rtl w:val="0"/>
        </w:rPr>
        <w:t xml:space="preserve">LINEAR</w:t>
      </w:r>
      <w:r w:rsidDel="00000000" w:rsidR="00000000" w:rsidRPr="00000000">
        <w:rPr>
          <w:vertAlign w:val="baseline"/>
          <w:rtl w:val="0"/>
        </w:rPr>
        <w:t xml:space="preserve">_</w:t>
      </w:r>
      <w:r w:rsidDel="00000000" w:rsidR="00000000" w:rsidRPr="00000000">
        <w:rPr>
          <w:rFonts w:ascii="Courier New" w:cs="Courier New" w:eastAsia="Courier New" w:hAnsi="Courier New"/>
          <w:vertAlign w:val="baseline"/>
          <w:rtl w:val="0"/>
        </w:rPr>
        <w:t xml:space="preserve">RAMP</w:t>
      </w:r>
      <w:r w:rsidDel="00000000" w:rsidR="00000000" w:rsidRPr="00000000">
        <w:rPr>
          <w:vertAlign w:val="baseline"/>
          <w:rtl w:val="0"/>
        </w:rPr>
        <w:t xml:space="preserve"> beginning at the </w:t>
      </w:r>
      <w:r w:rsidDel="00000000" w:rsidR="00000000" w:rsidRPr="00000000">
        <w:rPr>
          <w:rFonts w:ascii="Courier New" w:cs="Courier New" w:eastAsia="Courier New" w:hAnsi="Courier New"/>
          <w:vertAlign w:val="baseline"/>
          <w:rtl w:val="0"/>
        </w:rPr>
        <w:t xml:space="preserve">timestamp</w:t>
      </w:r>
      <w:r w:rsidDel="00000000" w:rsidR="00000000" w:rsidRPr="00000000">
        <w:rPr>
          <w:vertAlign w:val="baseline"/>
          <w:rtl w:val="0"/>
        </w:rPr>
        <w:t xml:space="preserve"> of the previous </w:t>
      </w:r>
      <w:r w:rsidDel="00000000" w:rsidR="00000000" w:rsidRPr="00000000">
        <w:rPr>
          <w:rFonts w:ascii="Courier New" w:cs="Courier New" w:eastAsia="Courier New" w:hAnsi="Courier New"/>
          <w:vertAlign w:val="baseline"/>
          <w:rtl w:val="0"/>
        </w:rPr>
        <w:t xml:space="preserve">parametricParameter</w:t>
      </w:r>
      <w:r w:rsidDel="00000000" w:rsidR="00000000" w:rsidRPr="00000000">
        <w:rPr>
          <w:vertAlign w:val="baseline"/>
          <w:rtl w:val="0"/>
        </w:rPr>
        <w:t xml:space="preserve"> in the process event time-line that shares the same </w:t>
      </w:r>
      <w:r w:rsidDel="00000000" w:rsidR="00000000" w:rsidRPr="00000000">
        <w:rPr>
          <w:rFonts w:ascii="Courier New" w:cs="Courier New" w:eastAsia="Courier New" w:hAnsi="Courier New"/>
          <w:vertAlign w:val="baseline"/>
          <w:rtl w:val="0"/>
        </w:rPr>
        <w:t xml:space="preserve">name</w:t>
      </w:r>
      <w:r w:rsidDel="00000000" w:rsidR="00000000" w:rsidRPr="00000000">
        <w:rPr>
          <w:vertAlign w:val="baseline"/>
          <w:rtl w:val="0"/>
        </w:rPr>
        <w:t xml:space="preserve"> as the current enclosing </w:t>
      </w:r>
      <w:r w:rsidDel="00000000" w:rsidR="00000000" w:rsidRPr="00000000">
        <w:rPr>
          <w:rFonts w:ascii="Courier New" w:cs="Courier New" w:eastAsia="Courier New" w:hAnsi="Courier New"/>
          <w:vertAlign w:val="baseline"/>
          <w:rtl w:val="0"/>
        </w:rPr>
        <w:t xml:space="preserve">parametricParameter</w:t>
      </w:r>
      <w:r w:rsidDel="00000000" w:rsidR="00000000" w:rsidRPr="00000000">
        <w:rPr>
          <w:vertAlign w:val="baseline"/>
          <w:rtl w:val="0"/>
        </w:rPr>
        <w:t xml:space="preserve">, and ending at the </w:t>
      </w:r>
      <w:r w:rsidDel="00000000" w:rsidR="00000000" w:rsidRPr="00000000">
        <w:rPr>
          <w:rFonts w:ascii="Courier New" w:cs="Courier New" w:eastAsia="Courier New" w:hAnsi="Courier New"/>
          <w:vertAlign w:val="baseline"/>
          <w:rtl w:val="0"/>
        </w:rPr>
        <w:t xml:space="preserve">timestamp</w:t>
      </w:r>
      <w:r w:rsidDel="00000000" w:rsidR="00000000" w:rsidRPr="00000000">
        <w:rPr>
          <w:vertAlign w:val="baseline"/>
          <w:rtl w:val="0"/>
        </w:rPr>
        <w:t xml:space="preserve"> of the current enclosing </w:t>
      </w:r>
      <w:r w:rsidDel="00000000" w:rsidR="00000000" w:rsidRPr="00000000">
        <w:rPr>
          <w:rFonts w:ascii="Courier New" w:cs="Courier New" w:eastAsia="Courier New" w:hAnsi="Courier New"/>
          <w:vertAlign w:val="baseline"/>
          <w:rtl w:val="0"/>
        </w:rPr>
        <w:t xml:space="preserve">parametericParameter</w:t>
      </w:r>
      <w:r w:rsidDel="00000000" w:rsidR="00000000" w:rsidRPr="00000000">
        <w:rPr>
          <w:vertAlign w:val="baseline"/>
          <w:rtl w:val="0"/>
        </w:rPr>
        <w:t xml:space="preserve"> element.</w:t>
      </w:r>
    </w:p>
    <w:p w:rsidR="00000000" w:rsidDel="00000000" w:rsidP="00000000" w:rsidRDefault="00000000" w:rsidRPr="00000000" w14:paraId="000006A1">
      <w:pPr>
        <w:pStyle w:val="Heading3"/>
        <w:rPr>
          <w:vertAlign w:val="baseline"/>
        </w:rPr>
      </w:pPr>
      <w:r w:rsidDel="00000000" w:rsidR="00000000" w:rsidRPr="00000000">
        <w:rPr>
          <w:b w:val="1"/>
          <w:bCs w:val="1"/>
          <w:vertAlign w:val="baseline"/>
          <w:rtl w:val="0"/>
        </w:rPr>
        <w:t xml:space="preserve">4.4.1.3.1.9.1.1.1.7.1.5.1.2.1 transitionType</w:t>
      </w:r>
      <w:r w:rsidDel="00000000" w:rsidR="00000000" w:rsidRPr="00000000">
        <w:rPr>
          <w:rtl w:val="0"/>
        </w:rPr>
      </w:r>
    </w:p>
    <w:p w:rsidR="00000000" w:rsidDel="00000000" w:rsidP="00000000" w:rsidRDefault="00000000" w:rsidRPr="00000000" w14:paraId="000006A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transitionType</w:t>
      </w:r>
      <w:r w:rsidDel="00000000" w:rsidR="00000000" w:rsidRPr="00000000">
        <w:rPr>
          <w:vertAlign w:val="baseline"/>
          <w:rtl w:val="0"/>
        </w:rPr>
        <w:t xml:space="preserve"> is a list of </w:t>
      </w:r>
      <w:commentRangeStart w:id="4"/>
      <w:r w:rsidDel="00000000" w:rsidR="00000000" w:rsidRPr="00000000">
        <w:rPr>
          <w:vertAlign w:val="baseline"/>
          <w:rtl w:val="0"/>
        </w:rPr>
        <w:t xml:space="preserve">restricted</w:t>
      </w:r>
      <w:commentRangeEnd w:id="4"/>
      <w:r w:rsidDel="00000000" w:rsidR="00000000" w:rsidRPr="00000000">
        <w:commentReference w:id="4"/>
      </w:r>
      <w:r w:rsidDel="00000000" w:rsidR="00000000" w:rsidRPr="00000000">
        <w:rPr>
          <w:vertAlign w:val="baseline"/>
          <w:rtl w:val="0"/>
        </w:rPr>
        <w:t xml:space="preserve"> string values. The possible values are:</w:t>
      </w:r>
    </w:p>
    <w:p w:rsidR="00000000" w:rsidDel="00000000" w:rsidP="00000000" w:rsidRDefault="00000000" w:rsidRPr="00000000" w14:paraId="000006A3">
      <w:pPr>
        <w:rPr>
          <w:vertAlign w:val="baseline"/>
        </w:rPr>
      </w:pPr>
      <w:r w:rsidDel="00000000" w:rsidR="00000000" w:rsidRPr="00000000">
        <w:rPr>
          <w:rtl w:val="0"/>
        </w:rPr>
      </w:r>
    </w:p>
    <w:tbl>
      <w:tblPr>
        <w:tblStyle w:val="Table31"/>
        <w:tblW w:w="92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2"/>
        <w:tblGridChange w:id="0">
          <w:tblGrid>
            <w:gridCol w:w="9202"/>
          </w:tblGrid>
        </w:tblGridChange>
      </w:tblGrid>
      <w:tr>
        <w:trPr>
          <w:cantSplit w:val="0"/>
          <w:tblHeader w:val="0"/>
        </w:trPr>
        <w:tc>
          <w:tcPr>
            <w:vAlign w:val="top"/>
          </w:tcPr>
          <w:p w:rsidR="00000000" w:rsidDel="00000000" w:rsidP="00000000" w:rsidRDefault="00000000" w:rsidRPr="00000000" w14:paraId="000006A4">
            <w:pPr>
              <w:rPr>
                <w:vertAlign w:val="baseline"/>
              </w:rPr>
            </w:pPr>
            <w:r w:rsidDel="00000000" w:rsidR="00000000" w:rsidRPr="00000000">
              <w:rPr>
                <w:vertAlign w:val="baseline"/>
                <w:rtl w:val="0"/>
              </w:rPr>
              <w:t xml:space="preserve">INSTANTANEOUS</w:t>
            </w:r>
          </w:p>
        </w:tc>
      </w:tr>
      <w:tr>
        <w:trPr>
          <w:cantSplit w:val="0"/>
          <w:tblHeader w:val="0"/>
        </w:trPr>
        <w:tc>
          <w:tcPr>
            <w:vAlign w:val="top"/>
          </w:tcPr>
          <w:p w:rsidR="00000000" w:rsidDel="00000000" w:rsidP="00000000" w:rsidRDefault="00000000" w:rsidRPr="00000000" w14:paraId="000006A5">
            <w:pPr>
              <w:rPr>
                <w:vertAlign w:val="baseline"/>
              </w:rPr>
            </w:pPr>
            <w:r w:rsidDel="00000000" w:rsidR="00000000" w:rsidRPr="00000000">
              <w:rPr>
                <w:vertAlign w:val="baseline"/>
                <w:rtl w:val="0"/>
              </w:rPr>
              <w:t xml:space="preserve">LINEAR_RAMP</w:t>
            </w:r>
          </w:p>
        </w:tc>
      </w:tr>
    </w:tbl>
    <w:p w:rsidR="00000000" w:rsidDel="00000000" w:rsidP="00000000" w:rsidRDefault="00000000" w:rsidRPr="00000000" w14:paraId="000006A6">
      <w:pPr>
        <w:pStyle w:val="Heading3"/>
        <w:rPr>
          <w:vertAlign w:val="baseline"/>
        </w:rPr>
      </w:pPr>
      <w:bookmarkStart w:colFirst="0" w:colLast="0" w:name="_jzu5232uuj52" w:id="125"/>
      <w:bookmarkEnd w:id="125"/>
      <w:r w:rsidDel="00000000" w:rsidR="00000000" w:rsidRPr="00000000">
        <w:rPr>
          <w:b w:val="1"/>
          <w:bCs w:val="1"/>
          <w:vertAlign w:val="baseline"/>
          <w:rtl w:val="0"/>
        </w:rPr>
        <w:t xml:space="preserve">4.4.1.3.1.9.1.1.1.7.1.6 softwareVersion</w:t>
      </w:r>
      <w:r w:rsidDel="00000000" w:rsidR="00000000" w:rsidRPr="00000000">
        <w:rPr>
          <w:rtl w:val="0"/>
        </w:rPr>
      </w:r>
    </w:p>
    <w:p w:rsidR="00000000" w:rsidDel="00000000" w:rsidP="00000000" w:rsidRDefault="00000000" w:rsidRPr="00000000" w14:paraId="000006A7">
      <w:pPr>
        <w:rPr>
          <w:vertAlign w:val="baseline"/>
        </w:rPr>
      </w:pPr>
      <w:bookmarkStart w:colFirst="0" w:colLast="0" w:name="_fpca7sjb40j1" w:id="126"/>
      <w:bookmarkEnd w:id="12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softwareVersion</w:t>
      </w:r>
      <w:r w:rsidDel="00000000" w:rsidR="00000000" w:rsidRPr="00000000">
        <w:rPr>
          <w:vertAlign w:val="baseline"/>
          <w:rtl w:val="0"/>
        </w:rPr>
        <w:t xml:space="preserve"> element shall be used to indicate the version string for the software running on the enclosing device. When not applicable, the element shall be omitted. </w:t>
      </w:r>
    </w:p>
    <w:p w:rsidR="00000000" w:rsidDel="00000000" w:rsidP="00000000" w:rsidRDefault="00000000" w:rsidRPr="00000000" w14:paraId="000006A8">
      <w:pPr>
        <w:pStyle w:val="Heading3"/>
        <w:rPr>
          <w:vertAlign w:val="baseline"/>
        </w:rPr>
      </w:pPr>
      <w:r w:rsidDel="00000000" w:rsidR="00000000" w:rsidRPr="00000000">
        <w:rPr>
          <w:b w:val="1"/>
          <w:bCs w:val="1"/>
          <w:vertAlign w:val="baseline"/>
          <w:rtl w:val="0"/>
        </w:rPr>
        <w:t xml:space="preserve">4.4.1.3.1.9.1.1.1.7.1.7 auxFile</w:t>
      </w:r>
      <w:r w:rsidDel="00000000" w:rsidR="00000000" w:rsidRPr="00000000">
        <w:rPr>
          <w:rtl w:val="0"/>
        </w:rPr>
      </w:r>
    </w:p>
    <w:p w:rsidR="00000000" w:rsidDel="00000000" w:rsidP="00000000" w:rsidRDefault="00000000" w:rsidRPr="00000000" w14:paraId="000006A9">
      <w:pPr>
        <w:rPr>
          <w:vertAlign w:val="baseline"/>
        </w:rPr>
      </w:pPr>
      <w:bookmarkStart w:colFirst="0" w:colLast="0" w:name="_axem1wi2ygi2" w:id="127"/>
      <w:bookmarkEnd w:id="127"/>
      <w:r w:rsidDel="00000000" w:rsidR="00000000" w:rsidRPr="00000000">
        <w:rPr>
          <w:vertAlign w:val="baseline"/>
          <w:rtl w:val="0"/>
        </w:rPr>
        <w:t xml:space="preserve">The auxFile element shall be used to provide a reference to an external file containing the saved state of the enclosing device. The format of the external file is device dependent and outside the scope of this standard.</w:t>
      </w:r>
    </w:p>
    <w:p w:rsidR="00000000" w:rsidDel="00000000" w:rsidP="00000000" w:rsidRDefault="00000000" w:rsidRPr="00000000" w14:paraId="000006AA">
      <w:pPr>
        <w:pStyle w:val="Heading3"/>
        <w:rPr>
          <w:vertAlign w:val="baseline"/>
        </w:rPr>
      </w:pPr>
      <w:r w:rsidDel="00000000" w:rsidR="00000000" w:rsidRPr="00000000">
        <w:rPr>
          <w:b w:val="1"/>
          <w:bCs w:val="1"/>
          <w:vertAlign w:val="baseline"/>
          <w:rtl w:val="0"/>
        </w:rPr>
        <w:t xml:space="preserve">4.4.1.3.1.9.1.1.1.8 module</w:t>
      </w:r>
      <w:r w:rsidDel="00000000" w:rsidR="00000000" w:rsidRPr="00000000">
        <w:rPr>
          <w:rtl w:val="0"/>
        </w:rPr>
      </w:r>
    </w:p>
    <w:p w:rsidR="00000000" w:rsidDel="00000000" w:rsidP="00000000" w:rsidRDefault="00000000" w:rsidRPr="00000000" w14:paraId="000006AB">
      <w:pPr>
        <w:rPr>
          <w:vertAlign w:val="baseline"/>
        </w:rPr>
      </w:pPr>
      <w:bookmarkStart w:colFirst="0" w:colLast="0" w:name="_j4jft3i880z" w:id="128"/>
      <w:bookmarkEnd w:id="128"/>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w:t>
      </w:r>
      <w:r w:rsidDel="00000000" w:rsidR="00000000" w:rsidRPr="00000000">
        <w:rPr>
          <w:vertAlign w:val="baseline"/>
          <w:rtl w:val="0"/>
        </w:rPr>
        <w:t xml:space="preserve"> element shall be used to document a device's sub-processor. A typical example would be a plug-in within a digital audio workstation, or a sub-processor in a multi-effect hardware device.</w:t>
      </w:r>
    </w:p>
    <w:p w:rsidR="00000000" w:rsidDel="00000000" w:rsidP="00000000" w:rsidRDefault="00000000" w:rsidRPr="00000000" w14:paraId="000006AC">
      <w:pPr>
        <w:pStyle w:val="Heading3"/>
        <w:rPr>
          <w:vertAlign w:val="baseline"/>
        </w:rPr>
      </w:pPr>
      <w:r w:rsidDel="00000000" w:rsidR="00000000" w:rsidRPr="00000000">
        <w:rPr>
          <w:b w:val="1"/>
          <w:bCs w:val="1"/>
          <w:vertAlign w:val="baseline"/>
          <w:rtl w:val="0"/>
        </w:rPr>
        <w:t xml:space="preserve">4.4.1.3.1.9.1.1.1.8.1 moduleType</w:t>
      </w:r>
      <w:r w:rsidDel="00000000" w:rsidR="00000000" w:rsidRPr="00000000">
        <w:rPr>
          <w:rtl w:val="0"/>
        </w:rPr>
      </w:r>
    </w:p>
    <w:p w:rsidR="00000000" w:rsidDel="00000000" w:rsidP="00000000" w:rsidRDefault="00000000" w:rsidRPr="00000000" w14:paraId="000006A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6AE">
      <w:pPr>
        <w:rPr>
          <w:vertAlign w:val="baseline"/>
        </w:rPr>
      </w:pPr>
      <w:r w:rsidDel="00000000" w:rsidR="00000000" w:rsidRPr="00000000">
        <w:rPr>
          <w:rtl w:val="0"/>
        </w:rPr>
      </w:r>
    </w:p>
    <w:tbl>
      <w:tblPr>
        <w:tblStyle w:val="Table32"/>
        <w:tblW w:w="1062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060"/>
        <w:gridCol w:w="810"/>
        <w:gridCol w:w="1350"/>
        <w:gridCol w:w="1710"/>
        <w:gridCol w:w="1350"/>
        <w:tblGridChange w:id="0">
          <w:tblGrid>
            <w:gridCol w:w="2340"/>
            <w:gridCol w:w="3060"/>
            <w:gridCol w:w="810"/>
            <w:gridCol w:w="1350"/>
            <w:gridCol w:w="1710"/>
            <w:gridCol w:w="1350"/>
          </w:tblGrid>
        </w:tblGridChange>
      </w:tblGrid>
      <w:tr>
        <w:trPr>
          <w:cantSplit w:val="1"/>
          <w:trHeight w:val="151" w:hRule="atLeast"/>
          <w:tblHeader w:val="0"/>
        </w:trPr>
        <w:tc>
          <w:tcPr>
            <w:vMerge w:val="restart"/>
            <w:vAlign w:val="top"/>
          </w:tcPr>
          <w:p w:rsidR="00000000" w:rsidDel="00000000" w:rsidP="00000000" w:rsidRDefault="00000000" w:rsidRPr="00000000" w14:paraId="000006AF">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6B0">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6B1">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6B3">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6B4">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6B7">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6B8">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BB">
            <w:pPr>
              <w:rPr>
                <w:vertAlign w:val="baseline"/>
              </w:rPr>
            </w:pPr>
            <w:r w:rsidDel="00000000" w:rsidR="00000000" w:rsidRPr="00000000">
              <w:rPr>
                <w:vertAlign w:val="baseline"/>
                <w:rtl w:val="0"/>
              </w:rPr>
              <w:t xml:space="preserve">descriptor</w:t>
            </w:r>
          </w:p>
        </w:tc>
        <w:tc>
          <w:tcPr>
            <w:vAlign w:val="top"/>
          </w:tcPr>
          <w:p w:rsidR="00000000" w:rsidDel="00000000" w:rsidP="00000000" w:rsidRDefault="00000000" w:rsidRPr="00000000" w14:paraId="000006BC">
            <w:pPr>
              <w:rPr>
                <w:vertAlign w:val="baseline"/>
              </w:rPr>
            </w:pPr>
            <w:r w:rsidDel="00000000" w:rsidR="00000000" w:rsidRPr="00000000">
              <w:rPr>
                <w:vertAlign w:val="baseline"/>
                <w:rtl w:val="0"/>
              </w:rPr>
              <w:t xml:space="preserve">moduleDescriptorType</w:t>
            </w:r>
          </w:p>
        </w:tc>
        <w:tc>
          <w:tcPr>
            <w:vAlign w:val="top"/>
          </w:tcPr>
          <w:p w:rsidR="00000000" w:rsidDel="00000000" w:rsidP="00000000" w:rsidRDefault="00000000" w:rsidRPr="00000000" w14:paraId="000006B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B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BF">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C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C1">
            <w:pPr>
              <w:rPr>
                <w:vertAlign w:val="baseline"/>
              </w:rPr>
            </w:pPr>
            <w:r w:rsidDel="00000000" w:rsidR="00000000" w:rsidRPr="00000000">
              <w:rPr>
                <w:vertAlign w:val="baseline"/>
                <w:rtl w:val="0"/>
              </w:rPr>
              <w:t xml:space="preserve">inputChannel</w:t>
            </w:r>
          </w:p>
        </w:tc>
        <w:tc>
          <w:tcPr>
            <w:vAlign w:val="top"/>
          </w:tcPr>
          <w:p w:rsidR="00000000" w:rsidDel="00000000" w:rsidP="00000000" w:rsidRDefault="00000000" w:rsidRPr="00000000" w14:paraId="000006C2">
            <w:pPr>
              <w:rPr>
                <w:vertAlign w:val="baseline"/>
              </w:rPr>
            </w:pPr>
            <w:r w:rsidDel="00000000" w:rsidR="00000000" w:rsidRPr="00000000">
              <w:rPr>
                <w:vertAlign w:val="baseline"/>
                <w:rtl w:val="0"/>
              </w:rPr>
              <w:t xml:space="preserve">moduleInputChannelType</w:t>
            </w:r>
          </w:p>
        </w:tc>
        <w:tc>
          <w:tcPr>
            <w:vAlign w:val="top"/>
          </w:tcPr>
          <w:p w:rsidR="00000000" w:rsidDel="00000000" w:rsidP="00000000" w:rsidRDefault="00000000" w:rsidRPr="00000000" w14:paraId="000006C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C4">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6C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C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C7">
            <w:pPr>
              <w:rPr>
                <w:vertAlign w:val="baseline"/>
              </w:rPr>
            </w:pPr>
            <w:r w:rsidDel="00000000" w:rsidR="00000000" w:rsidRPr="00000000">
              <w:rPr>
                <w:vertAlign w:val="baseline"/>
                <w:rtl w:val="0"/>
              </w:rPr>
              <w:t xml:space="preserve">outputChannel</w:t>
            </w:r>
          </w:p>
        </w:tc>
        <w:tc>
          <w:tcPr>
            <w:vAlign w:val="top"/>
          </w:tcPr>
          <w:p w:rsidR="00000000" w:rsidDel="00000000" w:rsidP="00000000" w:rsidRDefault="00000000" w:rsidRPr="00000000" w14:paraId="000006C8">
            <w:pPr>
              <w:rPr>
                <w:vertAlign w:val="baseline"/>
              </w:rPr>
            </w:pPr>
            <w:r w:rsidDel="00000000" w:rsidR="00000000" w:rsidRPr="00000000">
              <w:rPr>
                <w:vertAlign w:val="baseline"/>
                <w:rtl w:val="0"/>
              </w:rPr>
              <w:t xml:space="preserve">moduleOutputChannelType</w:t>
            </w:r>
          </w:p>
        </w:tc>
        <w:tc>
          <w:tcPr>
            <w:vAlign w:val="top"/>
          </w:tcPr>
          <w:p w:rsidR="00000000" w:rsidDel="00000000" w:rsidP="00000000" w:rsidRDefault="00000000" w:rsidRPr="00000000" w14:paraId="000006C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CA">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6C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C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CD">
            <w:pPr>
              <w:rPr>
                <w:vertAlign w:val="baseline"/>
              </w:rPr>
            </w:pPr>
            <w:r w:rsidDel="00000000" w:rsidR="00000000" w:rsidRPr="00000000">
              <w:rPr>
                <w:vertAlign w:val="baseline"/>
                <w:rtl w:val="0"/>
              </w:rPr>
              <w:t xml:space="preserve">settings</w:t>
            </w:r>
          </w:p>
        </w:tc>
        <w:tc>
          <w:tcPr>
            <w:vAlign w:val="top"/>
          </w:tcPr>
          <w:p w:rsidR="00000000" w:rsidDel="00000000" w:rsidP="00000000" w:rsidRDefault="00000000" w:rsidRPr="00000000" w14:paraId="000006CE">
            <w:pPr>
              <w:rPr>
                <w:vertAlign w:val="baseline"/>
              </w:rPr>
            </w:pPr>
            <w:r w:rsidDel="00000000" w:rsidR="00000000" w:rsidRPr="00000000">
              <w:rPr>
                <w:vertAlign w:val="baseline"/>
                <w:rtl w:val="0"/>
              </w:rPr>
              <w:t xml:space="preserve">settingsType</w:t>
            </w:r>
          </w:p>
        </w:tc>
        <w:tc>
          <w:tcPr>
            <w:vAlign w:val="top"/>
          </w:tcPr>
          <w:p w:rsidR="00000000" w:rsidDel="00000000" w:rsidP="00000000" w:rsidRDefault="00000000" w:rsidRPr="00000000" w14:paraId="000006C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D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D1">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D2">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D3">
            <w:pPr>
              <w:rPr>
                <w:vertAlign w:val="baseline"/>
              </w:rPr>
            </w:pPr>
            <w:r w:rsidDel="00000000" w:rsidR="00000000" w:rsidRPr="00000000">
              <w:rPr>
                <w:vertAlign w:val="baseline"/>
                <w:rtl w:val="0"/>
              </w:rPr>
              <w:t xml:space="preserve">deviceRef</w:t>
            </w:r>
          </w:p>
        </w:tc>
        <w:tc>
          <w:tcPr>
            <w:vAlign w:val="top"/>
          </w:tcPr>
          <w:p w:rsidR="00000000" w:rsidDel="00000000" w:rsidP="00000000" w:rsidRDefault="00000000" w:rsidRPr="00000000" w14:paraId="000006D4">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6D5">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6D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D7">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6D8">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D9">
            <w:pPr>
              <w:jc w:val="left"/>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DA">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6D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DC">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6DD">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6DE">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6DF">
      <w:pPr>
        <w:rPr>
          <w:vertAlign w:val="baseline"/>
        </w:rPr>
      </w:pPr>
      <w:bookmarkStart w:colFirst="0" w:colLast="0" w:name="_b1t8vgylocfr" w:id="129"/>
      <w:bookmarkEnd w:id="129"/>
      <w:r w:rsidDel="00000000" w:rsidR="00000000" w:rsidRPr="00000000">
        <w:rPr>
          <w:rtl w:val="0"/>
        </w:rPr>
      </w:r>
    </w:p>
    <w:p w:rsidR="00000000" w:rsidDel="00000000" w:rsidP="00000000" w:rsidRDefault="00000000" w:rsidRPr="00000000" w14:paraId="000006E0">
      <w:pPr>
        <w:pStyle w:val="Heading3"/>
        <w:rPr>
          <w:vertAlign w:val="baseline"/>
        </w:rPr>
      </w:pPr>
      <w:r w:rsidDel="00000000" w:rsidR="00000000" w:rsidRPr="00000000">
        <w:rPr>
          <w:b w:val="1"/>
          <w:bCs w:val="1"/>
          <w:vertAlign w:val="baseline"/>
          <w:rtl w:val="0"/>
        </w:rPr>
        <w:t xml:space="preserve">4.4.1.3.1.9.1.1.1.8.1.1 descriptor</w:t>
      </w:r>
      <w:r w:rsidDel="00000000" w:rsidR="00000000" w:rsidRPr="00000000">
        <w:rPr>
          <w:rtl w:val="0"/>
        </w:rPr>
      </w:r>
    </w:p>
    <w:p w:rsidR="00000000" w:rsidDel="00000000" w:rsidP="00000000" w:rsidRDefault="00000000" w:rsidRPr="00000000" w14:paraId="000006E1">
      <w:pPr>
        <w:rPr>
          <w:vertAlign w:val="baseline"/>
        </w:rPr>
      </w:pPr>
      <w:bookmarkStart w:colFirst="0" w:colLast="0" w:name="_665pnmbef2hz" w:id="130"/>
      <w:bookmarkEnd w:id="13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descriptor</w:t>
      </w:r>
      <w:r w:rsidDel="00000000" w:rsidR="00000000" w:rsidRPr="00000000">
        <w:rPr>
          <w:vertAlign w:val="baseline"/>
          <w:rtl w:val="0"/>
        </w:rPr>
        <w:t xml:space="preserve"> element shall be used to capture identifying information about the module itself. </w:t>
      </w:r>
    </w:p>
    <w:p w:rsidR="00000000" w:rsidDel="00000000" w:rsidP="00000000" w:rsidRDefault="00000000" w:rsidRPr="00000000" w14:paraId="000006E2">
      <w:pPr>
        <w:pStyle w:val="Heading3"/>
        <w:rPr>
          <w:vertAlign w:val="baseline"/>
        </w:rPr>
      </w:pPr>
      <w:r w:rsidDel="00000000" w:rsidR="00000000" w:rsidRPr="00000000">
        <w:rPr>
          <w:b w:val="1"/>
          <w:bCs w:val="1"/>
          <w:vertAlign w:val="baseline"/>
          <w:rtl w:val="0"/>
        </w:rPr>
        <w:t xml:space="preserve">4.4.1.3.1.9.1.1.1.8.1.1.1  moduleDescriptorType</w:t>
      </w:r>
      <w:r w:rsidDel="00000000" w:rsidR="00000000" w:rsidRPr="00000000">
        <w:rPr>
          <w:rtl w:val="0"/>
        </w:rPr>
      </w:r>
    </w:p>
    <w:p w:rsidR="00000000" w:rsidDel="00000000" w:rsidP="00000000" w:rsidRDefault="00000000" w:rsidRPr="00000000" w14:paraId="000006E3">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moduleDescriptorType</w:t>
      </w:r>
      <w:r w:rsidDel="00000000" w:rsidR="00000000" w:rsidRPr="00000000">
        <w:rPr>
          <w:vertAlign w:val="baseline"/>
          <w:rtl w:val="0"/>
        </w:rPr>
        <w:t xml:space="preserve"> shall be comprised of the following sub-elements and attributes:</w:t>
      </w:r>
    </w:p>
    <w:p w:rsidR="00000000" w:rsidDel="00000000" w:rsidP="00000000" w:rsidRDefault="00000000" w:rsidRPr="00000000" w14:paraId="000006E4">
      <w:pPr>
        <w:rPr>
          <w:vertAlign w:val="baseline"/>
        </w:rPr>
      </w:pPr>
      <w:r w:rsidDel="00000000" w:rsidR="00000000" w:rsidRPr="00000000">
        <w:rPr>
          <w:rtl w:val="0"/>
        </w:rPr>
      </w:r>
    </w:p>
    <w:tbl>
      <w:tblPr>
        <w:tblStyle w:val="Table33"/>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880"/>
        <w:gridCol w:w="810"/>
        <w:gridCol w:w="1350"/>
        <w:gridCol w:w="1710"/>
        <w:gridCol w:w="1350"/>
        <w:tblGridChange w:id="0">
          <w:tblGrid>
            <w:gridCol w:w="2448"/>
            <w:gridCol w:w="2880"/>
            <w:gridCol w:w="810"/>
            <w:gridCol w:w="1350"/>
            <w:gridCol w:w="1710"/>
            <w:gridCol w:w="1350"/>
          </w:tblGrid>
        </w:tblGridChange>
      </w:tblGrid>
      <w:tr>
        <w:trPr>
          <w:cantSplit w:val="1"/>
          <w:trHeight w:val="151" w:hRule="atLeast"/>
          <w:tblHeader w:val="0"/>
        </w:trPr>
        <w:tc>
          <w:tcPr>
            <w:vMerge w:val="restart"/>
            <w:vAlign w:val="top"/>
          </w:tcPr>
          <w:p w:rsidR="00000000" w:rsidDel="00000000" w:rsidP="00000000" w:rsidRDefault="00000000" w:rsidRPr="00000000" w14:paraId="000006E5">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6E6">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6E7">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6E9">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6EA">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6ED">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6EE">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6F1">
            <w:pPr>
              <w:rPr>
                <w:vertAlign w:val="baseline"/>
              </w:rPr>
            </w:pPr>
            <w:r w:rsidDel="00000000" w:rsidR="00000000" w:rsidRPr="00000000">
              <w:rPr>
                <w:vertAlign w:val="baseline"/>
                <w:rtl w:val="0"/>
              </w:rPr>
              <w:t xml:space="preserve">manufacturer</w:t>
            </w:r>
          </w:p>
        </w:tc>
        <w:tc>
          <w:tcPr>
            <w:vAlign w:val="top"/>
          </w:tcPr>
          <w:p w:rsidR="00000000" w:rsidDel="00000000" w:rsidP="00000000" w:rsidRDefault="00000000" w:rsidRPr="00000000" w14:paraId="000006F2">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F3">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F4">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F5">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F6">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F7">
            <w:pPr>
              <w:rPr>
                <w:vertAlign w:val="baseline"/>
              </w:rPr>
            </w:pPr>
            <w:r w:rsidDel="00000000" w:rsidR="00000000" w:rsidRPr="00000000">
              <w:rPr>
                <w:vertAlign w:val="baseline"/>
                <w:rtl w:val="0"/>
              </w:rPr>
              <w:t xml:space="preserve">modelName</w:t>
            </w:r>
          </w:p>
        </w:tc>
        <w:tc>
          <w:tcPr>
            <w:vAlign w:val="top"/>
          </w:tcPr>
          <w:p w:rsidR="00000000" w:rsidDel="00000000" w:rsidP="00000000" w:rsidRDefault="00000000" w:rsidRPr="00000000" w14:paraId="000006F8">
            <w:pPr>
              <w:rPr>
                <w:vertAlign w:val="baseline"/>
              </w:rPr>
            </w:pPr>
            <w:r w:rsidDel="00000000" w:rsidR="00000000" w:rsidRPr="00000000">
              <w:rPr>
                <w:vertAlign w:val="baseline"/>
                <w:rtl w:val="0"/>
              </w:rPr>
              <w:t xml:space="preserve">xsd:string</w:t>
            </w:r>
          </w:p>
        </w:tc>
        <w:tc>
          <w:tcPr>
            <w:vAlign w:val="top"/>
          </w:tcPr>
          <w:p w:rsidR="00000000" w:rsidDel="00000000" w:rsidP="00000000" w:rsidRDefault="00000000" w:rsidRPr="00000000" w14:paraId="000006F9">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FA">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6FB">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6FC">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6FD">
            <w:pPr>
              <w:rPr>
                <w:vertAlign w:val="baseline"/>
              </w:rPr>
            </w:pPr>
            <w:r w:rsidDel="00000000" w:rsidR="00000000" w:rsidRPr="00000000">
              <w:rPr>
                <w:vertAlign w:val="baseline"/>
                <w:rtl w:val="0"/>
              </w:rPr>
              <w:t xml:space="preserve">functionalRole</w:t>
            </w:r>
          </w:p>
        </w:tc>
        <w:tc>
          <w:tcPr>
            <w:vAlign w:val="top"/>
          </w:tcPr>
          <w:p w:rsidR="00000000" w:rsidDel="00000000" w:rsidP="00000000" w:rsidRDefault="00000000" w:rsidRPr="00000000" w14:paraId="000006FE">
            <w:pPr>
              <w:rPr>
                <w:vertAlign w:val="baseline"/>
              </w:rPr>
            </w:pPr>
            <w:r w:rsidDel="00000000" w:rsidR="00000000" w:rsidRPr="00000000">
              <w:rPr>
                <w:vertAlign w:val="baseline"/>
                <w:rtl w:val="0"/>
              </w:rPr>
              <w:t xml:space="preserve">functionalRoleType</w:t>
            </w:r>
          </w:p>
        </w:tc>
        <w:tc>
          <w:tcPr>
            <w:vAlign w:val="top"/>
          </w:tcPr>
          <w:p w:rsidR="00000000" w:rsidDel="00000000" w:rsidP="00000000" w:rsidRDefault="00000000" w:rsidRPr="00000000" w14:paraId="000006F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0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01">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02">
            <w:pPr>
              <w:rPr>
                <w:vertAlign w:val="baseline"/>
              </w:rPr>
            </w:pPr>
            <w:r w:rsidDel="00000000" w:rsidR="00000000" w:rsidRPr="00000000">
              <w:rPr>
                <w:vertAlign w:val="baseline"/>
                <w:rtl w:val="0"/>
              </w:rPr>
              <w:t xml:space="preserve">NONE</w:t>
            </w:r>
          </w:p>
        </w:tc>
      </w:tr>
    </w:tbl>
    <w:p w:rsidR="00000000" w:rsidDel="00000000" w:rsidP="00000000" w:rsidRDefault="00000000" w:rsidRPr="00000000" w14:paraId="00000703">
      <w:pPr>
        <w:rPr>
          <w:vertAlign w:val="baseline"/>
        </w:rPr>
      </w:pPr>
      <w:bookmarkStart w:colFirst="0" w:colLast="0" w:name="_390y9m6uooj" w:id="131"/>
      <w:bookmarkEnd w:id="131"/>
      <w:r w:rsidDel="00000000" w:rsidR="00000000" w:rsidRPr="00000000">
        <w:rPr>
          <w:rtl w:val="0"/>
        </w:rPr>
      </w:r>
    </w:p>
    <w:p w:rsidR="00000000" w:rsidDel="00000000" w:rsidP="00000000" w:rsidRDefault="00000000" w:rsidRPr="00000000" w14:paraId="00000704">
      <w:pPr>
        <w:pStyle w:val="Heading3"/>
        <w:rPr>
          <w:vertAlign w:val="baseline"/>
        </w:rPr>
      </w:pPr>
      <w:r w:rsidDel="00000000" w:rsidR="00000000" w:rsidRPr="00000000">
        <w:rPr>
          <w:b w:val="1"/>
          <w:bCs w:val="1"/>
          <w:vertAlign w:val="baseline"/>
          <w:rtl w:val="0"/>
        </w:rPr>
        <w:t xml:space="preserve">4.4.1.3.1.9.1.1.1.8.1.1.1.1  manufacturer</w:t>
      </w:r>
      <w:r w:rsidDel="00000000" w:rsidR="00000000" w:rsidRPr="00000000">
        <w:rPr>
          <w:rtl w:val="0"/>
        </w:rPr>
      </w:r>
    </w:p>
    <w:p w:rsidR="00000000" w:rsidDel="00000000" w:rsidP="00000000" w:rsidRDefault="00000000" w:rsidRPr="00000000" w14:paraId="00000705">
      <w:pPr>
        <w:rPr>
          <w:vertAlign w:val="baseline"/>
        </w:rPr>
      </w:pPr>
      <w:bookmarkStart w:colFirst="0" w:colLast="0" w:name="_mjfxk62d43gb" w:id="132"/>
      <w:bookmarkEnd w:id="13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manufacturer</w:t>
      </w:r>
      <w:r w:rsidDel="00000000" w:rsidR="00000000" w:rsidRPr="00000000">
        <w:rPr>
          <w:vertAlign w:val="baseline"/>
          <w:rtl w:val="0"/>
        </w:rPr>
        <w:t xml:space="preserve"> element shall be used to convey the name of the manufacturer of the module.</w:t>
      </w:r>
    </w:p>
    <w:p w:rsidR="00000000" w:rsidDel="00000000" w:rsidP="00000000" w:rsidRDefault="00000000" w:rsidRPr="00000000" w14:paraId="00000706">
      <w:pPr>
        <w:pStyle w:val="Heading3"/>
        <w:rPr>
          <w:vertAlign w:val="baseline"/>
        </w:rPr>
      </w:pPr>
      <w:r w:rsidDel="00000000" w:rsidR="00000000" w:rsidRPr="00000000">
        <w:rPr>
          <w:b w:val="1"/>
          <w:bCs w:val="1"/>
          <w:vertAlign w:val="baseline"/>
          <w:rtl w:val="0"/>
        </w:rPr>
        <w:t xml:space="preserve">4.4.1.3.1.9.1.1.1.8.1.1.1.2   modelName</w:t>
      </w:r>
      <w:r w:rsidDel="00000000" w:rsidR="00000000" w:rsidRPr="00000000">
        <w:rPr>
          <w:rtl w:val="0"/>
        </w:rPr>
      </w:r>
    </w:p>
    <w:p w:rsidR="00000000" w:rsidDel="00000000" w:rsidP="00000000" w:rsidRDefault="00000000" w:rsidRPr="00000000" w14:paraId="00000707">
      <w:pPr>
        <w:rPr>
          <w:vertAlign w:val="baseline"/>
        </w:rPr>
      </w:pPr>
      <w:bookmarkStart w:colFirst="0" w:colLast="0" w:name="_abib4ulkl3md" w:id="133"/>
      <w:bookmarkEnd w:id="13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modelName</w:t>
      </w:r>
      <w:r w:rsidDel="00000000" w:rsidR="00000000" w:rsidRPr="00000000">
        <w:rPr>
          <w:vertAlign w:val="baseline"/>
          <w:rtl w:val="0"/>
        </w:rPr>
        <w:t xml:space="preserve"> element shall be used to indicate the manufacturer assigned model/product designation for the module.</w:t>
      </w:r>
    </w:p>
    <w:p w:rsidR="00000000" w:rsidDel="00000000" w:rsidP="00000000" w:rsidRDefault="00000000" w:rsidRPr="00000000" w14:paraId="00000708">
      <w:pPr>
        <w:pStyle w:val="Heading3"/>
        <w:rPr>
          <w:vertAlign w:val="baseline"/>
        </w:rPr>
      </w:pPr>
      <w:r w:rsidDel="00000000" w:rsidR="00000000" w:rsidRPr="00000000">
        <w:rPr>
          <w:b w:val="1"/>
          <w:bCs w:val="1"/>
          <w:vertAlign w:val="baseline"/>
          <w:rtl w:val="0"/>
        </w:rPr>
        <w:t xml:space="preserve">4.4.1.3.1.9.1.1.1.8.1.1.1.3   functionalRole</w:t>
      </w:r>
      <w:r w:rsidDel="00000000" w:rsidR="00000000" w:rsidRPr="00000000">
        <w:rPr>
          <w:rtl w:val="0"/>
        </w:rPr>
      </w:r>
    </w:p>
    <w:p w:rsidR="00000000" w:rsidDel="00000000" w:rsidP="00000000" w:rsidRDefault="00000000" w:rsidRPr="00000000" w14:paraId="00000709">
      <w:pPr>
        <w:rPr>
          <w:vertAlign w:val="baseline"/>
        </w:rPr>
      </w:pPr>
      <w:bookmarkStart w:colFirst="0" w:colLast="0" w:name="_ektfceq6v1a" w:id="134"/>
      <w:bookmarkEnd w:id="13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functionalRole</w:t>
      </w:r>
      <w:r w:rsidDel="00000000" w:rsidR="00000000" w:rsidRPr="00000000">
        <w:rPr>
          <w:vertAlign w:val="baseline"/>
          <w:rtl w:val="0"/>
        </w:rPr>
        <w:t xml:space="preserve"> attribute shall be used to indicate the functional role of the module. See 4.4.1.3.1.9.1.1.1.1.1.4.1 for a description of the </w:t>
      </w:r>
      <w:r w:rsidDel="00000000" w:rsidR="00000000" w:rsidRPr="00000000">
        <w:rPr>
          <w:rFonts w:ascii="Courier New" w:cs="Courier New" w:eastAsia="Courier New" w:hAnsi="Courier New"/>
          <w:vertAlign w:val="baseline"/>
          <w:rtl w:val="0"/>
        </w:rPr>
        <w:t xml:space="preserve">functionalRoleType</w:t>
      </w:r>
      <w:r w:rsidDel="00000000" w:rsidR="00000000" w:rsidRPr="00000000">
        <w:rPr>
          <w:vertAlign w:val="baseline"/>
          <w:rtl w:val="0"/>
        </w:rPr>
        <w:t xml:space="preserve">.</w:t>
      </w:r>
    </w:p>
    <w:p w:rsidR="00000000" w:rsidDel="00000000" w:rsidP="00000000" w:rsidRDefault="00000000" w:rsidRPr="00000000" w14:paraId="0000070A">
      <w:pPr>
        <w:pStyle w:val="Heading3"/>
        <w:rPr>
          <w:vertAlign w:val="baseline"/>
        </w:rPr>
      </w:pPr>
      <w:r w:rsidDel="00000000" w:rsidR="00000000" w:rsidRPr="00000000">
        <w:rPr>
          <w:b w:val="1"/>
          <w:bCs w:val="1"/>
          <w:vertAlign w:val="baseline"/>
          <w:rtl w:val="0"/>
        </w:rPr>
        <w:t xml:space="preserve">4.4.1.3.1.9.1.1.1.8.1.2 inputChannel</w:t>
      </w:r>
      <w:r w:rsidDel="00000000" w:rsidR="00000000" w:rsidRPr="00000000">
        <w:rPr>
          <w:rtl w:val="0"/>
        </w:rPr>
      </w:r>
    </w:p>
    <w:p w:rsidR="00000000" w:rsidDel="00000000" w:rsidP="00000000" w:rsidRDefault="00000000" w:rsidRPr="00000000" w14:paraId="0000070B">
      <w:pPr>
        <w:rPr>
          <w:vertAlign w:val="baseline"/>
        </w:rPr>
      </w:pPr>
      <w:bookmarkStart w:colFirst="0" w:colLast="0" w:name="_3v2m8acehy4c" w:id="135"/>
      <w:bookmarkEnd w:id="13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element shall be used to represent a single input connection on the module with regard to the internal signal path of the enclosing device. One </w:t>
      </w:r>
      <w:r w:rsidDel="00000000" w:rsidR="00000000" w:rsidRPr="00000000">
        <w:rPr>
          <w:rFonts w:ascii="Courier New" w:cs="Courier New" w:eastAsia="Courier New" w:hAnsi="Courier New"/>
          <w:vertAlign w:val="baseline"/>
          <w:rtl w:val="0"/>
        </w:rPr>
        <w:t xml:space="preserve">inputChannel</w:t>
      </w:r>
      <w:r w:rsidDel="00000000" w:rsidR="00000000" w:rsidRPr="00000000">
        <w:rPr>
          <w:vertAlign w:val="baseline"/>
          <w:rtl w:val="0"/>
        </w:rPr>
        <w:t xml:space="preserve"> element shall be present for each audio stream passing through the module.</w:t>
      </w:r>
    </w:p>
    <w:p w:rsidR="00000000" w:rsidDel="00000000" w:rsidP="00000000" w:rsidRDefault="00000000" w:rsidRPr="00000000" w14:paraId="0000070C">
      <w:pPr>
        <w:pStyle w:val="Heading3"/>
        <w:rPr>
          <w:vertAlign w:val="baseline"/>
        </w:rPr>
      </w:pPr>
      <w:r w:rsidDel="00000000" w:rsidR="00000000" w:rsidRPr="00000000">
        <w:rPr>
          <w:b w:val="1"/>
          <w:bCs w:val="1"/>
          <w:vertAlign w:val="baseline"/>
          <w:rtl w:val="0"/>
        </w:rPr>
        <w:t xml:space="preserve">4.4.1.3.1.9.1.1.1.8.1.2.1 moduleInputChannelType</w:t>
      </w:r>
      <w:r w:rsidDel="00000000" w:rsidR="00000000" w:rsidRPr="00000000">
        <w:rPr>
          <w:rtl w:val="0"/>
        </w:rPr>
      </w:r>
    </w:p>
    <w:p w:rsidR="00000000" w:rsidDel="00000000" w:rsidP="00000000" w:rsidRDefault="00000000" w:rsidRPr="00000000" w14:paraId="0000070D">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moduleInputChannelType</w:t>
      </w:r>
      <w:r w:rsidDel="00000000" w:rsidR="00000000" w:rsidRPr="00000000">
        <w:rPr>
          <w:vertAlign w:val="baseline"/>
          <w:rtl w:val="0"/>
        </w:rPr>
        <w:t xml:space="preserve"> shall be comprised of the following attributes:</w:t>
      </w:r>
    </w:p>
    <w:p w:rsidR="00000000" w:rsidDel="00000000" w:rsidP="00000000" w:rsidRDefault="00000000" w:rsidRPr="00000000" w14:paraId="0000070E">
      <w:pPr>
        <w:rPr>
          <w:vertAlign w:val="baseline"/>
        </w:rPr>
      </w:pPr>
      <w:r w:rsidDel="00000000" w:rsidR="00000000" w:rsidRPr="00000000">
        <w:rPr>
          <w:rtl w:val="0"/>
        </w:rPr>
      </w:r>
    </w:p>
    <w:tbl>
      <w:tblPr>
        <w:tblStyle w:val="Table34"/>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70F">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710">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711">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713">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714">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717">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718">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1B">
            <w:pPr>
              <w:rPr>
                <w:vertAlign w:val="baseline"/>
              </w:rPr>
            </w:pPr>
            <w:r w:rsidDel="00000000" w:rsidR="00000000" w:rsidRPr="00000000">
              <w:rPr>
                <w:vertAlign w:val="baseline"/>
                <w:rtl w:val="0"/>
              </w:rPr>
              <w:t xml:space="preserve">routing</w:t>
            </w:r>
          </w:p>
        </w:tc>
        <w:tc>
          <w:tcPr>
            <w:vAlign w:val="top"/>
          </w:tcPr>
          <w:p w:rsidR="00000000" w:rsidDel="00000000" w:rsidP="00000000" w:rsidRDefault="00000000" w:rsidRPr="00000000" w14:paraId="0000071C">
            <w:pPr>
              <w:rPr>
                <w:vertAlign w:val="baseline"/>
              </w:rPr>
            </w:pPr>
            <w:r w:rsidDel="00000000" w:rsidR="00000000" w:rsidRPr="00000000">
              <w:rPr>
                <w:vertAlign w:val="baseline"/>
                <w:rtl w:val="0"/>
              </w:rPr>
              <w:t xml:space="preserve">inputRoutingType</w:t>
            </w:r>
          </w:p>
        </w:tc>
        <w:tc>
          <w:tcPr>
            <w:vAlign w:val="top"/>
          </w:tcPr>
          <w:p w:rsidR="00000000" w:rsidDel="00000000" w:rsidP="00000000" w:rsidRDefault="00000000" w:rsidRPr="00000000" w14:paraId="0000071D">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1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1F">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20">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21">
            <w:pPr>
              <w:rPr>
                <w:i w:val="0"/>
                <w:iCs w:val="0"/>
                <w:vertAlign w:val="baseline"/>
              </w:rPr>
            </w:pPr>
            <w:r w:rsidDel="00000000" w:rsidR="00000000" w:rsidRPr="00000000">
              <w:rPr>
                <w:i w:val="1"/>
                <w:iCs w:val="1"/>
                <w:vertAlign w:val="baseline"/>
                <w:rtl w:val="0"/>
              </w:rPr>
              <w:t xml:space="preserve">moduleRef</w:t>
            </w:r>
            <w:r w:rsidDel="00000000" w:rsidR="00000000" w:rsidRPr="00000000">
              <w:rPr>
                <w:rtl w:val="0"/>
              </w:rPr>
            </w:r>
          </w:p>
        </w:tc>
        <w:tc>
          <w:tcPr>
            <w:vAlign w:val="top"/>
          </w:tcPr>
          <w:p w:rsidR="00000000" w:rsidDel="00000000" w:rsidP="00000000" w:rsidRDefault="00000000" w:rsidRPr="00000000" w14:paraId="00000722">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72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2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2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2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27">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728">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729">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72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2B">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2C">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2D">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72E">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72F">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3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31">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32">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33">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34">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35">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36">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37">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38">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739">
      <w:pPr>
        <w:rPr>
          <w:vertAlign w:val="baseline"/>
        </w:rPr>
      </w:pPr>
      <w:r w:rsidDel="00000000" w:rsidR="00000000" w:rsidRPr="00000000">
        <w:rPr>
          <w:rtl w:val="0"/>
        </w:rPr>
      </w:r>
    </w:p>
    <w:p w:rsidR="00000000" w:rsidDel="00000000" w:rsidP="00000000" w:rsidRDefault="00000000" w:rsidRPr="00000000" w14:paraId="0000073A">
      <w:pPr>
        <w:rPr>
          <w:vertAlign w:val="baseline"/>
        </w:rPr>
      </w:pPr>
      <w:bookmarkStart w:colFirst="0" w:colLast="0" w:name="_ws06z3jzinyc" w:id="136"/>
      <w:bookmarkEnd w:id="136"/>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moduleInputChannelType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moduleChannelType</w:t>
      </w:r>
      <w:r w:rsidDel="00000000" w:rsidR="00000000" w:rsidRPr="00000000">
        <w:rPr>
          <w:vertAlign w:val="baseline"/>
          <w:rtl w:val="0"/>
        </w:rPr>
        <w:t xml:space="preserve"> which itself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Inherited attributes are defined in each super-class data type.</w:t>
      </w:r>
    </w:p>
    <w:p w:rsidR="00000000" w:rsidDel="00000000" w:rsidP="00000000" w:rsidRDefault="00000000" w:rsidRPr="00000000" w14:paraId="0000073B">
      <w:pPr>
        <w:pStyle w:val="Heading3"/>
        <w:rPr>
          <w:vertAlign w:val="baseline"/>
        </w:rPr>
      </w:pPr>
      <w:r w:rsidDel="00000000" w:rsidR="00000000" w:rsidRPr="00000000">
        <w:rPr>
          <w:b w:val="1"/>
          <w:bCs w:val="1"/>
          <w:vertAlign w:val="baseline"/>
          <w:rtl w:val="0"/>
        </w:rPr>
        <w:t xml:space="preserve">4.4.1.3.1.9.1.1.1.8.1.2.1.1 routing</w:t>
      </w:r>
      <w:r w:rsidDel="00000000" w:rsidR="00000000" w:rsidRPr="00000000">
        <w:rPr>
          <w:rtl w:val="0"/>
        </w:rPr>
      </w:r>
    </w:p>
    <w:p w:rsidR="00000000" w:rsidDel="00000000" w:rsidP="00000000" w:rsidRDefault="00000000" w:rsidRPr="00000000" w14:paraId="0000073C">
      <w:pPr>
        <w:rPr>
          <w:vertAlign w:val="baseline"/>
        </w:rPr>
      </w:pPr>
      <w:bookmarkStart w:colFirst="0" w:colLast="0" w:name="_oopikgbyiwm" w:id="137"/>
      <w:bookmarkEnd w:id="13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routing</w:t>
      </w:r>
      <w:r w:rsidDel="00000000" w:rsidR="00000000" w:rsidRPr="00000000">
        <w:rPr>
          <w:vertAlign w:val="baseline"/>
          <w:rtl w:val="0"/>
        </w:rPr>
        <w:t xml:space="preserve"> attribute shall be used to indicate the signal-flow through the enclosing input channel. See 4.4.1.3.1.9.1.1.1.3.1.1.1 for a description of inputRoutingType.</w:t>
      </w:r>
    </w:p>
    <w:p w:rsidR="00000000" w:rsidDel="00000000" w:rsidP="00000000" w:rsidRDefault="00000000" w:rsidRPr="00000000" w14:paraId="0000073D">
      <w:pPr>
        <w:pStyle w:val="Heading3"/>
        <w:rPr>
          <w:vertAlign w:val="baseline"/>
        </w:rPr>
      </w:pPr>
      <w:r w:rsidDel="00000000" w:rsidR="00000000" w:rsidRPr="00000000">
        <w:rPr>
          <w:b w:val="1"/>
          <w:bCs w:val="1"/>
          <w:vertAlign w:val="baseline"/>
          <w:rtl w:val="0"/>
        </w:rPr>
        <w:t xml:space="preserve">4.4.1.3.1.9.1.1.1.8.1.2.2 moduleChannelType</w:t>
      </w:r>
      <w:r w:rsidDel="00000000" w:rsidR="00000000" w:rsidRPr="00000000">
        <w:rPr>
          <w:rtl w:val="0"/>
        </w:rPr>
      </w:r>
    </w:p>
    <w:p w:rsidR="00000000" w:rsidDel="00000000" w:rsidP="00000000" w:rsidRDefault="00000000" w:rsidRPr="00000000" w14:paraId="0000073E">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moduleChannelType</w:t>
      </w:r>
      <w:r w:rsidDel="00000000" w:rsidR="00000000" w:rsidRPr="00000000">
        <w:rPr>
          <w:vertAlign w:val="baseline"/>
          <w:rtl w:val="0"/>
        </w:rPr>
        <w:t xml:space="preserve"> shall be comprised of the following attributes:</w:t>
      </w:r>
    </w:p>
    <w:p w:rsidR="00000000" w:rsidDel="00000000" w:rsidP="00000000" w:rsidRDefault="00000000" w:rsidRPr="00000000" w14:paraId="0000073F">
      <w:pPr>
        <w:rPr>
          <w:vertAlign w:val="baseline"/>
        </w:rPr>
      </w:pPr>
      <w:r w:rsidDel="00000000" w:rsidR="00000000" w:rsidRPr="00000000">
        <w:rPr>
          <w:rtl w:val="0"/>
        </w:rPr>
      </w:r>
    </w:p>
    <w:tbl>
      <w:tblPr>
        <w:tblStyle w:val="Table35"/>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740">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741">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742">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744">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745">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748">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749">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4C">
            <w:pPr>
              <w:rPr>
                <w:vertAlign w:val="baseline"/>
              </w:rPr>
            </w:pPr>
            <w:r w:rsidDel="00000000" w:rsidR="00000000" w:rsidRPr="00000000">
              <w:rPr>
                <w:vertAlign w:val="baseline"/>
                <w:rtl w:val="0"/>
              </w:rPr>
              <w:t xml:space="preserve">moduleRef</w:t>
            </w:r>
          </w:p>
        </w:tc>
        <w:tc>
          <w:tcPr>
            <w:vAlign w:val="top"/>
          </w:tcPr>
          <w:p w:rsidR="00000000" w:rsidDel="00000000" w:rsidP="00000000" w:rsidRDefault="00000000" w:rsidRPr="00000000" w14:paraId="0000074D">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74E">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4F">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50">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51">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52">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753">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754">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755">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56">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57">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58">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759">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75A">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5B">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5C">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5D">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5E">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5F">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60">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6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62">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63">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764">
      <w:pPr>
        <w:rPr>
          <w:vertAlign w:val="baseline"/>
        </w:rPr>
      </w:pPr>
      <w:r w:rsidDel="00000000" w:rsidR="00000000" w:rsidRPr="00000000">
        <w:rPr>
          <w:rtl w:val="0"/>
        </w:rPr>
      </w:r>
    </w:p>
    <w:p w:rsidR="00000000" w:rsidDel="00000000" w:rsidP="00000000" w:rsidRDefault="00000000" w:rsidRPr="00000000" w14:paraId="00000765">
      <w:pPr>
        <w:rPr>
          <w:vertAlign w:val="baseline"/>
        </w:rPr>
      </w:pPr>
      <w:bookmarkStart w:colFirst="0" w:colLast="0" w:name="_7qxtrsc1cjgu" w:id="138"/>
      <w:bookmarkEnd w:id="138"/>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moduleChannelType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Inherited attributes are defined in each super-class data type.</w:t>
      </w:r>
    </w:p>
    <w:p w:rsidR="00000000" w:rsidDel="00000000" w:rsidP="00000000" w:rsidRDefault="00000000" w:rsidRPr="00000000" w14:paraId="00000766">
      <w:pPr>
        <w:pStyle w:val="Heading3"/>
        <w:rPr>
          <w:vertAlign w:val="baseline"/>
        </w:rPr>
      </w:pPr>
      <w:r w:rsidDel="00000000" w:rsidR="00000000" w:rsidRPr="00000000">
        <w:rPr>
          <w:b w:val="1"/>
          <w:bCs w:val="1"/>
          <w:vertAlign w:val="baseline"/>
          <w:rtl w:val="0"/>
        </w:rPr>
        <w:t xml:space="preserve">4.4.1.3.1.9.1.1.1.8.1.2.2.1 moduleRef</w:t>
      </w:r>
      <w:r w:rsidDel="00000000" w:rsidR="00000000" w:rsidRPr="00000000">
        <w:rPr>
          <w:rtl w:val="0"/>
        </w:rPr>
      </w:r>
    </w:p>
    <w:p w:rsidR="00000000" w:rsidDel="00000000" w:rsidP="00000000" w:rsidRDefault="00000000" w:rsidRPr="00000000" w14:paraId="00000767">
      <w:pPr>
        <w:rPr>
          <w:vertAlign w:val="baseline"/>
        </w:rPr>
      </w:pPr>
      <w:bookmarkStart w:colFirst="0" w:colLast="0" w:name="_axoch27wzmnq" w:id="139"/>
      <w:bookmarkEnd w:id="139"/>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module</w:t>
      </w:r>
      <w:r w:rsidDel="00000000" w:rsidR="00000000" w:rsidRPr="00000000">
        <w:rPr>
          <w:vertAlign w:val="baseline"/>
          <w:rtl w:val="0"/>
        </w:rPr>
        <w:t xml:space="preserve"> that contains the channel.</w:t>
      </w:r>
    </w:p>
    <w:p w:rsidR="00000000" w:rsidDel="00000000" w:rsidP="00000000" w:rsidRDefault="00000000" w:rsidRPr="00000000" w14:paraId="00000768">
      <w:pPr>
        <w:pStyle w:val="Heading3"/>
        <w:rPr>
          <w:vertAlign w:val="baseline"/>
        </w:rPr>
      </w:pPr>
      <w:r w:rsidDel="00000000" w:rsidR="00000000" w:rsidRPr="00000000">
        <w:rPr>
          <w:b w:val="1"/>
          <w:bCs w:val="1"/>
          <w:vertAlign w:val="baseline"/>
          <w:rtl w:val="0"/>
        </w:rPr>
        <w:t xml:space="preserve">4.4.1.3.1.9.1.1.1.8.1.3 outputChannel</w:t>
      </w:r>
      <w:r w:rsidDel="00000000" w:rsidR="00000000" w:rsidRPr="00000000">
        <w:rPr>
          <w:rtl w:val="0"/>
        </w:rPr>
      </w:r>
    </w:p>
    <w:p w:rsidR="00000000" w:rsidDel="00000000" w:rsidP="00000000" w:rsidRDefault="00000000" w:rsidRPr="00000000" w14:paraId="00000769">
      <w:pPr>
        <w:rPr>
          <w:vertAlign w:val="baseline"/>
        </w:rPr>
      </w:pPr>
      <w:bookmarkStart w:colFirst="0" w:colLast="0" w:name="_6dpm3hvteono" w:id="140"/>
      <w:bookmarkEnd w:id="14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element shall be used to represent a single output connection on the module with regard to the internal signal path of the enclosing device. One </w:t>
      </w:r>
      <w:r w:rsidDel="00000000" w:rsidR="00000000" w:rsidRPr="00000000">
        <w:rPr>
          <w:rFonts w:ascii="Courier New" w:cs="Courier New" w:eastAsia="Courier New" w:hAnsi="Courier New"/>
          <w:vertAlign w:val="baseline"/>
          <w:rtl w:val="0"/>
        </w:rPr>
        <w:t xml:space="preserve">outputChannel</w:t>
      </w:r>
      <w:r w:rsidDel="00000000" w:rsidR="00000000" w:rsidRPr="00000000">
        <w:rPr>
          <w:vertAlign w:val="baseline"/>
          <w:rtl w:val="0"/>
        </w:rPr>
        <w:t xml:space="preserve"> element shall be present for each audio stream passing out of the module.</w:t>
      </w:r>
    </w:p>
    <w:p w:rsidR="00000000" w:rsidDel="00000000" w:rsidP="00000000" w:rsidRDefault="00000000" w:rsidRPr="00000000" w14:paraId="0000076A">
      <w:pPr>
        <w:pStyle w:val="Heading3"/>
        <w:rPr>
          <w:vertAlign w:val="baseline"/>
        </w:rPr>
      </w:pPr>
      <w:r w:rsidDel="00000000" w:rsidR="00000000" w:rsidRPr="00000000">
        <w:rPr>
          <w:b w:val="1"/>
          <w:bCs w:val="1"/>
          <w:vertAlign w:val="baseline"/>
          <w:rtl w:val="0"/>
        </w:rPr>
        <w:t xml:space="preserve">4.4.1.3.1.9.1.1.1.8.1.3.1 moduleOutputChannelType</w:t>
      </w:r>
      <w:r w:rsidDel="00000000" w:rsidR="00000000" w:rsidRPr="00000000">
        <w:rPr>
          <w:rtl w:val="0"/>
        </w:rPr>
      </w:r>
    </w:p>
    <w:p w:rsidR="00000000" w:rsidDel="00000000" w:rsidP="00000000" w:rsidRDefault="00000000" w:rsidRPr="00000000" w14:paraId="0000076B">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moduleOutputChannelType</w:t>
      </w:r>
      <w:r w:rsidDel="00000000" w:rsidR="00000000" w:rsidRPr="00000000">
        <w:rPr>
          <w:vertAlign w:val="baseline"/>
          <w:rtl w:val="0"/>
        </w:rPr>
        <w:t xml:space="preserve"> is comprised of the following attributes:</w:t>
      </w:r>
    </w:p>
    <w:p w:rsidR="00000000" w:rsidDel="00000000" w:rsidP="00000000" w:rsidRDefault="00000000" w:rsidRPr="00000000" w14:paraId="0000076C">
      <w:pPr>
        <w:rPr>
          <w:vertAlign w:val="baseline"/>
        </w:rPr>
      </w:pPr>
      <w:r w:rsidDel="00000000" w:rsidR="00000000" w:rsidRPr="00000000">
        <w:rPr>
          <w:rtl w:val="0"/>
        </w:rPr>
      </w:r>
    </w:p>
    <w:tbl>
      <w:tblPr>
        <w:tblStyle w:val="Table36"/>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76D">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76E">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76F">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771">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772">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775">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776">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79">
            <w:pPr>
              <w:rPr>
                <w:vertAlign w:val="baseline"/>
              </w:rPr>
            </w:pPr>
            <w:r w:rsidDel="00000000" w:rsidR="00000000" w:rsidRPr="00000000">
              <w:rPr>
                <w:vertAlign w:val="baseline"/>
                <w:rtl w:val="0"/>
              </w:rPr>
              <w:t xml:space="preserve">routing</w:t>
            </w:r>
          </w:p>
        </w:tc>
        <w:tc>
          <w:tcPr>
            <w:vAlign w:val="top"/>
          </w:tcPr>
          <w:p w:rsidR="00000000" w:rsidDel="00000000" w:rsidP="00000000" w:rsidRDefault="00000000" w:rsidRPr="00000000" w14:paraId="0000077A">
            <w:pPr>
              <w:rPr>
                <w:vertAlign w:val="baseline"/>
              </w:rPr>
            </w:pPr>
            <w:r w:rsidDel="00000000" w:rsidR="00000000" w:rsidRPr="00000000">
              <w:rPr>
                <w:vertAlign w:val="baseline"/>
                <w:rtl w:val="0"/>
              </w:rPr>
              <w:t xml:space="preserve">outputRoutingType</w:t>
            </w:r>
          </w:p>
        </w:tc>
        <w:tc>
          <w:tcPr>
            <w:vAlign w:val="top"/>
          </w:tcPr>
          <w:p w:rsidR="00000000" w:rsidDel="00000000" w:rsidP="00000000" w:rsidRDefault="00000000" w:rsidRPr="00000000" w14:paraId="0000077B">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7C">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7D">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7E">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7F">
            <w:pPr>
              <w:rPr>
                <w:i w:val="0"/>
                <w:iCs w:val="0"/>
                <w:vertAlign w:val="baseline"/>
              </w:rPr>
            </w:pPr>
            <w:r w:rsidDel="00000000" w:rsidR="00000000" w:rsidRPr="00000000">
              <w:rPr>
                <w:i w:val="1"/>
                <w:iCs w:val="1"/>
                <w:vertAlign w:val="baseline"/>
                <w:rtl w:val="0"/>
              </w:rPr>
              <w:t xml:space="preserve">moduleRef</w:t>
            </w:r>
            <w:r w:rsidDel="00000000" w:rsidR="00000000" w:rsidRPr="00000000">
              <w:rPr>
                <w:rtl w:val="0"/>
              </w:rPr>
            </w:r>
          </w:p>
        </w:tc>
        <w:tc>
          <w:tcPr>
            <w:vAlign w:val="top"/>
          </w:tcPr>
          <w:p w:rsidR="00000000" w:rsidDel="00000000" w:rsidP="00000000" w:rsidRDefault="00000000" w:rsidRPr="00000000" w14:paraId="00000780">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781">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82">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83">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84">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85">
            <w:pPr>
              <w:rPr>
                <w:i w:val="0"/>
                <w:iCs w:val="0"/>
                <w:vertAlign w:val="baseline"/>
              </w:rPr>
            </w:pPr>
            <w:r w:rsidDel="00000000" w:rsidR="00000000" w:rsidRPr="00000000">
              <w:rPr>
                <w:i w:val="1"/>
                <w:iCs w:val="1"/>
                <w:vertAlign w:val="baseline"/>
                <w:rtl w:val="0"/>
              </w:rPr>
              <w:t xml:space="preserve">patchRef</w:t>
            </w:r>
            <w:r w:rsidDel="00000000" w:rsidR="00000000" w:rsidRPr="00000000">
              <w:rPr>
                <w:rtl w:val="0"/>
              </w:rPr>
            </w:r>
          </w:p>
        </w:tc>
        <w:tc>
          <w:tcPr>
            <w:vAlign w:val="top"/>
          </w:tcPr>
          <w:p w:rsidR="00000000" w:rsidDel="00000000" w:rsidP="00000000" w:rsidRDefault="00000000" w:rsidRPr="00000000" w14:paraId="00000786">
            <w:pPr>
              <w:rPr>
                <w:i w:val="0"/>
                <w:iCs w:val="0"/>
                <w:vertAlign w:val="baseline"/>
              </w:rPr>
            </w:pPr>
            <w:r w:rsidDel="00000000" w:rsidR="00000000" w:rsidRPr="00000000">
              <w:rPr>
                <w:i w:val="1"/>
                <w:iCs w:val="1"/>
                <w:vertAlign w:val="baseline"/>
                <w:rtl w:val="0"/>
              </w:rPr>
              <w:t xml:space="preserve">xsd:IDREF</w:t>
            </w:r>
            <w:r w:rsidDel="00000000" w:rsidR="00000000" w:rsidRPr="00000000">
              <w:rPr>
                <w:rtl w:val="0"/>
              </w:rPr>
            </w:r>
          </w:p>
        </w:tc>
        <w:tc>
          <w:tcPr>
            <w:vAlign w:val="top"/>
          </w:tcPr>
          <w:p w:rsidR="00000000" w:rsidDel="00000000" w:rsidP="00000000" w:rsidRDefault="00000000" w:rsidRPr="00000000" w14:paraId="00000787">
            <w:pPr>
              <w:jc w:val="center"/>
              <w:rPr>
                <w:i w:val="0"/>
                <w:iCs w:val="0"/>
                <w:vertAlign w:val="baseline"/>
              </w:rPr>
            </w:pPr>
            <w:r w:rsidDel="00000000" w:rsidR="00000000" w:rsidRPr="00000000">
              <w:rPr>
                <w:i w:val="1"/>
                <w:iCs w:val="1"/>
                <w:vertAlign w:val="baseline"/>
                <w:rtl w:val="0"/>
              </w:rPr>
              <w:t xml:space="preserve">0</w:t>
            </w:r>
            <w:r w:rsidDel="00000000" w:rsidR="00000000" w:rsidRPr="00000000">
              <w:rPr>
                <w:rtl w:val="0"/>
              </w:rPr>
            </w:r>
          </w:p>
        </w:tc>
        <w:tc>
          <w:tcPr>
            <w:vAlign w:val="top"/>
          </w:tcPr>
          <w:p w:rsidR="00000000" w:rsidDel="00000000" w:rsidP="00000000" w:rsidRDefault="00000000" w:rsidRPr="00000000" w14:paraId="0000078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89">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8A">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8B">
            <w:pPr>
              <w:rPr>
                <w:i w:val="0"/>
                <w:iCs w:val="0"/>
                <w:vertAlign w:val="baseline"/>
              </w:rPr>
            </w:pPr>
            <w:r w:rsidDel="00000000" w:rsidR="00000000" w:rsidRPr="00000000">
              <w:rPr>
                <w:i w:val="1"/>
                <w:iCs w:val="1"/>
                <w:vertAlign w:val="baseline"/>
                <w:rtl w:val="0"/>
              </w:rPr>
              <w:t xml:space="preserve">label</w:t>
            </w:r>
            <w:r w:rsidDel="00000000" w:rsidR="00000000" w:rsidRPr="00000000">
              <w:rPr>
                <w:rtl w:val="0"/>
              </w:rPr>
            </w:r>
          </w:p>
        </w:tc>
        <w:tc>
          <w:tcPr>
            <w:vAlign w:val="top"/>
          </w:tcPr>
          <w:p w:rsidR="00000000" w:rsidDel="00000000" w:rsidP="00000000" w:rsidRDefault="00000000" w:rsidRPr="00000000" w14:paraId="0000078C">
            <w:pPr>
              <w:rPr>
                <w:i w:val="0"/>
                <w:iCs w:val="0"/>
                <w:vertAlign w:val="baseline"/>
              </w:rPr>
            </w:pPr>
            <w:r w:rsidDel="00000000" w:rsidR="00000000" w:rsidRPr="00000000">
              <w:rPr>
                <w:i w:val="1"/>
                <w:iCs w:val="1"/>
                <w:vertAlign w:val="baseline"/>
                <w:rtl w:val="0"/>
              </w:rPr>
              <w:t xml:space="preserve">xsd:string</w:t>
            </w:r>
            <w:r w:rsidDel="00000000" w:rsidR="00000000" w:rsidRPr="00000000">
              <w:rPr>
                <w:rtl w:val="0"/>
              </w:rPr>
            </w:r>
          </w:p>
        </w:tc>
        <w:tc>
          <w:tcPr>
            <w:vAlign w:val="top"/>
          </w:tcPr>
          <w:p w:rsidR="00000000" w:rsidDel="00000000" w:rsidP="00000000" w:rsidRDefault="00000000" w:rsidRPr="00000000" w14:paraId="0000078D">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8E">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8F">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90">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91">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92">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93">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94">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95">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96">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797">
      <w:pPr>
        <w:rPr>
          <w:vertAlign w:val="baseline"/>
        </w:rPr>
      </w:pPr>
      <w:r w:rsidDel="00000000" w:rsidR="00000000" w:rsidRPr="00000000">
        <w:rPr>
          <w:rtl w:val="0"/>
        </w:rPr>
      </w:r>
    </w:p>
    <w:p w:rsidR="00000000" w:rsidDel="00000000" w:rsidP="00000000" w:rsidRDefault="00000000" w:rsidRPr="00000000" w14:paraId="00000798">
      <w:pPr>
        <w:rPr>
          <w:vertAlign w:val="baseline"/>
        </w:rPr>
      </w:pPr>
      <w:bookmarkStart w:colFirst="0" w:colLast="0" w:name="_l1yvclo5aeb3" w:id="141"/>
      <w:bookmarkEnd w:id="141"/>
      <w:r w:rsidDel="00000000" w:rsidR="00000000" w:rsidRPr="00000000">
        <w:rPr>
          <w:vertAlign w:val="baseline"/>
          <w:rtl w:val="0"/>
        </w:rPr>
        <w:t xml:space="preserve">Note: </w:t>
      </w:r>
      <w:r w:rsidDel="00000000" w:rsidR="00000000" w:rsidRPr="00000000">
        <w:rPr>
          <w:rFonts w:ascii="Courier New" w:cs="Courier New" w:eastAsia="Courier New" w:hAnsi="Courier New"/>
          <w:vertAlign w:val="baseline"/>
          <w:rtl w:val="0"/>
        </w:rPr>
        <w:t xml:space="preserve">moduleOutputChannelType</w:t>
      </w:r>
      <w:r w:rsidDel="00000000" w:rsidR="00000000" w:rsidRPr="00000000">
        <w:rPr>
          <w:vertAlign w:val="baseline"/>
          <w:rtl w:val="0"/>
        </w:rPr>
        <w:t xml:space="preserve"> extends </w:t>
      </w:r>
      <w:r w:rsidDel="00000000" w:rsidR="00000000" w:rsidRPr="00000000">
        <w:rPr>
          <w:rFonts w:ascii="Courier New" w:cs="Courier New" w:eastAsia="Courier New" w:hAnsi="Courier New"/>
          <w:vertAlign w:val="baseline"/>
          <w:rtl w:val="0"/>
        </w:rPr>
        <w:t xml:space="preserve">moduleChannelType</w:t>
      </w:r>
      <w:r w:rsidDel="00000000" w:rsidR="00000000" w:rsidRPr="00000000">
        <w:rPr>
          <w:vertAlign w:val="baseline"/>
          <w:rtl w:val="0"/>
        </w:rPr>
        <w:t xml:space="preserve"> which itself extends </w:t>
      </w:r>
      <w:r w:rsidDel="00000000" w:rsidR="00000000" w:rsidRPr="00000000">
        <w:rPr>
          <w:rFonts w:ascii="Courier New" w:cs="Courier New" w:eastAsia="Courier New" w:hAnsi="Courier New"/>
          <w:vertAlign w:val="baseline"/>
          <w:rtl w:val="0"/>
        </w:rPr>
        <w:t xml:space="preserve">channelType</w:t>
      </w:r>
      <w:r w:rsidDel="00000000" w:rsidR="00000000" w:rsidRPr="00000000">
        <w:rPr>
          <w:vertAlign w:val="baseline"/>
          <w:rtl w:val="0"/>
        </w:rPr>
        <w:t xml:space="preserve">. Inherited attributes are defined in each super-class data type.</w:t>
      </w:r>
    </w:p>
    <w:p w:rsidR="00000000" w:rsidDel="00000000" w:rsidP="00000000" w:rsidRDefault="00000000" w:rsidRPr="00000000" w14:paraId="00000799">
      <w:pPr>
        <w:pStyle w:val="Heading3"/>
        <w:rPr>
          <w:vertAlign w:val="baseline"/>
        </w:rPr>
      </w:pPr>
      <w:r w:rsidDel="00000000" w:rsidR="00000000" w:rsidRPr="00000000">
        <w:rPr>
          <w:b w:val="1"/>
          <w:bCs w:val="1"/>
          <w:vertAlign w:val="baseline"/>
          <w:rtl w:val="0"/>
        </w:rPr>
        <w:t xml:space="preserve">4.4.1.3.1.9.1.1.1.8.1.3.1.1 routing</w:t>
      </w:r>
      <w:r w:rsidDel="00000000" w:rsidR="00000000" w:rsidRPr="00000000">
        <w:rPr>
          <w:rtl w:val="0"/>
        </w:rPr>
      </w:r>
    </w:p>
    <w:p w:rsidR="00000000" w:rsidDel="00000000" w:rsidP="00000000" w:rsidRDefault="00000000" w:rsidRPr="00000000" w14:paraId="0000079A">
      <w:pPr>
        <w:rPr>
          <w:vertAlign w:val="baseline"/>
        </w:rPr>
      </w:pPr>
      <w:bookmarkStart w:colFirst="0" w:colLast="0" w:name="_ojxos82wgmj1" w:id="142"/>
      <w:bookmarkEnd w:id="14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routing</w:t>
      </w:r>
      <w:r w:rsidDel="00000000" w:rsidR="00000000" w:rsidRPr="00000000">
        <w:rPr>
          <w:vertAlign w:val="baseline"/>
          <w:rtl w:val="0"/>
        </w:rPr>
        <w:t xml:space="preserve"> attribute shall be used to indicate the signal-flow through the enclosing output channel. See 4.4.1.3.1.9.1.1.1.4.1.1.1 for a description of outputRoutingType.</w:t>
      </w:r>
    </w:p>
    <w:p w:rsidR="00000000" w:rsidDel="00000000" w:rsidP="00000000" w:rsidRDefault="00000000" w:rsidRPr="00000000" w14:paraId="0000079B">
      <w:pPr>
        <w:pStyle w:val="Heading3"/>
        <w:rPr>
          <w:vertAlign w:val="baseline"/>
        </w:rPr>
      </w:pPr>
      <w:r w:rsidDel="00000000" w:rsidR="00000000" w:rsidRPr="00000000">
        <w:rPr>
          <w:b w:val="1"/>
          <w:bCs w:val="1"/>
          <w:vertAlign w:val="baseline"/>
          <w:rtl w:val="0"/>
        </w:rPr>
        <w:t xml:space="preserve">4.4.1.3.1.9.1.1.1.8.1.4 settings</w:t>
      </w:r>
      <w:r w:rsidDel="00000000" w:rsidR="00000000" w:rsidRPr="00000000">
        <w:rPr>
          <w:rtl w:val="0"/>
        </w:rPr>
      </w:r>
    </w:p>
    <w:p w:rsidR="00000000" w:rsidDel="00000000" w:rsidP="00000000" w:rsidRDefault="00000000" w:rsidRPr="00000000" w14:paraId="0000079C">
      <w:pPr>
        <w:rPr>
          <w:vertAlign w:val="baseline"/>
        </w:rPr>
      </w:pPr>
      <w:bookmarkStart w:colFirst="0" w:colLast="0" w:name="_8ksy43dc3u7e" w:id="143"/>
      <w:bookmarkEnd w:id="143"/>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settings</w:t>
      </w:r>
      <w:r w:rsidDel="00000000" w:rsidR="00000000" w:rsidRPr="00000000">
        <w:rPr>
          <w:vertAlign w:val="baseline"/>
          <w:rtl w:val="0"/>
        </w:rPr>
        <w:t xml:space="preserve"> element may be used to capture the state of the module setup with regard to its presets and parameters. See 4.4.1.3.1.9.1.1.1.7.1 for a description of the </w:t>
      </w:r>
      <w:r w:rsidDel="00000000" w:rsidR="00000000" w:rsidRPr="00000000">
        <w:rPr>
          <w:rFonts w:ascii="Courier New" w:cs="Courier New" w:eastAsia="Courier New" w:hAnsi="Courier New"/>
          <w:vertAlign w:val="baseline"/>
          <w:rtl w:val="0"/>
        </w:rPr>
        <w:t xml:space="preserve">settingsType</w:t>
      </w:r>
      <w:r w:rsidDel="00000000" w:rsidR="00000000" w:rsidRPr="00000000">
        <w:rPr>
          <w:vertAlign w:val="baseline"/>
          <w:rtl w:val="0"/>
        </w:rPr>
        <w:t xml:space="preserve">.</w:t>
      </w:r>
    </w:p>
    <w:p w:rsidR="00000000" w:rsidDel="00000000" w:rsidP="00000000" w:rsidRDefault="00000000" w:rsidRPr="00000000" w14:paraId="0000079D">
      <w:pPr>
        <w:pStyle w:val="Heading3"/>
        <w:rPr>
          <w:vertAlign w:val="baseline"/>
        </w:rPr>
      </w:pPr>
      <w:r w:rsidDel="00000000" w:rsidR="00000000" w:rsidRPr="00000000">
        <w:rPr>
          <w:b w:val="1"/>
          <w:bCs w:val="1"/>
          <w:vertAlign w:val="baseline"/>
          <w:rtl w:val="0"/>
        </w:rPr>
        <w:t xml:space="preserve">4.4.1.3.1.9.1.1.1.8.1.5 deviceRef</w:t>
      </w:r>
      <w:r w:rsidDel="00000000" w:rsidR="00000000" w:rsidRPr="00000000">
        <w:rPr>
          <w:rtl w:val="0"/>
        </w:rPr>
      </w:r>
    </w:p>
    <w:p w:rsidR="00000000" w:rsidDel="00000000" w:rsidP="00000000" w:rsidRDefault="00000000" w:rsidRPr="00000000" w14:paraId="0000079E">
      <w:pPr>
        <w:rPr>
          <w:vertAlign w:val="baseline"/>
        </w:rPr>
      </w:pPr>
      <w:bookmarkStart w:colFirst="0" w:colLast="0" w:name="_exkzzymzm6hr" w:id="144"/>
      <w:bookmarkEnd w:id="14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enclosing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element.</w:t>
      </w:r>
    </w:p>
    <w:p w:rsidR="00000000" w:rsidDel="00000000" w:rsidP="00000000" w:rsidRDefault="00000000" w:rsidRPr="00000000" w14:paraId="0000079F">
      <w:pPr>
        <w:pStyle w:val="Heading3"/>
        <w:rPr>
          <w:vertAlign w:val="baseline"/>
        </w:rPr>
      </w:pPr>
      <w:r w:rsidDel="00000000" w:rsidR="00000000" w:rsidRPr="00000000">
        <w:rPr>
          <w:b w:val="1"/>
          <w:bCs w:val="1"/>
          <w:vertAlign w:val="baseline"/>
          <w:rtl w:val="0"/>
        </w:rPr>
        <w:t xml:space="preserve">4.4.1.3.1.9.1.1.1.9 patchList</w:t>
      </w:r>
      <w:r w:rsidDel="00000000" w:rsidR="00000000" w:rsidRPr="00000000">
        <w:rPr>
          <w:rtl w:val="0"/>
        </w:rPr>
      </w:r>
    </w:p>
    <w:p w:rsidR="00000000" w:rsidDel="00000000" w:rsidP="00000000" w:rsidRDefault="00000000" w:rsidRPr="00000000" w14:paraId="000007A0">
      <w:pPr>
        <w:rPr>
          <w:vertAlign w:val="baseline"/>
        </w:rPr>
      </w:pPr>
      <w:bookmarkStart w:colFirst="0" w:colLast="0" w:name="_igaj6l6a4szi" w:id="145"/>
      <w:bookmarkEnd w:id="14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patchList</w:t>
      </w:r>
      <w:r w:rsidDel="00000000" w:rsidR="00000000" w:rsidRPr="00000000">
        <w:rPr>
          <w:vertAlign w:val="baseline"/>
          <w:rtl w:val="0"/>
        </w:rPr>
        <w:t xml:space="preserve"> element shall be used to aggregate all </w:t>
      </w:r>
      <w:r w:rsidDel="00000000" w:rsidR="00000000" w:rsidRPr="00000000">
        <w:rPr>
          <w:rFonts w:ascii="Courier New" w:cs="Courier New" w:eastAsia="Courier New" w:hAnsi="Courier New"/>
          <w:vertAlign w:val="baseline"/>
          <w:rtl w:val="0"/>
        </w:rPr>
        <w:t xml:space="preserve">patch</w:t>
      </w:r>
      <w:r w:rsidDel="00000000" w:rsidR="00000000" w:rsidRPr="00000000">
        <w:rPr>
          <w:vertAlign w:val="baseline"/>
          <w:rtl w:val="0"/>
        </w:rPr>
        <w:t xml:space="preserve"> elements that contain routing information for the signal graph within the enclosing device. </w:t>
      </w:r>
    </w:p>
    <w:p w:rsidR="00000000" w:rsidDel="00000000" w:rsidP="00000000" w:rsidRDefault="00000000" w:rsidRPr="00000000" w14:paraId="000007A1">
      <w:pPr>
        <w:pStyle w:val="Heading3"/>
        <w:rPr>
          <w:vertAlign w:val="baseline"/>
        </w:rPr>
      </w:pPr>
      <w:r w:rsidDel="00000000" w:rsidR="00000000" w:rsidRPr="00000000">
        <w:rPr>
          <w:b w:val="1"/>
          <w:bCs w:val="1"/>
          <w:vertAlign w:val="baseline"/>
          <w:rtl w:val="0"/>
        </w:rPr>
        <w:t xml:space="preserve">4.4.1.3.1.9.1.1.1.9.1 patchListType</w:t>
      </w:r>
      <w:r w:rsidDel="00000000" w:rsidR="00000000" w:rsidRPr="00000000">
        <w:rPr>
          <w:rtl w:val="0"/>
        </w:rPr>
      </w:r>
    </w:p>
    <w:p w:rsidR="00000000" w:rsidDel="00000000" w:rsidP="00000000" w:rsidRDefault="00000000" w:rsidRPr="00000000" w14:paraId="000007A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patchListType</w:t>
      </w:r>
      <w:r w:rsidDel="00000000" w:rsidR="00000000" w:rsidRPr="00000000">
        <w:rPr>
          <w:vertAlign w:val="baseline"/>
          <w:rtl w:val="0"/>
        </w:rPr>
        <w:t xml:space="preserve"> shall contain the following sub-elements and attributes:</w:t>
      </w:r>
    </w:p>
    <w:p w:rsidR="00000000" w:rsidDel="00000000" w:rsidP="00000000" w:rsidRDefault="00000000" w:rsidRPr="00000000" w14:paraId="000007A3">
      <w:pPr>
        <w:rPr>
          <w:vertAlign w:val="baseline"/>
        </w:rPr>
      </w:pPr>
      <w:r w:rsidDel="00000000" w:rsidR="00000000" w:rsidRPr="00000000">
        <w:rPr>
          <w:rtl w:val="0"/>
        </w:rPr>
      </w:r>
    </w:p>
    <w:tbl>
      <w:tblPr>
        <w:tblStyle w:val="Table37"/>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7A4">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7A5">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7A6">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7A8">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7A9">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7AC">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7AD">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B0">
            <w:pPr>
              <w:rPr>
                <w:vertAlign w:val="baseline"/>
              </w:rPr>
            </w:pPr>
            <w:r w:rsidDel="00000000" w:rsidR="00000000" w:rsidRPr="00000000">
              <w:rPr>
                <w:vertAlign w:val="baseline"/>
                <w:rtl w:val="0"/>
              </w:rPr>
              <w:t xml:space="preserve">patch</w:t>
            </w:r>
          </w:p>
        </w:tc>
        <w:tc>
          <w:tcPr>
            <w:vAlign w:val="top"/>
          </w:tcPr>
          <w:p w:rsidR="00000000" w:rsidDel="00000000" w:rsidP="00000000" w:rsidRDefault="00000000" w:rsidRPr="00000000" w14:paraId="000007B1">
            <w:pPr>
              <w:rPr>
                <w:vertAlign w:val="baseline"/>
              </w:rPr>
            </w:pPr>
            <w:r w:rsidDel="00000000" w:rsidR="00000000" w:rsidRPr="00000000">
              <w:rPr>
                <w:vertAlign w:val="baseline"/>
                <w:rtl w:val="0"/>
              </w:rPr>
              <w:t xml:space="preserve">patchType</w:t>
            </w:r>
          </w:p>
        </w:tc>
        <w:tc>
          <w:tcPr>
            <w:vAlign w:val="top"/>
          </w:tcPr>
          <w:p w:rsidR="00000000" w:rsidDel="00000000" w:rsidP="00000000" w:rsidRDefault="00000000" w:rsidRPr="00000000" w14:paraId="000007B2">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7B3">
            <w:pPr>
              <w:jc w:val="center"/>
              <w:rPr>
                <w:vertAlign w:val="baseline"/>
              </w:rPr>
            </w:pPr>
            <w:r w:rsidDel="00000000" w:rsidR="00000000" w:rsidRPr="00000000">
              <w:rPr>
                <w:vertAlign w:val="baseline"/>
                <w:rtl w:val="0"/>
              </w:rPr>
              <w:t xml:space="preserve">unbounded</w:t>
            </w:r>
          </w:p>
        </w:tc>
        <w:tc>
          <w:tcPr>
            <w:vAlign w:val="top"/>
          </w:tcPr>
          <w:p w:rsidR="00000000" w:rsidDel="00000000" w:rsidP="00000000" w:rsidRDefault="00000000" w:rsidRPr="00000000" w14:paraId="000007B4">
            <w:pPr>
              <w:rPr>
                <w:vertAlign w:val="baseline"/>
              </w:rPr>
            </w:pPr>
            <w:r w:rsidDel="00000000" w:rsidR="00000000" w:rsidRPr="00000000">
              <w:rPr>
                <w:vertAlign w:val="baseline"/>
                <w:rtl w:val="0"/>
              </w:rPr>
              <w:t xml:space="preserve">ELEMENT</w:t>
            </w:r>
          </w:p>
        </w:tc>
        <w:tc>
          <w:tcPr>
            <w:vAlign w:val="top"/>
          </w:tcPr>
          <w:p w:rsidR="00000000" w:rsidDel="00000000" w:rsidP="00000000" w:rsidRDefault="00000000" w:rsidRPr="00000000" w14:paraId="000007B5">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B6">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B7">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B8">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B9">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BA">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BB">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7BC">
      <w:pPr>
        <w:rPr>
          <w:vertAlign w:val="baseline"/>
        </w:rPr>
      </w:pPr>
      <w:bookmarkStart w:colFirst="0" w:colLast="0" w:name="_99ovc71dvkw1" w:id="146"/>
      <w:bookmarkEnd w:id="146"/>
      <w:r w:rsidDel="00000000" w:rsidR="00000000" w:rsidRPr="00000000">
        <w:rPr>
          <w:rtl w:val="0"/>
        </w:rPr>
      </w:r>
    </w:p>
    <w:p w:rsidR="00000000" w:rsidDel="00000000" w:rsidP="00000000" w:rsidRDefault="00000000" w:rsidRPr="00000000" w14:paraId="000007BD">
      <w:pPr>
        <w:pStyle w:val="Heading3"/>
        <w:rPr>
          <w:vertAlign w:val="baseline"/>
        </w:rPr>
      </w:pPr>
      <w:r w:rsidDel="00000000" w:rsidR="00000000" w:rsidRPr="00000000">
        <w:rPr>
          <w:b w:val="1"/>
          <w:bCs w:val="1"/>
          <w:vertAlign w:val="baseline"/>
          <w:rtl w:val="0"/>
        </w:rPr>
        <w:t xml:space="preserve">4.4.1.3.1.9.1.1.1.9.1.1 patch</w:t>
      </w:r>
      <w:r w:rsidDel="00000000" w:rsidR="00000000" w:rsidRPr="00000000">
        <w:rPr>
          <w:rtl w:val="0"/>
        </w:rPr>
      </w:r>
    </w:p>
    <w:p w:rsidR="00000000" w:rsidDel="00000000" w:rsidP="00000000" w:rsidRDefault="00000000" w:rsidRPr="00000000" w14:paraId="000007BE">
      <w:pPr>
        <w:rPr>
          <w:vertAlign w:val="baseline"/>
        </w:rPr>
      </w:pPr>
      <w:bookmarkStart w:colFirst="0" w:colLast="0" w:name="_dlazs4j1i8at" w:id="147"/>
      <w:bookmarkEnd w:id="147"/>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patch</w:t>
      </w:r>
      <w:r w:rsidDel="00000000" w:rsidR="00000000" w:rsidRPr="00000000">
        <w:rPr>
          <w:vertAlign w:val="baseline"/>
          <w:rtl w:val="0"/>
        </w:rPr>
        <w:t xml:space="preserve"> element shall be used to indicate a connection between two or more channels in a signal graph. </w:t>
      </w:r>
    </w:p>
    <w:p w:rsidR="00000000" w:rsidDel="00000000" w:rsidP="00000000" w:rsidRDefault="00000000" w:rsidRPr="00000000" w14:paraId="000007BF">
      <w:pPr>
        <w:pStyle w:val="Heading3"/>
        <w:rPr>
          <w:vertAlign w:val="baseline"/>
        </w:rPr>
      </w:pPr>
      <w:r w:rsidDel="00000000" w:rsidR="00000000" w:rsidRPr="00000000">
        <w:rPr>
          <w:b w:val="1"/>
          <w:bCs w:val="1"/>
          <w:vertAlign w:val="baseline"/>
          <w:rtl w:val="0"/>
        </w:rPr>
        <w:t xml:space="preserve">4.4.1.3.1.9.1.1.1.9.1.1.1 patchType</w:t>
      </w:r>
      <w:r w:rsidDel="00000000" w:rsidR="00000000" w:rsidRPr="00000000">
        <w:rPr>
          <w:rtl w:val="0"/>
        </w:rPr>
      </w:r>
    </w:p>
    <w:p w:rsidR="00000000" w:rsidDel="00000000" w:rsidP="00000000" w:rsidRDefault="00000000" w:rsidRPr="00000000" w14:paraId="000007C0">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patchType</w:t>
      </w:r>
      <w:r w:rsidDel="00000000" w:rsidR="00000000" w:rsidRPr="00000000">
        <w:rPr>
          <w:vertAlign w:val="baseline"/>
          <w:rtl w:val="0"/>
        </w:rPr>
        <w:t xml:space="preserve"> shall contain the following attributes:</w:t>
      </w:r>
    </w:p>
    <w:p w:rsidR="00000000" w:rsidDel="00000000" w:rsidP="00000000" w:rsidRDefault="00000000" w:rsidRPr="00000000" w14:paraId="000007C1">
      <w:pPr>
        <w:rPr>
          <w:vertAlign w:val="baseline"/>
        </w:rPr>
      </w:pPr>
      <w:r w:rsidDel="00000000" w:rsidR="00000000" w:rsidRPr="00000000">
        <w:rPr>
          <w:rtl w:val="0"/>
        </w:rPr>
      </w:r>
    </w:p>
    <w:tbl>
      <w:tblPr>
        <w:tblStyle w:val="Table38"/>
        <w:tblW w:w="105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2700"/>
        <w:gridCol w:w="990"/>
        <w:gridCol w:w="1350"/>
        <w:gridCol w:w="1620"/>
        <w:gridCol w:w="1440"/>
        <w:tblGridChange w:id="0">
          <w:tblGrid>
            <w:gridCol w:w="2448"/>
            <w:gridCol w:w="2700"/>
            <w:gridCol w:w="990"/>
            <w:gridCol w:w="1350"/>
            <w:gridCol w:w="1620"/>
            <w:gridCol w:w="1440"/>
          </w:tblGrid>
        </w:tblGridChange>
      </w:tblGrid>
      <w:tr>
        <w:trPr>
          <w:cantSplit w:val="1"/>
          <w:trHeight w:val="151" w:hRule="atLeast"/>
          <w:tblHeader w:val="0"/>
        </w:trPr>
        <w:tc>
          <w:tcPr>
            <w:vMerge w:val="restart"/>
            <w:vAlign w:val="top"/>
          </w:tcPr>
          <w:p w:rsidR="00000000" w:rsidDel="00000000" w:rsidP="00000000" w:rsidRDefault="00000000" w:rsidRPr="00000000" w14:paraId="000007C2">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vMerge w:val="restart"/>
            <w:vAlign w:val="top"/>
          </w:tcPr>
          <w:p w:rsidR="00000000" w:rsidDel="00000000" w:rsidP="00000000" w:rsidRDefault="00000000" w:rsidRPr="00000000" w14:paraId="000007C3">
            <w:pPr>
              <w:rPr>
                <w:b w:val="0"/>
                <w:bCs w:val="0"/>
                <w:vertAlign w:val="baseline"/>
              </w:rPr>
            </w:pPr>
            <w:r w:rsidDel="00000000" w:rsidR="00000000" w:rsidRPr="00000000">
              <w:rPr>
                <w:b w:val="1"/>
                <w:bCs w:val="1"/>
                <w:vertAlign w:val="baseline"/>
                <w:rtl w:val="0"/>
              </w:rPr>
              <w:t xml:space="preserve">DATA TYPE</w:t>
            </w:r>
            <w:r w:rsidDel="00000000" w:rsidR="00000000" w:rsidRPr="00000000">
              <w:rPr>
                <w:rtl w:val="0"/>
              </w:rPr>
            </w:r>
          </w:p>
        </w:tc>
        <w:tc>
          <w:tcPr>
            <w:gridSpan w:val="2"/>
            <w:vAlign w:val="top"/>
          </w:tcPr>
          <w:p w:rsidR="00000000" w:rsidDel="00000000" w:rsidP="00000000" w:rsidRDefault="00000000" w:rsidRPr="00000000" w14:paraId="000007C4">
            <w:pPr>
              <w:jc w:val="center"/>
              <w:rPr>
                <w:b w:val="0"/>
                <w:bCs w:val="0"/>
                <w:vertAlign w:val="baseline"/>
              </w:rPr>
            </w:pPr>
            <w:r w:rsidDel="00000000" w:rsidR="00000000" w:rsidRPr="00000000">
              <w:rPr>
                <w:b w:val="1"/>
                <w:bCs w:val="1"/>
                <w:vertAlign w:val="baseline"/>
                <w:rtl w:val="0"/>
              </w:rPr>
              <w:t xml:space="preserve">OCCURS</w:t>
            </w:r>
            <w:r w:rsidDel="00000000" w:rsidR="00000000" w:rsidRPr="00000000">
              <w:rPr>
                <w:rtl w:val="0"/>
              </w:rPr>
            </w:r>
          </w:p>
        </w:tc>
        <w:tc>
          <w:tcPr>
            <w:vMerge w:val="restart"/>
            <w:vAlign w:val="top"/>
          </w:tcPr>
          <w:p w:rsidR="00000000" w:rsidDel="00000000" w:rsidP="00000000" w:rsidRDefault="00000000" w:rsidRPr="00000000" w14:paraId="000007C6">
            <w:pPr>
              <w:jc w:val="center"/>
              <w:rPr>
                <w:b w:val="0"/>
                <w:bCs w:val="0"/>
                <w:vertAlign w:val="baseline"/>
              </w:rPr>
            </w:pPr>
            <w:r w:rsidDel="00000000" w:rsidR="00000000" w:rsidRPr="00000000">
              <w:rPr>
                <w:b w:val="1"/>
                <w:bCs w:val="1"/>
                <w:vertAlign w:val="baseline"/>
                <w:rtl w:val="0"/>
              </w:rPr>
              <w:t xml:space="preserve">KIND</w:t>
            </w:r>
            <w:r w:rsidDel="00000000" w:rsidR="00000000" w:rsidRPr="00000000">
              <w:rPr>
                <w:rtl w:val="0"/>
              </w:rPr>
            </w:r>
          </w:p>
        </w:tc>
        <w:tc>
          <w:tcPr>
            <w:vMerge w:val="restart"/>
            <w:vAlign w:val="top"/>
          </w:tcPr>
          <w:p w:rsidR="00000000" w:rsidDel="00000000" w:rsidP="00000000" w:rsidRDefault="00000000" w:rsidRPr="00000000" w14:paraId="000007C7">
            <w:pPr>
              <w:jc w:val="center"/>
              <w:rPr>
                <w:b w:val="0"/>
                <w:bCs w:val="0"/>
                <w:vertAlign w:val="baseline"/>
              </w:rPr>
            </w:pPr>
            <w:r w:rsidDel="00000000" w:rsidR="00000000" w:rsidRPr="00000000">
              <w:rPr>
                <w:b w:val="1"/>
                <w:bCs w:val="1"/>
                <w:vertAlign w:val="baseline"/>
                <w:rtl w:val="0"/>
              </w:rPr>
              <w:t xml:space="preserve">DEFAULT VALUE</w:t>
            </w:r>
            <w:r w:rsidDel="00000000" w:rsidR="00000000" w:rsidRPr="00000000">
              <w:rPr>
                <w:rtl w:val="0"/>
              </w:rPr>
            </w:r>
          </w:p>
        </w:tc>
      </w:tr>
      <w:tr>
        <w:trPr>
          <w:cantSplit w:val="1"/>
          <w:trHeight w:val="150" w:hRule="atLeast"/>
          <w:tblHeader w:val="0"/>
        </w:trPr>
        <w:tc>
          <w:tcPr>
            <w:vMerge w:val="continue"/>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Align w:val="top"/>
          </w:tcPr>
          <w:p w:rsidR="00000000" w:rsidDel="00000000" w:rsidP="00000000" w:rsidRDefault="00000000" w:rsidRPr="00000000" w14:paraId="000007CA">
            <w:pPr>
              <w:jc w:val="center"/>
              <w:rPr>
                <w:b w:val="0"/>
                <w:bCs w:val="0"/>
                <w:vertAlign w:val="baseline"/>
              </w:rPr>
            </w:pPr>
            <w:r w:rsidDel="00000000" w:rsidR="00000000" w:rsidRPr="00000000">
              <w:rPr>
                <w:b w:val="1"/>
                <w:bCs w:val="1"/>
                <w:vertAlign w:val="baseline"/>
                <w:rtl w:val="0"/>
              </w:rPr>
              <w:t xml:space="preserve">MIN</w:t>
            </w:r>
            <w:r w:rsidDel="00000000" w:rsidR="00000000" w:rsidRPr="00000000">
              <w:rPr>
                <w:rtl w:val="0"/>
              </w:rPr>
            </w:r>
          </w:p>
        </w:tc>
        <w:tc>
          <w:tcPr>
            <w:vAlign w:val="top"/>
          </w:tcPr>
          <w:p w:rsidR="00000000" w:rsidDel="00000000" w:rsidP="00000000" w:rsidRDefault="00000000" w:rsidRPr="00000000" w14:paraId="000007CB">
            <w:pPr>
              <w:jc w:val="center"/>
              <w:rPr>
                <w:b w:val="0"/>
                <w:bCs w:val="0"/>
                <w:vertAlign w:val="baseline"/>
              </w:rPr>
            </w:pPr>
            <w:r w:rsidDel="00000000" w:rsidR="00000000" w:rsidRPr="00000000">
              <w:rPr>
                <w:b w:val="1"/>
                <w:bCs w:val="1"/>
                <w:vertAlign w:val="baseline"/>
                <w:rtl w:val="0"/>
              </w:rPr>
              <w:t xml:space="preserve">MAX</w:t>
            </w:r>
            <w:r w:rsidDel="00000000" w:rsidR="00000000" w:rsidRPr="00000000">
              <w:rPr>
                <w:rtl w:val="0"/>
              </w:rPr>
            </w:r>
          </w:p>
        </w:tc>
        <w:tc>
          <w:tcPr>
            <w:vMerge w:val="continue"/>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vertAlign w:val="baseline"/>
              </w:rPr>
            </w:pPr>
            <w:r w:rsidDel="00000000" w:rsidR="00000000" w:rsidRPr="00000000">
              <w:rPr>
                <w:rtl w:val="0"/>
              </w:rPr>
            </w:r>
          </w:p>
        </w:tc>
      </w:tr>
      <w:tr>
        <w:trPr>
          <w:cantSplit w:val="0"/>
          <w:trHeight w:val="150" w:hRule="atLeast"/>
          <w:tblHeader w:val="0"/>
        </w:trPr>
        <w:tc>
          <w:tcPr>
            <w:vAlign w:val="top"/>
          </w:tcPr>
          <w:p w:rsidR="00000000" w:rsidDel="00000000" w:rsidP="00000000" w:rsidRDefault="00000000" w:rsidRPr="00000000" w14:paraId="000007CE">
            <w:pPr>
              <w:rPr>
                <w:vertAlign w:val="baseline"/>
              </w:rPr>
            </w:pPr>
            <w:r w:rsidDel="00000000" w:rsidR="00000000" w:rsidRPr="00000000">
              <w:rPr>
                <w:vertAlign w:val="baseline"/>
                <w:rtl w:val="0"/>
              </w:rPr>
              <w:t xml:space="preserve">sourceRef</w:t>
            </w:r>
          </w:p>
        </w:tc>
        <w:tc>
          <w:tcPr>
            <w:vAlign w:val="top"/>
          </w:tcPr>
          <w:p w:rsidR="00000000" w:rsidDel="00000000" w:rsidP="00000000" w:rsidRDefault="00000000" w:rsidRPr="00000000" w14:paraId="000007CF">
            <w:pPr>
              <w:rPr>
                <w:vertAlign w:val="baseline"/>
              </w:rPr>
            </w:pPr>
            <w:r w:rsidDel="00000000" w:rsidR="00000000" w:rsidRPr="00000000">
              <w:rPr>
                <w:vertAlign w:val="baseline"/>
                <w:rtl w:val="0"/>
              </w:rPr>
              <w:t xml:space="preserve">xsd:IDREF</w:t>
            </w:r>
          </w:p>
        </w:tc>
        <w:tc>
          <w:tcPr>
            <w:vAlign w:val="top"/>
          </w:tcPr>
          <w:p w:rsidR="00000000" w:rsidDel="00000000" w:rsidP="00000000" w:rsidRDefault="00000000" w:rsidRPr="00000000" w14:paraId="000007D0">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D1">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D2">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D3">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D4">
            <w:pPr>
              <w:rPr>
                <w:vertAlign w:val="baseline"/>
              </w:rPr>
            </w:pPr>
            <w:r w:rsidDel="00000000" w:rsidR="00000000" w:rsidRPr="00000000">
              <w:rPr>
                <w:vertAlign w:val="baseline"/>
                <w:rtl w:val="0"/>
              </w:rPr>
              <w:t xml:space="preserve">destinationRefs</w:t>
            </w:r>
          </w:p>
        </w:tc>
        <w:tc>
          <w:tcPr>
            <w:vAlign w:val="top"/>
          </w:tcPr>
          <w:p w:rsidR="00000000" w:rsidDel="00000000" w:rsidP="00000000" w:rsidRDefault="00000000" w:rsidRPr="00000000" w14:paraId="000007D5">
            <w:pPr>
              <w:rPr>
                <w:vertAlign w:val="baseline"/>
              </w:rPr>
            </w:pPr>
            <w:r w:rsidDel="00000000" w:rsidR="00000000" w:rsidRPr="00000000">
              <w:rPr>
                <w:vertAlign w:val="baseline"/>
                <w:rtl w:val="0"/>
              </w:rPr>
              <w:t xml:space="preserve">xsd:IDREFS</w:t>
            </w:r>
          </w:p>
        </w:tc>
        <w:tc>
          <w:tcPr>
            <w:vAlign w:val="top"/>
          </w:tcPr>
          <w:p w:rsidR="00000000" w:rsidDel="00000000" w:rsidP="00000000" w:rsidRDefault="00000000" w:rsidRPr="00000000" w14:paraId="000007D6">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D7">
            <w:pPr>
              <w:jc w:val="center"/>
              <w:rPr>
                <w:vertAlign w:val="baseline"/>
              </w:rPr>
            </w:pPr>
            <w:r w:rsidDel="00000000" w:rsidR="00000000" w:rsidRPr="00000000">
              <w:rPr>
                <w:vertAlign w:val="baseline"/>
                <w:rtl w:val="0"/>
              </w:rPr>
              <w:t xml:space="preserve">1</w:t>
            </w:r>
          </w:p>
        </w:tc>
        <w:tc>
          <w:tcPr>
            <w:vAlign w:val="top"/>
          </w:tcPr>
          <w:p w:rsidR="00000000" w:rsidDel="00000000" w:rsidP="00000000" w:rsidRDefault="00000000" w:rsidRPr="00000000" w14:paraId="000007D8">
            <w:pPr>
              <w:rPr>
                <w:vertAlign w:val="baseline"/>
              </w:rPr>
            </w:pPr>
            <w:r w:rsidDel="00000000" w:rsidR="00000000" w:rsidRPr="00000000">
              <w:rPr>
                <w:vertAlign w:val="baseline"/>
                <w:rtl w:val="0"/>
              </w:rPr>
              <w:t xml:space="preserve">ATTRIBUTE</w:t>
            </w:r>
          </w:p>
        </w:tc>
        <w:tc>
          <w:tcPr>
            <w:vAlign w:val="top"/>
          </w:tcPr>
          <w:p w:rsidR="00000000" w:rsidDel="00000000" w:rsidP="00000000" w:rsidRDefault="00000000" w:rsidRPr="00000000" w14:paraId="000007D9">
            <w:pPr>
              <w:rPr>
                <w:vertAlign w:val="baseline"/>
              </w:rPr>
            </w:pPr>
            <w:r w:rsidDel="00000000" w:rsidR="00000000" w:rsidRPr="00000000">
              <w:rPr>
                <w:vertAlign w:val="baseline"/>
                <w:rtl w:val="0"/>
              </w:rPr>
              <w:t xml:space="preserve">NONE</w:t>
            </w:r>
          </w:p>
        </w:tc>
      </w:tr>
      <w:tr>
        <w:trPr>
          <w:cantSplit w:val="0"/>
          <w:trHeight w:val="150" w:hRule="atLeast"/>
          <w:tblHeader w:val="0"/>
        </w:trPr>
        <w:tc>
          <w:tcPr>
            <w:vAlign w:val="top"/>
          </w:tcPr>
          <w:p w:rsidR="00000000" w:rsidDel="00000000" w:rsidP="00000000" w:rsidRDefault="00000000" w:rsidRPr="00000000" w14:paraId="000007DA">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DB">
            <w:pPr>
              <w:rPr>
                <w:i w:val="0"/>
                <w:iCs w:val="0"/>
                <w:vertAlign w:val="baseline"/>
              </w:rPr>
            </w:pPr>
            <w:r w:rsidDel="00000000" w:rsidR="00000000" w:rsidRPr="00000000">
              <w:rPr>
                <w:i w:val="1"/>
                <w:iCs w:val="1"/>
                <w:vertAlign w:val="baseline"/>
                <w:rtl w:val="0"/>
              </w:rPr>
              <w:t xml:space="preserve">ID</w:t>
            </w:r>
            <w:r w:rsidDel="00000000" w:rsidR="00000000" w:rsidRPr="00000000">
              <w:rPr>
                <w:rtl w:val="0"/>
              </w:rPr>
            </w:r>
          </w:p>
        </w:tc>
        <w:tc>
          <w:tcPr>
            <w:vAlign w:val="top"/>
          </w:tcPr>
          <w:p w:rsidR="00000000" w:rsidDel="00000000" w:rsidP="00000000" w:rsidRDefault="00000000" w:rsidRPr="00000000" w14:paraId="000007DC">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DD">
            <w:pPr>
              <w:jc w:val="center"/>
              <w:rPr>
                <w:i w:val="0"/>
                <w:iCs w:val="0"/>
                <w:vertAlign w:val="baseline"/>
              </w:rPr>
            </w:pPr>
            <w:r w:rsidDel="00000000" w:rsidR="00000000" w:rsidRPr="00000000">
              <w:rPr>
                <w:i w:val="1"/>
                <w:i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7DE">
            <w:pPr>
              <w:rPr>
                <w:i w:val="0"/>
                <w:iCs w:val="0"/>
                <w:vertAlign w:val="baseline"/>
              </w:rPr>
            </w:pPr>
            <w:r w:rsidDel="00000000" w:rsidR="00000000" w:rsidRPr="00000000">
              <w:rPr>
                <w:i w:val="1"/>
                <w:iCs w:val="1"/>
                <w:vertAlign w:val="baseline"/>
                <w:rtl w:val="0"/>
              </w:rPr>
              <w:t xml:space="preserve">ATTRIBUTE</w:t>
            </w:r>
            <w:r w:rsidDel="00000000" w:rsidR="00000000" w:rsidRPr="00000000">
              <w:rPr>
                <w:rtl w:val="0"/>
              </w:rPr>
            </w:r>
          </w:p>
        </w:tc>
        <w:tc>
          <w:tcPr>
            <w:vAlign w:val="top"/>
          </w:tcPr>
          <w:p w:rsidR="00000000" w:rsidDel="00000000" w:rsidP="00000000" w:rsidRDefault="00000000" w:rsidRPr="00000000" w14:paraId="000007DF">
            <w:pPr>
              <w:rPr>
                <w:i w:val="0"/>
                <w:iCs w:val="0"/>
                <w:vertAlign w:val="baseline"/>
              </w:rPr>
            </w:pPr>
            <w:r w:rsidDel="00000000" w:rsidR="00000000" w:rsidRPr="00000000">
              <w:rPr>
                <w:i w:val="1"/>
                <w:iCs w:val="1"/>
                <w:vertAlign w:val="baseline"/>
                <w:rtl w:val="0"/>
              </w:rPr>
              <w:t xml:space="preserve">NONE</w:t>
            </w:r>
            <w:r w:rsidDel="00000000" w:rsidR="00000000" w:rsidRPr="00000000">
              <w:rPr>
                <w:rtl w:val="0"/>
              </w:rPr>
            </w:r>
          </w:p>
        </w:tc>
      </w:tr>
    </w:tbl>
    <w:p w:rsidR="00000000" w:rsidDel="00000000" w:rsidP="00000000" w:rsidRDefault="00000000" w:rsidRPr="00000000" w14:paraId="000007E0">
      <w:pPr>
        <w:rPr>
          <w:vertAlign w:val="baseline"/>
        </w:rPr>
      </w:pPr>
      <w:bookmarkStart w:colFirst="0" w:colLast="0" w:name="_i0sc8ph7ec2u" w:id="148"/>
      <w:bookmarkEnd w:id="148"/>
      <w:r w:rsidDel="00000000" w:rsidR="00000000" w:rsidRPr="00000000">
        <w:rPr>
          <w:rtl w:val="0"/>
        </w:rPr>
      </w:r>
    </w:p>
    <w:p w:rsidR="00000000" w:rsidDel="00000000" w:rsidP="00000000" w:rsidRDefault="00000000" w:rsidRPr="00000000" w14:paraId="000007E1">
      <w:pPr>
        <w:pStyle w:val="Heading3"/>
        <w:rPr>
          <w:vertAlign w:val="baseline"/>
        </w:rPr>
      </w:pPr>
      <w:r w:rsidDel="00000000" w:rsidR="00000000" w:rsidRPr="00000000">
        <w:rPr>
          <w:b w:val="1"/>
          <w:bCs w:val="1"/>
          <w:vertAlign w:val="baseline"/>
          <w:rtl w:val="0"/>
        </w:rPr>
        <w:t xml:space="preserve">4.4.1.3.1.9.1.1.1.9.1.1.1.1 sourceRef</w:t>
      </w:r>
      <w:r w:rsidDel="00000000" w:rsidR="00000000" w:rsidRPr="00000000">
        <w:rPr>
          <w:rtl w:val="0"/>
        </w:rPr>
      </w:r>
    </w:p>
    <w:p w:rsidR="00000000" w:rsidDel="00000000" w:rsidP="00000000" w:rsidRDefault="00000000" w:rsidRPr="00000000" w14:paraId="000007E2">
      <w:pPr>
        <w:rPr>
          <w:vertAlign w:val="baseline"/>
        </w:rPr>
      </w:pPr>
      <w:bookmarkStart w:colFirst="0" w:colLast="0" w:name="_1xcx19d9pw7b" w:id="149"/>
      <w:bookmarkEnd w:id="149"/>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sourceRef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channel that is the source of the audio signal in this patch connection. There can be only one source of an audio signal in a patch. </w:t>
      </w:r>
    </w:p>
    <w:p w:rsidR="00000000" w:rsidDel="00000000" w:rsidP="00000000" w:rsidRDefault="00000000" w:rsidRPr="00000000" w14:paraId="000007E3">
      <w:pPr>
        <w:pStyle w:val="Heading3"/>
        <w:rPr>
          <w:vertAlign w:val="baseline"/>
        </w:rPr>
      </w:pPr>
      <w:r w:rsidDel="00000000" w:rsidR="00000000" w:rsidRPr="00000000">
        <w:rPr>
          <w:b w:val="1"/>
          <w:bCs w:val="1"/>
          <w:vertAlign w:val="baseline"/>
          <w:rtl w:val="0"/>
        </w:rPr>
        <w:t xml:space="preserve">4.4.1.3.1.9.1.1.1.9.1.1.1.2 destinationRefs</w:t>
      </w:r>
      <w:r w:rsidDel="00000000" w:rsidR="00000000" w:rsidRPr="00000000">
        <w:rPr>
          <w:rtl w:val="0"/>
        </w:rPr>
      </w:r>
    </w:p>
    <w:p w:rsidR="00000000" w:rsidDel="00000000" w:rsidP="00000000" w:rsidRDefault="00000000" w:rsidRPr="00000000" w14:paraId="000007E4">
      <w:pPr>
        <w:rPr>
          <w:vertAlign w:val="baseline"/>
        </w:rPr>
      </w:pPr>
      <w:bookmarkStart w:colFirst="0" w:colLast="0" w:name="_i7lbwy9ra5mv" w:id="150"/>
      <w:bookmarkEnd w:id="150"/>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destinationRefs</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attribute(s) of the channel(s) that are the destination of the audio signal in this patch connection. There may be multiple destinations for a single patch, which in effect documents a "mult" connection.</w:t>
      </w:r>
    </w:p>
    <w:p w:rsidR="00000000" w:rsidDel="00000000" w:rsidP="00000000" w:rsidRDefault="00000000" w:rsidRPr="00000000" w14:paraId="000007E5">
      <w:pPr>
        <w:pStyle w:val="Heading3"/>
        <w:rPr>
          <w:vertAlign w:val="baseline"/>
        </w:rPr>
      </w:pPr>
      <w:r w:rsidDel="00000000" w:rsidR="00000000" w:rsidRPr="00000000">
        <w:rPr>
          <w:b w:val="1"/>
          <w:bCs w:val="1"/>
          <w:vertAlign w:val="baseline"/>
          <w:rtl w:val="0"/>
        </w:rPr>
        <w:t xml:space="preserve">4.4.1.3.1.9.1.1.1.10 syncSourceRef</w:t>
      </w:r>
      <w:r w:rsidDel="00000000" w:rsidR="00000000" w:rsidRPr="00000000">
        <w:rPr>
          <w:rtl w:val="0"/>
        </w:rPr>
      </w:r>
    </w:p>
    <w:p w:rsidR="00000000" w:rsidDel="00000000" w:rsidP="00000000" w:rsidRDefault="00000000" w:rsidRPr="00000000" w14:paraId="000007E6">
      <w:pPr>
        <w:rPr>
          <w:vertAlign w:val="baseline"/>
        </w:rPr>
      </w:pPr>
      <w:bookmarkStart w:colFirst="0" w:colLast="0" w:name="_wld8xl7by580" w:id="151"/>
      <w:bookmarkEnd w:id="151"/>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syncSourceRef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device input channel that receives sync when the device is slaved to an incoming external clock. In cases where external sync is not applicable, the </w:t>
      </w:r>
      <w:r w:rsidDel="00000000" w:rsidR="00000000" w:rsidRPr="00000000">
        <w:rPr>
          <w:rFonts w:ascii="Courier New" w:cs="Courier New" w:eastAsia="Courier New" w:hAnsi="Courier New"/>
          <w:vertAlign w:val="baseline"/>
          <w:rtl w:val="0"/>
        </w:rPr>
        <w:t xml:space="preserve">syncSourceRef</w:t>
      </w:r>
      <w:r w:rsidDel="00000000" w:rsidR="00000000" w:rsidRPr="00000000">
        <w:rPr>
          <w:vertAlign w:val="baseline"/>
          <w:rtl w:val="0"/>
        </w:rPr>
        <w:t xml:space="preserve"> attribute shall be omitted</w:t>
      </w:r>
      <w:del w:author=" wnyc" w:id="39" w:date="2011-12-05T13:37:00Z">
        <w:r w:rsidDel="00000000" w:rsidR="00000000" w:rsidRPr="00000000">
          <w:rPr>
            <w:vertAlign w:val="baseline"/>
            <w:rtl w:val="0"/>
          </w:rPr>
          <w:delText xml:space="preserve">, </w:delText>
        </w:r>
      </w:del>
      <w:ins w:author=" wnyc" w:id="39" w:date="2011-12-05T13:37:00Z">
        <w:r w:rsidDel="00000000" w:rsidR="00000000" w:rsidRPr="00000000">
          <w:rPr>
            <w:vertAlign w:val="baseline"/>
            <w:rtl w:val="0"/>
          </w:rPr>
          <w:t xml:space="preserve">. </w:t>
        </w:r>
      </w:ins>
      <w:r w:rsidDel="00000000" w:rsidR="00000000" w:rsidRPr="00000000">
        <w:rPr>
          <w:rtl w:val="0"/>
        </w:rPr>
      </w:r>
    </w:p>
    <w:p w:rsidR="00000000" w:rsidDel="00000000" w:rsidP="00000000" w:rsidRDefault="00000000" w:rsidRPr="00000000" w14:paraId="000007E7">
      <w:pPr>
        <w:pStyle w:val="Heading3"/>
        <w:rPr>
          <w:vertAlign w:val="baseline"/>
        </w:rPr>
      </w:pPr>
      <w:r w:rsidDel="00000000" w:rsidR="00000000" w:rsidRPr="00000000">
        <w:rPr>
          <w:b w:val="1"/>
          <w:bCs w:val="1"/>
          <w:vertAlign w:val="baseline"/>
          <w:rtl w:val="0"/>
        </w:rPr>
        <w:t xml:space="preserve">4.4.1.3.1.9.1.1.1.11 deviceChainRef</w:t>
      </w:r>
      <w:r w:rsidDel="00000000" w:rsidR="00000000" w:rsidRPr="00000000">
        <w:rPr>
          <w:rtl w:val="0"/>
        </w:rPr>
      </w:r>
    </w:p>
    <w:p w:rsidR="00000000" w:rsidDel="00000000" w:rsidP="00000000" w:rsidRDefault="00000000" w:rsidRPr="00000000" w14:paraId="000007E8">
      <w:pPr>
        <w:rPr>
          <w:vertAlign w:val="baseline"/>
        </w:rPr>
      </w:pPr>
      <w:bookmarkStart w:colFirst="0" w:colLast="0" w:name="_wvar5e9ilitm" w:id="152"/>
      <w:bookmarkEnd w:id="152"/>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deviceChainRef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of the enclosing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w:t>
      </w:r>
    </w:p>
    <w:p w:rsidR="00000000" w:rsidDel="00000000" w:rsidP="00000000" w:rsidRDefault="00000000" w:rsidRPr="00000000" w14:paraId="000007E9">
      <w:pPr>
        <w:pStyle w:val="Heading3"/>
        <w:rPr>
          <w:vertAlign w:val="baseline"/>
        </w:rPr>
      </w:pPr>
      <w:r w:rsidDel="00000000" w:rsidR="00000000" w:rsidRPr="00000000">
        <w:rPr>
          <w:b w:val="1"/>
          <w:bCs w:val="1"/>
          <w:vertAlign w:val="baseline"/>
          <w:rtl w:val="0"/>
        </w:rPr>
        <w:t xml:space="preserve">4.4.1.3.1.9.1.2 devicePatchList</w:t>
      </w:r>
      <w:r w:rsidDel="00000000" w:rsidR="00000000" w:rsidRPr="00000000">
        <w:rPr>
          <w:rtl w:val="0"/>
        </w:rPr>
      </w:r>
    </w:p>
    <w:p w:rsidR="00000000" w:rsidDel="00000000" w:rsidP="00000000" w:rsidRDefault="00000000" w:rsidRPr="00000000" w14:paraId="000007EA">
      <w:pPr>
        <w:rPr>
          <w:vertAlign w:val="baseline"/>
        </w:rPr>
      </w:pPr>
      <w:bookmarkStart w:colFirst="0" w:colLast="0" w:name="_sd6fy96mr39t" w:id="153"/>
      <w:bookmarkEnd w:id="153"/>
      <w:r w:rsidDel="00000000" w:rsidR="00000000" w:rsidRPr="00000000">
        <w:rPr>
          <w:vertAlign w:val="baseline"/>
          <w:rtl w:val="0"/>
        </w:rPr>
        <w:t xml:space="preserve">The </w:t>
      </w:r>
      <w:del w:author=" wnyc" w:id="40" w:date="2011-12-05T13:38:00Z">
        <w:r w:rsidDel="00000000" w:rsidR="00000000" w:rsidRPr="00000000">
          <w:rPr>
            <w:rFonts w:ascii="Courier New" w:cs="Courier New" w:eastAsia="Courier New" w:hAnsi="Courier New"/>
            <w:vertAlign w:val="baseline"/>
            <w:rtl w:val="0"/>
          </w:rPr>
          <w:delText xml:space="preserve">devicepatchList</w:delText>
        </w:r>
        <w:r w:rsidDel="00000000" w:rsidR="00000000" w:rsidRPr="00000000">
          <w:rPr>
            <w:vertAlign w:val="baseline"/>
            <w:rtl w:val="0"/>
          </w:rPr>
          <w:delText xml:space="preserve"> </w:delText>
        </w:r>
      </w:del>
      <w:ins w:author=" wnyc" w:id="40" w:date="2011-12-05T13:38:00Z">
        <w:r w:rsidDel="00000000" w:rsidR="00000000" w:rsidRPr="00000000">
          <w:rPr>
            <w:rFonts w:ascii="Courier New" w:cs="Courier New" w:eastAsia="Courier New" w:hAnsi="Courier New"/>
            <w:vertAlign w:val="baseline"/>
            <w:rtl w:val="0"/>
          </w:rPr>
          <w:t xml:space="preserve">devicePatchList</w:t>
        </w:r>
        <w:r w:rsidDel="00000000" w:rsidR="00000000" w:rsidRPr="00000000">
          <w:rPr>
            <w:vertAlign w:val="baseline"/>
            <w:rtl w:val="0"/>
          </w:rPr>
          <w:t xml:space="preserve"> </w:t>
        </w:r>
      </w:ins>
      <w:r w:rsidDel="00000000" w:rsidR="00000000" w:rsidRPr="00000000">
        <w:rPr>
          <w:vertAlign w:val="baseline"/>
          <w:rtl w:val="0"/>
        </w:rPr>
        <w:t xml:space="preserve">element shall be used to aggregate all </w:t>
      </w:r>
      <w:r w:rsidDel="00000000" w:rsidR="00000000" w:rsidRPr="00000000">
        <w:rPr>
          <w:rFonts w:ascii="Courier New" w:cs="Courier New" w:eastAsia="Courier New" w:hAnsi="Courier New"/>
          <w:vertAlign w:val="baseline"/>
          <w:rtl w:val="0"/>
        </w:rPr>
        <w:t xml:space="preserve">patch</w:t>
      </w:r>
      <w:r w:rsidDel="00000000" w:rsidR="00000000" w:rsidRPr="00000000">
        <w:rPr>
          <w:vertAlign w:val="baseline"/>
          <w:rtl w:val="0"/>
        </w:rPr>
        <w:t xml:space="preserve"> elements that contain routing information for the signal graph between</w:t>
      </w:r>
      <w:ins w:author=" wnyc" w:id="41" w:date="2011-12-05T13:38:00Z">
        <w:r w:rsidDel="00000000" w:rsidR="00000000" w:rsidRPr="00000000">
          <w:rPr>
            <w:vertAlign w:val="baseline"/>
            <w:rtl w:val="0"/>
          </w:rPr>
          <w:t xml:space="preserve">/among</w:t>
        </w:r>
      </w:ins>
      <w:r w:rsidDel="00000000" w:rsidR="00000000" w:rsidRPr="00000000">
        <w:rPr>
          <w:vertAlign w:val="baseline"/>
          <w:rtl w:val="0"/>
        </w:rPr>
        <w:t xml:space="preserve"> devices enclosed in the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See 4.4.1.3.1.9.1.1.1.9.1 for a description of the patchListType.</w:t>
      </w:r>
    </w:p>
    <w:p w:rsidR="00000000" w:rsidDel="00000000" w:rsidP="00000000" w:rsidRDefault="00000000" w:rsidRPr="00000000" w14:paraId="000007EB">
      <w:pPr>
        <w:pStyle w:val="Heading3"/>
        <w:rPr>
          <w:vertAlign w:val="baseline"/>
        </w:rPr>
      </w:pPr>
      <w:r w:rsidDel="00000000" w:rsidR="00000000" w:rsidRPr="00000000">
        <w:rPr>
          <w:b w:val="1"/>
          <w:bCs w:val="1"/>
          <w:vertAlign w:val="baseline"/>
          <w:rtl w:val="0"/>
        </w:rPr>
        <w:t xml:space="preserve">4.4.1.3.1.9.1.3 label</w:t>
      </w:r>
      <w:r w:rsidDel="00000000" w:rsidR="00000000" w:rsidRPr="00000000">
        <w:rPr>
          <w:rtl w:val="0"/>
        </w:rPr>
      </w:r>
    </w:p>
    <w:p w:rsidR="00000000" w:rsidDel="00000000" w:rsidP="00000000" w:rsidRDefault="00000000" w:rsidRPr="00000000" w14:paraId="000007EC">
      <w:pPr>
        <w:rPr>
          <w:vertAlign w:val="baseline"/>
        </w:rPr>
      </w:pPr>
      <w:bookmarkStart w:colFirst="0" w:colLast="0" w:name="_l8jkrhbekj92" w:id="154"/>
      <w:bookmarkEnd w:id="154"/>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label</w:t>
      </w:r>
      <w:r w:rsidDel="00000000" w:rsidR="00000000" w:rsidRPr="00000000">
        <w:rPr>
          <w:vertAlign w:val="baseline"/>
          <w:rtl w:val="0"/>
        </w:rPr>
        <w:t xml:space="preserve"> attribute may be used to give a descriptive name to the signal graph represented by the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w:t>
      </w:r>
    </w:p>
    <w:p w:rsidR="00000000" w:rsidDel="00000000" w:rsidP="00000000" w:rsidRDefault="00000000" w:rsidRPr="00000000" w14:paraId="000007ED">
      <w:pPr>
        <w:pStyle w:val="Heading3"/>
        <w:rPr>
          <w:vertAlign w:val="baseline"/>
        </w:rPr>
      </w:pPr>
      <w:r w:rsidDel="00000000" w:rsidR="00000000" w:rsidRPr="00000000">
        <w:rPr>
          <w:b w:val="1"/>
          <w:bCs w:val="1"/>
          <w:vertAlign w:val="baseline"/>
          <w:rtl w:val="0"/>
        </w:rPr>
        <w:t xml:space="preserve">4.4.1.3.1.9.1.4 masterSyncDeviceRef</w:t>
      </w:r>
      <w:r w:rsidDel="00000000" w:rsidR="00000000" w:rsidRPr="00000000">
        <w:rPr>
          <w:rtl w:val="0"/>
        </w:rPr>
      </w:r>
    </w:p>
    <w:p w:rsidR="00000000" w:rsidDel="00000000" w:rsidP="00000000" w:rsidRDefault="00000000" w:rsidRPr="00000000" w14:paraId="000007EE">
      <w:pPr>
        <w:rPr>
          <w:vertAlign w:val="baseline"/>
        </w:rPr>
      </w:pPr>
      <w:bookmarkStart w:colFirst="0" w:colLast="0" w:name="_ejxc9tyihulg" w:id="155"/>
      <w:bookmarkEnd w:id="155"/>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masterSyncDeviceRef</w:t>
      </w:r>
      <w:r w:rsidDel="00000000" w:rsidR="00000000" w:rsidRPr="00000000">
        <w:rPr>
          <w:vertAlign w:val="baseline"/>
          <w:rtl w:val="0"/>
        </w:rPr>
        <w:t xml:space="preserv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device</w:t>
      </w:r>
      <w:r w:rsidDel="00000000" w:rsidR="00000000" w:rsidRPr="00000000">
        <w:rPr>
          <w:vertAlign w:val="baseline"/>
          <w:rtl w:val="0"/>
        </w:rPr>
        <w:t xml:space="preserve"> in the </w:t>
      </w:r>
      <w:r w:rsidDel="00000000" w:rsidR="00000000" w:rsidRPr="00000000">
        <w:rPr>
          <w:rFonts w:ascii="Courier New" w:cs="Courier New" w:eastAsia="Courier New" w:hAnsi="Courier New"/>
          <w:vertAlign w:val="baseline"/>
          <w:rtl w:val="0"/>
        </w:rPr>
        <w:t xml:space="preserve">deviceChain</w:t>
      </w:r>
      <w:r w:rsidDel="00000000" w:rsidR="00000000" w:rsidRPr="00000000">
        <w:rPr>
          <w:vertAlign w:val="baseline"/>
          <w:rtl w:val="0"/>
        </w:rPr>
        <w:t xml:space="preserve"> that acts as the master sync clock. In cases where there is no such device, this </w:t>
      </w:r>
      <w:r w:rsidDel="00000000" w:rsidR="00000000" w:rsidRPr="00000000">
        <w:rPr>
          <w:rFonts w:ascii="Courier New" w:cs="Courier New" w:eastAsia="Courier New" w:hAnsi="Courier New"/>
          <w:vertAlign w:val="baseline"/>
          <w:rtl w:val="0"/>
        </w:rPr>
        <w:t xml:space="preserve">masterSyncDeviceRef</w:t>
      </w:r>
      <w:r w:rsidDel="00000000" w:rsidR="00000000" w:rsidRPr="00000000">
        <w:rPr>
          <w:vertAlign w:val="baseline"/>
          <w:rtl w:val="0"/>
        </w:rPr>
        <w:t xml:space="preserve"> attribute shall be omitted.</w:t>
      </w:r>
    </w:p>
    <w:p w:rsidR="00000000" w:rsidDel="00000000" w:rsidP="00000000" w:rsidRDefault="00000000" w:rsidRPr="00000000" w14:paraId="000007EF">
      <w:pPr>
        <w:pStyle w:val="Heading3"/>
        <w:rPr>
          <w:vertAlign w:val="baseline"/>
        </w:rPr>
      </w:pPr>
      <w:r w:rsidDel="00000000" w:rsidR="00000000" w:rsidRPr="00000000">
        <w:rPr>
          <w:b w:val="1"/>
          <w:bCs w:val="1"/>
          <w:vertAlign w:val="baseline"/>
          <w:rtl w:val="0"/>
        </w:rPr>
        <w:t xml:space="preserve">4.4.1.3.1.10 processHistoryRef</w:t>
      </w:r>
      <w:r w:rsidDel="00000000" w:rsidR="00000000" w:rsidRPr="00000000">
        <w:rPr>
          <w:rtl w:val="0"/>
        </w:rPr>
      </w:r>
    </w:p>
    <w:p w:rsidR="00000000" w:rsidDel="00000000" w:rsidP="00000000" w:rsidRDefault="00000000" w:rsidRPr="00000000" w14:paraId="000007F0">
      <w:pPr>
        <w:rPr>
          <w:vertAlign w:val="baseline"/>
        </w:rPr>
      </w:pPr>
      <w:bookmarkStart w:colFirst="0" w:colLast="0" w:name="_wcmhdiicmu8y" w:id="156"/>
      <w:bookmarkEnd w:id="156"/>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processHistoryRef</w:t>
      </w:r>
      <w:r w:rsidDel="00000000" w:rsidR="00000000" w:rsidRPr="00000000">
        <w:rPr>
          <w:vertAlign w:val="baseline"/>
          <w:rtl w:val="0"/>
        </w:rPr>
        <w:t xml:space="preserve"> attribute shall contain the </w:t>
      </w:r>
      <w:r w:rsidDel="00000000" w:rsidR="00000000" w:rsidRPr="00000000">
        <w:rPr>
          <w:rFonts w:ascii="Courier New" w:cs="Courier New" w:eastAsia="Courier New" w:hAnsi="Courier New"/>
          <w:vertAlign w:val="baseline"/>
          <w:rtl w:val="0"/>
        </w:rPr>
        <w:t xml:space="preserve">ID</w:t>
      </w:r>
      <w:r w:rsidDel="00000000" w:rsidR="00000000" w:rsidRPr="00000000">
        <w:rPr>
          <w:vertAlign w:val="baseline"/>
          <w:rtl w:val="0"/>
        </w:rPr>
        <w:t xml:space="preserve"> attribute of the </w:t>
      </w:r>
      <w:r w:rsidDel="00000000" w:rsidR="00000000" w:rsidRPr="00000000">
        <w:rPr>
          <w:rFonts w:ascii="Courier New" w:cs="Courier New" w:eastAsia="Courier New" w:hAnsi="Courier New"/>
          <w:vertAlign w:val="baseline"/>
          <w:rtl w:val="0"/>
        </w:rPr>
        <w:t xml:space="preserve">processHistory</w:t>
      </w:r>
      <w:r w:rsidDel="00000000" w:rsidR="00000000" w:rsidRPr="00000000">
        <w:rPr>
          <w:vertAlign w:val="baseline"/>
          <w:rtl w:val="0"/>
        </w:rPr>
        <w:t xml:space="preserve"> element of which this </w:t>
      </w:r>
      <w:r w:rsidDel="00000000" w:rsidR="00000000" w:rsidRPr="00000000">
        <w:rPr>
          <w:rFonts w:ascii="Courier New" w:cs="Courier New" w:eastAsia="Courier New" w:hAnsi="Courier New"/>
          <w:vertAlign w:val="baseline"/>
          <w:rtl w:val="0"/>
        </w:rPr>
        <w:t xml:space="preserve">processEvent</w:t>
      </w:r>
      <w:r w:rsidDel="00000000" w:rsidR="00000000" w:rsidRPr="00000000">
        <w:rPr>
          <w:vertAlign w:val="baseline"/>
          <w:rtl w:val="0"/>
        </w:rPr>
        <w:t xml:space="preserve"> element is a child.</w:t>
      </w:r>
    </w:p>
    <w:p w:rsidR="00000000" w:rsidDel="00000000" w:rsidP="00000000" w:rsidRDefault="00000000" w:rsidRPr="00000000" w14:paraId="000007F1">
      <w:pPr>
        <w:pStyle w:val="Heading2"/>
        <w:rPr>
          <w:vertAlign w:val="baseline"/>
        </w:rPr>
      </w:pPr>
      <w:r w:rsidDel="00000000" w:rsidR="00000000" w:rsidRPr="00000000">
        <w:rPr>
          <w:b w:val="1"/>
          <w:bCs w:val="1"/>
          <w:vertAlign w:val="baseline"/>
          <w:rtl w:val="0"/>
        </w:rPr>
        <w:t xml:space="preserve">4.4.1.4 schemaVersion</w:t>
      </w:r>
      <w:r w:rsidDel="00000000" w:rsidR="00000000" w:rsidRPr="00000000">
        <w:rPr>
          <w:rtl w:val="0"/>
        </w:rPr>
      </w:r>
    </w:p>
    <w:p w:rsidR="00000000" w:rsidDel="00000000" w:rsidP="00000000" w:rsidRDefault="00000000" w:rsidRPr="00000000" w14:paraId="000007F2">
      <w:pPr>
        <w:rPr>
          <w:vertAlign w:val="baseline"/>
        </w:rPr>
      </w:pPr>
      <w:r w:rsidDel="00000000" w:rsidR="00000000" w:rsidRPr="00000000">
        <w:rPr>
          <w:vertAlign w:val="baseline"/>
          <w:rtl w:val="0"/>
        </w:rPr>
        <w:t xml:space="preserve">The </w:t>
      </w:r>
      <w:r w:rsidDel="00000000" w:rsidR="00000000" w:rsidRPr="00000000">
        <w:rPr>
          <w:rFonts w:ascii="Courier New" w:cs="Courier New" w:eastAsia="Courier New" w:hAnsi="Courier New"/>
          <w:vertAlign w:val="baseline"/>
          <w:rtl w:val="0"/>
        </w:rPr>
        <w:t xml:space="preserve">schemaVersion</w:t>
      </w:r>
      <w:r w:rsidDel="00000000" w:rsidR="00000000" w:rsidRPr="00000000">
        <w:rPr>
          <w:vertAlign w:val="baseline"/>
          <w:rtl w:val="0"/>
        </w:rPr>
        <w:t xml:space="preserve"> attribute gives the fixed version number for this standard. At the time of this writing that version number is "1.0.0".</w:t>
      </w:r>
    </w:p>
    <w:p w:rsidR="00000000" w:rsidDel="00000000" w:rsidP="00000000" w:rsidRDefault="00000000" w:rsidRPr="00000000" w14:paraId="000007F3">
      <w:pPr>
        <w:rPr>
          <w:vertAlign w:val="baseline"/>
        </w:rPr>
      </w:pPr>
      <w:r w:rsidDel="00000000" w:rsidR="00000000" w:rsidRPr="00000000">
        <w:rPr>
          <w:rtl w:val="0"/>
        </w:rPr>
      </w:r>
    </w:p>
    <w:p w:rsidR="00000000" w:rsidDel="00000000" w:rsidP="00000000" w:rsidRDefault="00000000" w:rsidRPr="00000000" w14:paraId="000007F4">
      <w:pPr>
        <w:rPr>
          <w:vertAlign w:val="baseline"/>
        </w:rPr>
      </w:pPr>
      <w:bookmarkStart w:colFirst="0" w:colLast="0" w:name="_kxoxkmdjpqg3" w:id="157"/>
      <w:bookmarkEnd w:id="157"/>
      <w:r w:rsidDel="00000000" w:rsidR="00000000" w:rsidRPr="00000000">
        <w:rPr>
          <w:rtl w:val="0"/>
        </w:rPr>
      </w:r>
    </w:p>
    <w:p w:rsidR="00000000" w:rsidDel="00000000" w:rsidP="00000000" w:rsidRDefault="00000000" w:rsidRPr="00000000" w14:paraId="000007F5">
      <w:pPr>
        <w:pStyle w:val="Heading1"/>
        <w:jc w:val="center"/>
        <w:rPr>
          <w:vertAlign w:val="baseline"/>
        </w:rPr>
      </w:pPr>
      <w:r w:rsidDel="00000000" w:rsidR="00000000" w:rsidRPr="00000000">
        <w:rPr>
          <w:b w:val="1"/>
          <w:bCs w:val="1"/>
          <w:vertAlign w:val="baseline"/>
          <w:rtl w:val="0"/>
          <w:rPrChange w:author=" wnyc" w:id="42" w:date="2011-12-05T12:22:00Z">
            <w:rPr>
              <w:vertAlign w:val="baseline"/>
            </w:rPr>
          </w:rPrChange>
        </w:rPr>
        <w:t xml:space="preserve">Annex A: schema</w:t>
      </w:r>
      <w:r w:rsidDel="00000000" w:rsidR="00000000" w:rsidRPr="00000000">
        <w:rPr>
          <w:rtl w:val="0"/>
        </w:rPr>
      </w:r>
    </w:p>
    <w:p w:rsidR="00000000" w:rsidDel="00000000" w:rsidP="00000000" w:rsidRDefault="00000000" w:rsidRPr="00000000" w14:paraId="000007F6">
      <w:pPr>
        <w:jc w:val="center"/>
        <w:rPr>
          <w:vertAlign w:val="baseline"/>
        </w:rPr>
      </w:pPr>
      <w:r w:rsidDel="00000000" w:rsidR="00000000" w:rsidRPr="00000000">
        <w:rPr>
          <w:vertAlign w:val="baseline"/>
          <w:rtl w:val="0"/>
        </w:rPr>
        <w:t xml:space="preserve">(Informative)</w:t>
      </w:r>
    </w:p>
    <w:p w:rsidR="00000000" w:rsidDel="00000000" w:rsidP="00000000" w:rsidRDefault="00000000" w:rsidRPr="00000000" w14:paraId="000007F7">
      <w:pPr>
        <w:jc w:val="center"/>
        <w:rPr>
          <w:vertAlign w:val="baseline"/>
        </w:rPr>
      </w:pPr>
      <w:r w:rsidDel="00000000" w:rsidR="00000000" w:rsidRPr="00000000">
        <w:rPr>
          <w:rtl w:val="0"/>
        </w:rPr>
      </w:r>
    </w:p>
    <w:p w:rsidR="00000000" w:rsidDel="00000000" w:rsidP="00000000" w:rsidRDefault="00000000" w:rsidRPr="00000000" w14:paraId="000007F8">
      <w:pPr>
        <w:pStyle w:val="Heading1"/>
        <w:jc w:val="left"/>
        <w:rPr>
          <w:rFonts w:ascii="Courier New" w:cs="Courier New" w:eastAsia="Courier New" w:hAnsi="Courier New"/>
          <w:b w:val="0"/>
          <w:bCs w:val="0"/>
          <w:vertAlign w:val="baseline"/>
          <w:rPrChange w:author=" wnyc" w:id="44" w:date="2011-12-05T12:22:00Z">
            <w:rPr>
              <w:b w:val="0"/>
              <w:bCs w:val="0"/>
              <w:vertAlign w:val="baseline"/>
            </w:rPr>
          </w:rPrChange>
        </w:rPr>
      </w:pPr>
      <w:r w:rsidDel="00000000" w:rsidR="00000000" w:rsidRPr="00000000">
        <w:rPr>
          <w:rFonts w:ascii="Courier New" w:cs="Courier New" w:eastAsia="Courier New" w:hAnsi="Courier New"/>
          <w:b w:val="1"/>
          <w:bCs w:val="1"/>
          <w:sz w:val="20"/>
          <w:szCs w:val="20"/>
          <w:vertAlign w:val="baseline"/>
          <w:rtl w:val="0"/>
          <w:rPrChange w:author=" wnyc" w:id="43" w:date="2011-12-05T12:22:00Z">
            <w:rPr>
              <w:sz w:val="20"/>
              <w:szCs w:val="20"/>
              <w:vertAlign w:val="baseline"/>
            </w:rPr>
          </w:rPrChange>
        </w:rPr>
        <w:t xml:space="preserve">&lt;?xml version="1.0"?&gt;</w:t>
      </w:r>
      <w:r w:rsidDel="00000000" w:rsidR="00000000" w:rsidRPr="00000000">
        <w:rPr>
          <w:rtl w:val="0"/>
        </w:rPr>
      </w:r>
    </w:p>
    <w:p w:rsidR="00000000" w:rsidDel="00000000" w:rsidP="00000000" w:rsidRDefault="00000000" w:rsidRPr="00000000" w14:paraId="000007F9">
      <w:pPr>
        <w:pStyle w:val="Heading1"/>
        <w:jc w:val="left"/>
        <w:rPr>
          <w:rFonts w:ascii="Courier New" w:cs="Courier New" w:eastAsia="Courier New" w:hAnsi="Courier New"/>
          <w:vertAlign w:val="baseline"/>
          <w:rPrChange w:author=" wnyc" w:id="44" w:date="2011-12-05T12:22:00Z">
            <w:rPr>
              <w:vertAlign w:val="baseline"/>
            </w:rPr>
          </w:rPrChange>
        </w:rPr>
      </w:pPr>
      <w:r w:rsidDel="00000000" w:rsidR="00000000" w:rsidRPr="00000000">
        <w:rPr>
          <w:rtl w:val="0"/>
        </w:rPr>
      </w:r>
    </w:p>
    <w:p w:rsidR="00000000" w:rsidDel="00000000" w:rsidP="00000000" w:rsidRDefault="00000000" w:rsidRPr="00000000" w14:paraId="000007F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&lt;xsd:schema targetNamespace="http://www.aes.org/processhistory"</w:t>
      </w:r>
      <w:r w:rsidDel="00000000" w:rsidR="00000000" w:rsidRPr="00000000">
        <w:rPr>
          <w:rtl w:val="0"/>
        </w:rPr>
      </w:r>
    </w:p>
    <w:p w:rsidR="00000000" w:rsidDel="00000000" w:rsidP="00000000" w:rsidRDefault="00000000" w:rsidRPr="00000000" w14:paraId="000007F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xmlns="http://www.aes.org/processhistory"</w:t>
      </w:r>
      <w:r w:rsidDel="00000000" w:rsidR="00000000" w:rsidRPr="00000000">
        <w:rPr>
          <w:rtl w:val="0"/>
        </w:rPr>
      </w:r>
    </w:p>
    <w:p w:rsidR="00000000" w:rsidDel="00000000" w:rsidP="00000000" w:rsidRDefault="00000000" w:rsidRPr="00000000" w14:paraId="000007F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xmlns:xsd="http://www.w3.org/2001/XMLSchema"</w:t>
      </w:r>
      <w:r w:rsidDel="00000000" w:rsidR="00000000" w:rsidRPr="00000000">
        <w:rPr>
          <w:rtl w:val="0"/>
        </w:rPr>
      </w:r>
    </w:p>
    <w:p w:rsidR="00000000" w:rsidDel="00000000" w:rsidP="00000000" w:rsidRDefault="00000000" w:rsidRPr="00000000" w14:paraId="000007F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xmlns:xlink="http://www.w3.org/1999/xlink"</w:t>
      </w:r>
      <w:r w:rsidDel="00000000" w:rsidR="00000000" w:rsidRPr="00000000">
        <w:rPr>
          <w:rtl w:val="0"/>
        </w:rPr>
      </w:r>
    </w:p>
    <w:p w:rsidR="00000000" w:rsidDel="00000000" w:rsidP="00000000" w:rsidRDefault="00000000" w:rsidRPr="00000000" w14:paraId="000007F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xmlns:ao="http://www.aes.org/audioObject"</w:t>
      </w:r>
      <w:r w:rsidDel="00000000" w:rsidR="00000000" w:rsidRPr="00000000">
        <w:rPr>
          <w:rtl w:val="0"/>
        </w:rPr>
      </w:r>
    </w:p>
    <w:p w:rsidR="00000000" w:rsidDel="00000000" w:rsidP="00000000" w:rsidRDefault="00000000" w:rsidRPr="00000000" w14:paraId="000007F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xmlns:adl="http://www.aes.org/aes31"</w:t>
      </w:r>
      <w:r w:rsidDel="00000000" w:rsidR="00000000" w:rsidRPr="00000000">
        <w:rPr>
          <w:rtl w:val="0"/>
        </w:rPr>
      </w:r>
    </w:p>
    <w:p w:rsidR="00000000" w:rsidDel="00000000" w:rsidP="00000000" w:rsidRDefault="00000000" w:rsidRPr="00000000" w14:paraId="0000080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xmlns:tcf="http://www.aes.org/tcf"</w:t>
      </w:r>
      <w:r w:rsidDel="00000000" w:rsidR="00000000" w:rsidRPr="00000000">
        <w:rPr>
          <w:rtl w:val="0"/>
        </w:rPr>
      </w:r>
    </w:p>
    <w:p w:rsidR="00000000" w:rsidDel="00000000" w:rsidP="00000000" w:rsidRDefault="00000000" w:rsidRPr="00000000" w14:paraId="0000080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elementFormDefault="qualified" </w:t>
      </w:r>
      <w:r w:rsidDel="00000000" w:rsidR="00000000" w:rsidRPr="00000000">
        <w:rPr>
          <w:rtl w:val="0"/>
        </w:rPr>
      </w:r>
    </w:p>
    <w:p w:rsidR="00000000" w:rsidDel="00000000" w:rsidP="00000000" w:rsidRDefault="00000000" w:rsidRPr="00000000" w14:paraId="0000080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attributeFormDefault="unqualified"&gt;</w:t>
      </w:r>
      <w:r w:rsidDel="00000000" w:rsidR="00000000" w:rsidRPr="00000000">
        <w:rPr>
          <w:rtl w:val="0"/>
        </w:rPr>
      </w:r>
    </w:p>
    <w:p w:rsidR="00000000" w:rsidDel="00000000" w:rsidP="00000000" w:rsidRDefault="00000000" w:rsidRPr="00000000" w14:paraId="0000080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80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&lt;xsd:import namespace="http://www.w3.org/1999/xlink" schemaLocation="xlink.xsd" /&gt;</w:t>
      </w:r>
      <w:r w:rsidDel="00000000" w:rsidR="00000000" w:rsidRPr="00000000">
        <w:rPr>
          <w:rtl w:val="0"/>
        </w:rPr>
      </w:r>
    </w:p>
    <w:p w:rsidR="00000000" w:rsidDel="00000000" w:rsidP="00000000" w:rsidRDefault="00000000" w:rsidRPr="00000000" w14:paraId="0000080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&lt;xsd:import namespace="http://www.aes.org/tcf" schemaLocation="tcf.xsd" /&gt;</w:t>
      </w:r>
      <w:r w:rsidDel="00000000" w:rsidR="00000000" w:rsidRPr="00000000">
        <w:rPr>
          <w:rtl w:val="0"/>
        </w:rPr>
      </w:r>
    </w:p>
    <w:p w:rsidR="00000000" w:rsidDel="00000000" w:rsidP="00000000" w:rsidRDefault="00000000" w:rsidRPr="00000000" w14:paraId="0000080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80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&lt;xsd:element name="processHistory" type="processHistoryType"/&gt;</w:t>
      </w:r>
      <w:r w:rsidDel="00000000" w:rsidR="00000000" w:rsidRPr="00000000">
        <w:rPr>
          <w:rtl w:val="0"/>
        </w:rPr>
      </w:r>
    </w:p>
    <w:p w:rsidR="00000000" w:rsidDel="00000000" w:rsidP="00000000" w:rsidRDefault="00000000" w:rsidRPr="00000000" w14:paraId="00000808">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0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name="objectType" abstract="true"&gt;</w:t>
      </w:r>
      <w:r w:rsidDel="00000000" w:rsidR="00000000" w:rsidRPr="00000000">
        <w:rPr>
          <w:rtl w:val="0"/>
        </w:rPr>
      </w:r>
    </w:p>
    <w:p w:rsidR="00000000" w:rsidDel="00000000" w:rsidP="00000000" w:rsidRDefault="00000000" w:rsidRPr="00000000" w14:paraId="0000080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name="ID" type="xsd:ID" use="required" /&gt;</w:t>
      </w:r>
      <w:r w:rsidDel="00000000" w:rsidR="00000000" w:rsidRPr="00000000">
        <w:rPr>
          <w:rtl w:val="0"/>
        </w:rPr>
      </w:r>
    </w:p>
    <w:p w:rsidR="00000000" w:rsidDel="00000000" w:rsidP="00000000" w:rsidRDefault="00000000" w:rsidRPr="00000000" w14:paraId="0000080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0C">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0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name="processHistoryType"&gt;</w:t>
      </w:r>
      <w:r w:rsidDel="00000000" w:rsidR="00000000" w:rsidRPr="00000000">
        <w:rPr>
          <w:rtl w:val="0"/>
        </w:rPr>
      </w:r>
    </w:p>
    <w:p w:rsidR="00000000" w:rsidDel="00000000" w:rsidP="00000000" w:rsidRDefault="00000000" w:rsidRPr="00000000" w14:paraId="0000080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0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1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81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&lt;xsd:element name="mediaPool" type="mediaPoolType" minOccurs="1" maxOccurs="1"/&gt; </w:t>
      </w:r>
      <w:r w:rsidDel="00000000" w:rsidR="00000000" w:rsidRPr="00000000">
        <w:rPr>
          <w:rtl w:val="0"/>
        </w:rPr>
      </w:r>
    </w:p>
    <w:p w:rsidR="00000000" w:rsidDel="00000000" w:rsidP="00000000" w:rsidRDefault="00000000" w:rsidRPr="00000000" w14:paraId="0000081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&lt;xsd:element name="workerList" type="workerListType" minOccurs="1" maxOccurs="1"/&gt; </w:t>
      </w:r>
      <w:r w:rsidDel="00000000" w:rsidR="00000000" w:rsidRPr="00000000">
        <w:rPr>
          <w:rtl w:val="0"/>
        </w:rPr>
      </w:r>
    </w:p>
    <w:p w:rsidR="00000000" w:rsidDel="00000000" w:rsidP="00000000" w:rsidRDefault="00000000" w:rsidRPr="00000000" w14:paraId="0000081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&lt;xsd:element name="processEvent" type="processEventType" minOccurs="1" maxOccurs="unbounded" /&gt;</w:t>
      </w:r>
      <w:r w:rsidDel="00000000" w:rsidR="00000000" w:rsidRPr="00000000">
        <w:rPr>
          <w:rtl w:val="0"/>
        </w:rPr>
      </w:r>
    </w:p>
    <w:p w:rsidR="00000000" w:rsidDel="00000000" w:rsidP="00000000" w:rsidRDefault="00000000" w:rsidRPr="00000000" w14:paraId="0000081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81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&lt;xsd:attribute name="schemaVersion" type="xsd:string" use="required" fixed="1.0.0"/&gt;</w:t>
      </w:r>
      <w:r w:rsidDel="00000000" w:rsidR="00000000" w:rsidRPr="00000000">
        <w:rPr>
          <w:rtl w:val="0"/>
        </w:rPr>
      </w:r>
    </w:p>
    <w:p w:rsidR="00000000" w:rsidDel="00000000" w:rsidP="00000000" w:rsidRDefault="00000000" w:rsidRPr="00000000" w14:paraId="0000081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1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1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19">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1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name="workerListType"&gt;</w:t>
      </w:r>
      <w:r w:rsidDel="00000000" w:rsidR="00000000" w:rsidRPr="00000000">
        <w:rPr>
          <w:rtl w:val="0"/>
        </w:rPr>
      </w:r>
    </w:p>
    <w:p w:rsidR="00000000" w:rsidDel="00000000" w:rsidP="00000000" w:rsidRDefault="00000000" w:rsidRPr="00000000" w14:paraId="0000081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1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1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1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name="worker" type="workerType" minOccurs="1" maxOccurs="unbounded"/&gt;</w:t>
      </w:r>
      <w:r w:rsidDel="00000000" w:rsidR="00000000" w:rsidRPr="00000000">
        <w:rPr>
          <w:rtl w:val="0"/>
        </w:rPr>
      </w:r>
    </w:p>
    <w:p w:rsidR="00000000" w:rsidDel="00000000" w:rsidP="00000000" w:rsidRDefault="00000000" w:rsidRPr="00000000" w14:paraId="0000081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2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2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&lt;/xsd:complexContent&gt;</w:t>
      </w:r>
      <w:r w:rsidDel="00000000" w:rsidR="00000000" w:rsidRPr="00000000">
        <w:rPr>
          <w:rtl w:val="0"/>
        </w:rPr>
      </w:r>
    </w:p>
    <w:p w:rsidR="00000000" w:rsidDel="00000000" w:rsidP="00000000" w:rsidRDefault="00000000" w:rsidRPr="00000000" w14:paraId="0000082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23">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2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name="processEventType"&gt;</w:t>
      </w:r>
      <w:r w:rsidDel="00000000" w:rsidR="00000000" w:rsidRPr="00000000">
        <w:rPr>
          <w:rtl w:val="0"/>
        </w:rPr>
      </w:r>
    </w:p>
    <w:p w:rsidR="00000000" w:rsidDel="00000000" w:rsidP="00000000" w:rsidRDefault="00000000" w:rsidRPr="00000000" w14:paraId="0000082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2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2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2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name="reformattingGuideline" type="reformattingGuidelineType" minOccurs="0" maxOccurs="1"/&gt;</w:t>
      </w:r>
      <w:r w:rsidDel="00000000" w:rsidR="00000000" w:rsidRPr="00000000">
        <w:rPr>
          <w:rtl w:val="0"/>
        </w:rPr>
      </w:r>
    </w:p>
    <w:p w:rsidR="00000000" w:rsidDel="00000000" w:rsidP="00000000" w:rsidRDefault="00000000" w:rsidRPr="00000000" w14:paraId="0000082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name="creationDate" type="xsd:dateTime" minOccurs="1" maxOccurs="1"/&gt;</w:t>
      </w:r>
      <w:r w:rsidDel="00000000" w:rsidR="00000000" w:rsidRPr="00000000">
        <w:rPr>
          <w:rtl w:val="0"/>
        </w:rPr>
      </w:r>
    </w:p>
    <w:p w:rsidR="00000000" w:rsidDel="00000000" w:rsidP="00000000" w:rsidRDefault="00000000" w:rsidRPr="00000000" w14:paraId="0000082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name="treatment" type="xsd:string" minOccurs="0" maxOccurs="unbounded"/&gt;</w:t>
      </w:r>
      <w:r w:rsidDel="00000000" w:rsidR="00000000" w:rsidRPr="00000000">
        <w:rPr>
          <w:rtl w:val="0"/>
        </w:rPr>
      </w:r>
    </w:p>
    <w:p w:rsidR="00000000" w:rsidDel="00000000" w:rsidP="00000000" w:rsidRDefault="00000000" w:rsidRPr="00000000" w14:paraId="0000082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name="qualityAssurance" type="qualityAssuranceType" minOccurs="0" maxOccurs="unbounded"/&gt;</w:t>
      </w:r>
      <w:r w:rsidDel="00000000" w:rsidR="00000000" w:rsidRPr="00000000">
        <w:rPr>
          <w:rtl w:val="0"/>
        </w:rPr>
      </w:r>
    </w:p>
    <w:p w:rsidR="00000000" w:rsidDel="00000000" w:rsidP="00000000" w:rsidRDefault="00000000" w:rsidRPr="00000000" w14:paraId="0000082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name="syncGroup" type="syncGroupType" minOccurs="1" maxOccurs="unbounded" /&gt;</w:t>
      </w:r>
      <w:r w:rsidDel="00000000" w:rsidR="00000000" w:rsidRPr="00000000">
        <w:rPr>
          <w:rtl w:val="0"/>
        </w:rPr>
      </w:r>
    </w:p>
    <w:p w:rsidR="00000000" w:rsidDel="00000000" w:rsidP="00000000" w:rsidRDefault="00000000" w:rsidRPr="00000000" w14:paraId="0000082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name="deviceChain" type="deviceChainType" minOccurs="0" maxOccurs="1"/&gt;</w:t>
      </w:r>
      <w:r w:rsidDel="00000000" w:rsidR="00000000" w:rsidRPr="00000000">
        <w:rPr>
          <w:rtl w:val="0"/>
        </w:rPr>
      </w:r>
    </w:p>
    <w:p w:rsidR="00000000" w:rsidDel="00000000" w:rsidP="00000000" w:rsidRDefault="00000000" w:rsidRPr="00000000" w14:paraId="0000082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2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name="workers" type="xsd:IDREFS" use="required" /&gt;</w:t>
      </w:r>
      <w:r w:rsidDel="00000000" w:rsidR="00000000" w:rsidRPr="00000000">
        <w:rPr>
          <w:rtl w:val="0"/>
        </w:rPr>
      </w:r>
    </w:p>
    <w:p w:rsidR="00000000" w:rsidDel="00000000" w:rsidP="00000000" w:rsidRDefault="00000000" w:rsidRPr="00000000" w14:paraId="0000083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name="processHistoryRef" type="xsd:IDREF" use="optional" /&gt;</w:t>
      </w:r>
      <w:r w:rsidDel="00000000" w:rsidR="00000000" w:rsidRPr="00000000">
        <w:rPr>
          <w:rtl w:val="0"/>
        </w:rPr>
      </w:r>
    </w:p>
    <w:p w:rsidR="00000000" w:rsidDel="00000000" w:rsidP="00000000" w:rsidRDefault="00000000" w:rsidRPr="00000000" w14:paraId="0000083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name="sequenceNum" type="xsd:positiveInteger" use="required"/&gt;</w:t>
      </w:r>
      <w:r w:rsidDel="00000000" w:rsidR="00000000" w:rsidRPr="00000000">
        <w:rPr>
          <w:rtl w:val="0"/>
        </w:rPr>
      </w:r>
    </w:p>
    <w:p w:rsidR="00000000" w:rsidDel="00000000" w:rsidP="00000000" w:rsidRDefault="00000000" w:rsidRPr="00000000" w14:paraId="0000083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name="label" type="xsd:string" use="required"/&gt;</w:t>
      </w:r>
      <w:r w:rsidDel="00000000" w:rsidR="00000000" w:rsidRPr="00000000">
        <w:rPr>
          <w:rtl w:val="0"/>
        </w:rPr>
      </w:r>
    </w:p>
    <w:p w:rsidR="00000000" w:rsidDel="00000000" w:rsidP="00000000" w:rsidRDefault="00000000" w:rsidRPr="00000000" w14:paraId="0000083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3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3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36">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3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name="reformattingGuidelineType"&gt;</w:t>
      </w:r>
      <w:r w:rsidDel="00000000" w:rsidR="00000000" w:rsidRPr="00000000">
        <w:rPr>
          <w:rtl w:val="0"/>
        </w:rPr>
      </w:r>
    </w:p>
    <w:p w:rsidR="00000000" w:rsidDel="00000000" w:rsidP="00000000" w:rsidRDefault="00000000" w:rsidRPr="00000000" w14:paraId="0000083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3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3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3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name="guidelineText" type="xsd:string" minOccurs="0" maxOccurs="unbounded"/&gt;</w:t>
      </w:r>
      <w:r w:rsidDel="00000000" w:rsidR="00000000" w:rsidRPr="00000000">
        <w:rPr>
          <w:rtl w:val="0"/>
        </w:rPr>
      </w:r>
    </w:p>
    <w:p w:rsidR="00000000" w:rsidDel="00000000" w:rsidP="00000000" w:rsidRDefault="00000000" w:rsidRPr="00000000" w14:paraId="0000083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name="guidelineReference" type="locStringType" minOccurs="0" maxOccurs="unbounded"/&gt;</w:t>
      </w:r>
      <w:r w:rsidDel="00000000" w:rsidR="00000000" w:rsidRPr="00000000">
        <w:rPr>
          <w:rtl w:val="0"/>
        </w:rPr>
      </w:r>
    </w:p>
    <w:p w:rsidR="00000000" w:rsidDel="00000000" w:rsidP="00000000" w:rsidRDefault="00000000" w:rsidRPr="00000000" w14:paraId="0000083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3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3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&lt;/xsd:complexContent&gt;</w:t>
      </w:r>
      <w:r w:rsidDel="00000000" w:rsidR="00000000" w:rsidRPr="00000000">
        <w:rPr>
          <w:rtl w:val="0"/>
        </w:rPr>
      </w:r>
    </w:p>
    <w:p w:rsidR="00000000" w:rsidDel="00000000" w:rsidP="00000000" w:rsidRDefault="00000000" w:rsidRPr="00000000" w14:paraId="0000084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41">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4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name="locStringType"&gt;</w:t>
      </w:r>
      <w:r w:rsidDel="00000000" w:rsidR="00000000" w:rsidRPr="00000000">
        <w:rPr>
          <w:rtl w:val="0"/>
        </w:rPr>
      </w:r>
    </w:p>
    <w:p w:rsidR="00000000" w:rsidDel="00000000" w:rsidP="00000000" w:rsidRDefault="00000000" w:rsidRPr="00000000" w14:paraId="0000084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&lt;xsd:attributeGroup ref="xlink:simpleLink" /&gt;</w:t>
      </w:r>
      <w:r w:rsidDel="00000000" w:rsidR="00000000" w:rsidRPr="00000000">
        <w:rPr>
          <w:rtl w:val="0"/>
        </w:rPr>
      </w:r>
    </w:p>
    <w:p w:rsidR="00000000" w:rsidDel="00000000" w:rsidP="00000000" w:rsidRDefault="00000000" w:rsidRPr="00000000" w14:paraId="0000084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45">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4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name="syncGroupType"&gt;</w:t>
      </w:r>
      <w:r w:rsidDel="00000000" w:rsidR="00000000" w:rsidRPr="00000000">
        <w:rPr>
          <w:rtl w:val="0"/>
        </w:rPr>
      </w:r>
    </w:p>
    <w:p w:rsidR="00000000" w:rsidDel="00000000" w:rsidP="00000000" w:rsidRDefault="00000000" w:rsidRPr="00000000" w14:paraId="0000084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&lt;xsd:complexContent&gt;</w:t>
      </w:r>
      <w:r w:rsidDel="00000000" w:rsidR="00000000" w:rsidRPr="00000000">
        <w:rPr>
          <w:rtl w:val="0"/>
        </w:rPr>
      </w:r>
    </w:p>
    <w:p w:rsidR="00000000" w:rsidDel="00000000" w:rsidP="00000000" w:rsidRDefault="00000000" w:rsidRPr="00000000" w14:paraId="0000084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4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4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name="timeRange" type="tcf:timeRangeType" minOccurs="1" maxOccurs="1" /&gt;</w:t>
      </w:r>
      <w:r w:rsidDel="00000000" w:rsidR="00000000" w:rsidRPr="00000000">
        <w:rPr>
          <w:rtl w:val="0"/>
        </w:rPr>
      </w:r>
    </w:p>
    <w:p w:rsidR="00000000" w:rsidDel="00000000" w:rsidP="00000000" w:rsidRDefault="00000000" w:rsidRPr="00000000" w14:paraId="0000084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4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name="mediaRefs" type="xsd:IDREFS" use="required" /&gt;</w:t>
      </w:r>
      <w:r w:rsidDel="00000000" w:rsidR="00000000" w:rsidRPr="00000000">
        <w:rPr>
          <w:rtl w:val="0"/>
        </w:rPr>
      </w:r>
    </w:p>
    <w:p w:rsidR="00000000" w:rsidDel="00000000" w:rsidP="00000000" w:rsidRDefault="00000000" w:rsidRPr="00000000" w14:paraId="0000084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name="masterMediaRef" type="xsd:IDREF" use="required" /&gt;</w:t>
      </w:r>
      <w:r w:rsidDel="00000000" w:rsidR="00000000" w:rsidRPr="00000000">
        <w:rPr>
          <w:rtl w:val="0"/>
        </w:rPr>
      </w:r>
    </w:p>
    <w:p w:rsidR="00000000" w:rsidDel="00000000" w:rsidP="00000000" w:rsidRDefault="00000000" w:rsidRPr="00000000" w14:paraId="0000084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name="sequenceNum" type="xsd:positiveInteger" use="required"/&gt;</w:t>
      </w:r>
      <w:r w:rsidDel="00000000" w:rsidR="00000000" w:rsidRPr="00000000">
        <w:rPr>
          <w:rtl w:val="0"/>
        </w:rPr>
      </w:r>
    </w:p>
    <w:p w:rsidR="00000000" w:rsidDel="00000000" w:rsidP="00000000" w:rsidRDefault="00000000" w:rsidRPr="00000000" w14:paraId="0000084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5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&lt;/xsd:complexContent&gt;</w:t>
      </w:r>
      <w:r w:rsidDel="00000000" w:rsidR="00000000" w:rsidRPr="00000000">
        <w:rPr>
          <w:rtl w:val="0"/>
        </w:rPr>
      </w:r>
    </w:p>
    <w:p w:rsidR="00000000" w:rsidDel="00000000" w:rsidP="00000000" w:rsidRDefault="00000000" w:rsidRPr="00000000" w14:paraId="0000085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52">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53">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5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name="mediaPoolType"&gt;</w:t>
      </w:r>
      <w:r w:rsidDel="00000000" w:rsidR="00000000" w:rsidRPr="00000000">
        <w:rPr>
          <w:rtl w:val="0"/>
        </w:rPr>
      </w:r>
    </w:p>
    <w:p w:rsidR="00000000" w:rsidDel="00000000" w:rsidP="00000000" w:rsidRDefault="00000000" w:rsidRPr="00000000" w14:paraId="0000085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5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5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85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&lt;xsd:element name="adl" type="adl:adlType" minOccurs="0" maxOccurs="unbounded"/&gt;</w:t>
      </w:r>
      <w:r w:rsidDel="00000000" w:rsidR="00000000" w:rsidRPr="00000000">
        <w:rPr>
          <w:rtl w:val="0"/>
        </w:rPr>
      </w:r>
    </w:p>
    <w:p w:rsidR="00000000" w:rsidDel="00000000" w:rsidP="00000000" w:rsidRDefault="00000000" w:rsidRPr="00000000" w14:paraId="0000085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&lt;xsd:element name="audioObject" type="ao:audioObjectType" minOccurs="0" maxOccurs="unbounded"/&gt;</w:t>
      </w:r>
      <w:r w:rsidDel="00000000" w:rsidR="00000000" w:rsidRPr="00000000">
        <w:rPr>
          <w:rtl w:val="0"/>
        </w:rPr>
      </w:r>
    </w:p>
    <w:p w:rsidR="00000000" w:rsidDel="00000000" w:rsidP="00000000" w:rsidRDefault="00000000" w:rsidRPr="00000000" w14:paraId="0000085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name="audioFileReference" type="audioFileReferenceType" minOccurs="0" maxOccurs="unbounded"/&gt;</w:t>
      </w:r>
      <w:r w:rsidDel="00000000" w:rsidR="00000000" w:rsidRPr="00000000">
        <w:rPr>
          <w:rtl w:val="0"/>
        </w:rPr>
      </w:r>
    </w:p>
    <w:p w:rsidR="00000000" w:rsidDel="00000000" w:rsidP="00000000" w:rsidRDefault="00000000" w:rsidRPr="00000000" w14:paraId="0000085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85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&lt;xsd:attribute name="label" type="xsd:string" use="optional"/&gt;</w:t>
      </w:r>
      <w:r w:rsidDel="00000000" w:rsidR="00000000" w:rsidRPr="00000000">
        <w:rPr>
          <w:rtl w:val="0"/>
        </w:rPr>
      </w:r>
    </w:p>
    <w:p w:rsidR="00000000" w:rsidDel="00000000" w:rsidP="00000000" w:rsidRDefault="00000000" w:rsidRPr="00000000" w14:paraId="0000085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5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5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60">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6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name="audioFileReferenceType"&gt;</w:t>
      </w:r>
      <w:r w:rsidDel="00000000" w:rsidR="00000000" w:rsidRPr="00000000">
        <w:rPr>
          <w:rtl w:val="0"/>
        </w:rPr>
      </w:r>
    </w:p>
    <w:p w:rsidR="00000000" w:rsidDel="00000000" w:rsidP="00000000" w:rsidRDefault="00000000" w:rsidRPr="00000000" w14:paraId="0000086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6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6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6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name="mediaLocation" type="locStringType" /&gt;</w:t>
      </w:r>
      <w:r w:rsidDel="00000000" w:rsidR="00000000" w:rsidRPr="00000000">
        <w:rPr>
          <w:rtl w:val="0"/>
        </w:rPr>
      </w:r>
    </w:p>
    <w:p w:rsidR="00000000" w:rsidDel="00000000" w:rsidP="00000000" w:rsidRDefault="00000000" w:rsidRPr="00000000" w14:paraId="0000086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name="stream" type="streamType" minOccurs="1" maxOccurs="unbounded" /&gt;</w:t>
      </w:r>
      <w:r w:rsidDel="00000000" w:rsidR="00000000" w:rsidRPr="00000000">
        <w:rPr>
          <w:rtl w:val="0"/>
        </w:rPr>
      </w:r>
    </w:p>
    <w:p w:rsidR="00000000" w:rsidDel="00000000" w:rsidP="00000000" w:rsidRDefault="00000000" w:rsidRPr="00000000" w14:paraId="0000086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name="timeRange" type="tcf:timeRangeType" minOccurs="0" maxOccurs="1" /&gt;</w:t>
      </w:r>
      <w:r w:rsidDel="00000000" w:rsidR="00000000" w:rsidRPr="00000000">
        <w:rPr>
          <w:rtl w:val="0"/>
        </w:rPr>
      </w:r>
    </w:p>
    <w:p w:rsidR="00000000" w:rsidDel="00000000" w:rsidP="00000000" w:rsidRDefault="00000000" w:rsidRPr="00000000" w14:paraId="0000086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86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name="mediaPoolRef" type="xsd:IDREF" use="optional" /&gt;</w:t>
      </w:r>
      <w:r w:rsidDel="00000000" w:rsidR="00000000" w:rsidRPr="00000000">
        <w:rPr>
          <w:rtl w:val="0"/>
        </w:rPr>
      </w:r>
    </w:p>
    <w:p w:rsidR="00000000" w:rsidDel="00000000" w:rsidP="00000000" w:rsidRDefault="00000000" w:rsidRPr="00000000" w14:paraId="0000086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name="status" type="statusType" use="required" /&gt;</w:t>
      </w:r>
      <w:r w:rsidDel="00000000" w:rsidR="00000000" w:rsidRPr="00000000">
        <w:rPr>
          <w:rtl w:val="0"/>
        </w:rPr>
      </w:r>
    </w:p>
    <w:p w:rsidR="00000000" w:rsidDel="00000000" w:rsidP="00000000" w:rsidRDefault="00000000" w:rsidRPr="00000000" w14:paraId="0000086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6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6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6E">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6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name="streamType"&gt;</w:t>
      </w:r>
      <w:r w:rsidDel="00000000" w:rsidR="00000000" w:rsidRPr="00000000">
        <w:rPr>
          <w:rtl w:val="0"/>
        </w:rPr>
      </w:r>
    </w:p>
    <w:p w:rsidR="00000000" w:rsidDel="00000000" w:rsidP="00000000" w:rsidRDefault="00000000" w:rsidRPr="00000000" w14:paraId="0000087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7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87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name="label" type="xsd:string" use="required"/&gt;</w:t>
      </w:r>
      <w:r w:rsidDel="00000000" w:rsidR="00000000" w:rsidRPr="00000000">
        <w:rPr>
          <w:rtl w:val="0"/>
        </w:rPr>
      </w:r>
    </w:p>
    <w:p w:rsidR="00000000" w:rsidDel="00000000" w:rsidP="00000000" w:rsidRDefault="00000000" w:rsidRPr="00000000" w14:paraId="0000087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name="streamNum" type="xsd:nonNegativeInteger" use="required"/&gt;</w:t>
      </w:r>
      <w:r w:rsidDel="00000000" w:rsidR="00000000" w:rsidRPr="00000000">
        <w:rPr>
          <w:rtl w:val="0"/>
        </w:rPr>
      </w:r>
    </w:p>
    <w:p w:rsidR="00000000" w:rsidDel="00000000" w:rsidP="00000000" w:rsidRDefault="00000000" w:rsidRPr="00000000" w14:paraId="0000087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name="mediaRef" type="xsd:IDREF" use="required" /&gt;</w:t>
      </w:r>
      <w:r w:rsidDel="00000000" w:rsidR="00000000" w:rsidRPr="00000000">
        <w:rPr>
          <w:rtl w:val="0"/>
        </w:rPr>
      </w:r>
    </w:p>
    <w:p w:rsidR="00000000" w:rsidDel="00000000" w:rsidP="00000000" w:rsidRDefault="00000000" w:rsidRPr="00000000" w14:paraId="0000087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87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87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878">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87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name="isoCountryCodeType"&gt;</w:t>
      </w:r>
      <w:r w:rsidDel="00000000" w:rsidR="00000000" w:rsidRPr="00000000">
        <w:rPr>
          <w:rtl w:val="0"/>
        </w:rPr>
      </w:r>
    </w:p>
    <w:p w:rsidR="00000000" w:rsidDel="00000000" w:rsidP="00000000" w:rsidRDefault="00000000" w:rsidRPr="00000000" w14:paraId="0000087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87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value="ad"/&gt;</w:t>
      </w:r>
      <w:r w:rsidDel="00000000" w:rsidR="00000000" w:rsidRPr="00000000">
        <w:rPr>
          <w:rtl w:val="0"/>
        </w:rPr>
      </w:r>
    </w:p>
    <w:p w:rsidR="00000000" w:rsidDel="00000000" w:rsidP="00000000" w:rsidRDefault="00000000" w:rsidRPr="00000000" w14:paraId="0000087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value="ae"/&gt;</w:t>
      </w:r>
      <w:r w:rsidDel="00000000" w:rsidR="00000000" w:rsidRPr="00000000">
        <w:rPr>
          <w:rtl w:val="0"/>
        </w:rPr>
      </w:r>
    </w:p>
    <w:p w:rsidR="00000000" w:rsidDel="00000000" w:rsidP="00000000" w:rsidRDefault="00000000" w:rsidRPr="00000000" w14:paraId="0000087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value="af"/&gt;</w:t>
      </w:r>
      <w:r w:rsidDel="00000000" w:rsidR="00000000" w:rsidRPr="00000000">
        <w:rPr>
          <w:rtl w:val="0"/>
        </w:rPr>
      </w:r>
    </w:p>
    <w:p w:rsidR="00000000" w:rsidDel="00000000" w:rsidP="00000000" w:rsidRDefault="00000000" w:rsidRPr="00000000" w14:paraId="0000087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value="ag"/&gt;</w:t>
      </w:r>
      <w:r w:rsidDel="00000000" w:rsidR="00000000" w:rsidRPr="00000000">
        <w:rPr>
          <w:rtl w:val="0"/>
        </w:rPr>
      </w:r>
    </w:p>
    <w:p w:rsidR="00000000" w:rsidDel="00000000" w:rsidP="00000000" w:rsidRDefault="00000000" w:rsidRPr="00000000" w14:paraId="0000087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value="ai"/&gt;</w:t>
      </w:r>
      <w:r w:rsidDel="00000000" w:rsidR="00000000" w:rsidRPr="00000000">
        <w:rPr>
          <w:rtl w:val="0"/>
        </w:rPr>
      </w:r>
    </w:p>
    <w:p w:rsidR="00000000" w:rsidDel="00000000" w:rsidP="00000000" w:rsidRDefault="00000000" w:rsidRPr="00000000" w14:paraId="0000088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value="al"/&gt;</w:t>
      </w:r>
      <w:r w:rsidDel="00000000" w:rsidR="00000000" w:rsidRPr="00000000">
        <w:rPr>
          <w:rtl w:val="0"/>
        </w:rPr>
      </w:r>
    </w:p>
    <w:p w:rsidR="00000000" w:rsidDel="00000000" w:rsidP="00000000" w:rsidRDefault="00000000" w:rsidRPr="00000000" w14:paraId="0000088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value="am"/&gt;</w:t>
      </w:r>
      <w:r w:rsidDel="00000000" w:rsidR="00000000" w:rsidRPr="00000000">
        <w:rPr>
          <w:rtl w:val="0"/>
        </w:rPr>
      </w:r>
    </w:p>
    <w:p w:rsidR="00000000" w:rsidDel="00000000" w:rsidP="00000000" w:rsidRDefault="00000000" w:rsidRPr="00000000" w14:paraId="0000088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value="an"/&gt;</w:t>
      </w:r>
      <w:r w:rsidDel="00000000" w:rsidR="00000000" w:rsidRPr="00000000">
        <w:rPr>
          <w:rtl w:val="0"/>
        </w:rPr>
      </w:r>
    </w:p>
    <w:p w:rsidR="00000000" w:rsidDel="00000000" w:rsidP="00000000" w:rsidRDefault="00000000" w:rsidRPr="00000000" w14:paraId="0000088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value="ao"/&gt;</w:t>
      </w:r>
      <w:r w:rsidDel="00000000" w:rsidR="00000000" w:rsidRPr="00000000">
        <w:rPr>
          <w:rtl w:val="0"/>
        </w:rPr>
      </w:r>
    </w:p>
    <w:p w:rsidR="00000000" w:rsidDel="00000000" w:rsidP="00000000" w:rsidRDefault="00000000" w:rsidRPr="00000000" w14:paraId="0000088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value="aq"/&gt;</w:t>
      </w:r>
      <w:r w:rsidDel="00000000" w:rsidR="00000000" w:rsidRPr="00000000">
        <w:rPr>
          <w:rtl w:val="0"/>
        </w:rPr>
      </w:r>
    </w:p>
    <w:p w:rsidR="00000000" w:rsidDel="00000000" w:rsidP="00000000" w:rsidRDefault="00000000" w:rsidRPr="00000000" w14:paraId="0000088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value="ar"/&gt;</w:t>
      </w:r>
      <w:r w:rsidDel="00000000" w:rsidR="00000000" w:rsidRPr="00000000">
        <w:rPr>
          <w:rtl w:val="0"/>
        </w:rPr>
      </w:r>
    </w:p>
    <w:p w:rsidR="00000000" w:rsidDel="00000000" w:rsidP="00000000" w:rsidRDefault="00000000" w:rsidRPr="00000000" w14:paraId="0000088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value="as"/&gt;</w:t>
      </w:r>
      <w:r w:rsidDel="00000000" w:rsidR="00000000" w:rsidRPr="00000000">
        <w:rPr>
          <w:rtl w:val="0"/>
        </w:rPr>
      </w:r>
    </w:p>
    <w:p w:rsidR="00000000" w:rsidDel="00000000" w:rsidP="00000000" w:rsidRDefault="00000000" w:rsidRPr="00000000" w14:paraId="0000088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value="at"/&gt;</w:t>
      </w:r>
      <w:r w:rsidDel="00000000" w:rsidR="00000000" w:rsidRPr="00000000">
        <w:rPr>
          <w:rtl w:val="0"/>
        </w:rPr>
      </w:r>
    </w:p>
    <w:p w:rsidR="00000000" w:rsidDel="00000000" w:rsidP="00000000" w:rsidRDefault="00000000" w:rsidRPr="00000000" w14:paraId="0000088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value="au"/&gt;</w:t>
      </w:r>
      <w:r w:rsidDel="00000000" w:rsidR="00000000" w:rsidRPr="00000000">
        <w:rPr>
          <w:rtl w:val="0"/>
        </w:rPr>
      </w:r>
    </w:p>
    <w:p w:rsidR="00000000" w:rsidDel="00000000" w:rsidP="00000000" w:rsidRDefault="00000000" w:rsidRPr="00000000" w14:paraId="0000088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value="aw"/&gt;</w:t>
      </w:r>
      <w:r w:rsidDel="00000000" w:rsidR="00000000" w:rsidRPr="00000000">
        <w:rPr>
          <w:rtl w:val="0"/>
        </w:rPr>
      </w:r>
    </w:p>
    <w:p w:rsidR="00000000" w:rsidDel="00000000" w:rsidP="00000000" w:rsidRDefault="00000000" w:rsidRPr="00000000" w14:paraId="0000088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value="az"/&gt;</w:t>
      </w:r>
      <w:r w:rsidDel="00000000" w:rsidR="00000000" w:rsidRPr="00000000">
        <w:rPr>
          <w:rtl w:val="0"/>
        </w:rPr>
      </w:r>
    </w:p>
    <w:p w:rsidR="00000000" w:rsidDel="00000000" w:rsidP="00000000" w:rsidRDefault="00000000" w:rsidRPr="00000000" w14:paraId="0000088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value="ba"/&gt;</w:t>
      </w:r>
      <w:r w:rsidDel="00000000" w:rsidR="00000000" w:rsidRPr="00000000">
        <w:rPr>
          <w:rtl w:val="0"/>
        </w:rPr>
      </w:r>
    </w:p>
    <w:p w:rsidR="00000000" w:rsidDel="00000000" w:rsidP="00000000" w:rsidRDefault="00000000" w:rsidRPr="00000000" w14:paraId="0000088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value="bb"/&gt;</w:t>
      </w:r>
      <w:r w:rsidDel="00000000" w:rsidR="00000000" w:rsidRPr="00000000">
        <w:rPr>
          <w:rtl w:val="0"/>
        </w:rPr>
      </w:r>
    </w:p>
    <w:p w:rsidR="00000000" w:rsidDel="00000000" w:rsidP="00000000" w:rsidRDefault="00000000" w:rsidRPr="00000000" w14:paraId="0000088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value="bd"/&gt;</w:t>
      </w:r>
      <w:r w:rsidDel="00000000" w:rsidR="00000000" w:rsidRPr="00000000">
        <w:rPr>
          <w:rtl w:val="0"/>
        </w:rPr>
      </w:r>
    </w:p>
    <w:p w:rsidR="00000000" w:rsidDel="00000000" w:rsidP="00000000" w:rsidRDefault="00000000" w:rsidRPr="00000000" w14:paraId="0000088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value="be"/&gt;</w:t>
      </w:r>
      <w:r w:rsidDel="00000000" w:rsidR="00000000" w:rsidRPr="00000000">
        <w:rPr>
          <w:rtl w:val="0"/>
        </w:rPr>
      </w:r>
    </w:p>
    <w:p w:rsidR="00000000" w:rsidDel="00000000" w:rsidP="00000000" w:rsidRDefault="00000000" w:rsidRPr="00000000" w14:paraId="0000088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value="bf"/&gt;</w:t>
      </w:r>
      <w:r w:rsidDel="00000000" w:rsidR="00000000" w:rsidRPr="00000000">
        <w:rPr>
          <w:rtl w:val="0"/>
        </w:rPr>
      </w:r>
    </w:p>
    <w:p w:rsidR="00000000" w:rsidDel="00000000" w:rsidP="00000000" w:rsidRDefault="00000000" w:rsidRPr="00000000" w14:paraId="0000089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value="bg"/&gt;</w:t>
      </w:r>
      <w:r w:rsidDel="00000000" w:rsidR="00000000" w:rsidRPr="00000000">
        <w:rPr>
          <w:rtl w:val="0"/>
        </w:rPr>
      </w:r>
    </w:p>
    <w:p w:rsidR="00000000" w:rsidDel="00000000" w:rsidP="00000000" w:rsidRDefault="00000000" w:rsidRPr="00000000" w14:paraId="0000089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value="bh"/&gt;</w:t>
      </w:r>
      <w:r w:rsidDel="00000000" w:rsidR="00000000" w:rsidRPr="00000000">
        <w:rPr>
          <w:rtl w:val="0"/>
        </w:rPr>
      </w:r>
    </w:p>
    <w:p w:rsidR="00000000" w:rsidDel="00000000" w:rsidP="00000000" w:rsidRDefault="00000000" w:rsidRPr="00000000" w14:paraId="0000089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value="bi"/&gt;</w:t>
      </w:r>
      <w:r w:rsidDel="00000000" w:rsidR="00000000" w:rsidRPr="00000000">
        <w:rPr>
          <w:rtl w:val="0"/>
        </w:rPr>
      </w:r>
    </w:p>
    <w:p w:rsidR="00000000" w:rsidDel="00000000" w:rsidP="00000000" w:rsidRDefault="00000000" w:rsidRPr="00000000" w14:paraId="0000089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value="bj"/&gt;</w:t>
      </w:r>
      <w:r w:rsidDel="00000000" w:rsidR="00000000" w:rsidRPr="00000000">
        <w:rPr>
          <w:rtl w:val="0"/>
        </w:rPr>
      </w:r>
    </w:p>
    <w:p w:rsidR="00000000" w:rsidDel="00000000" w:rsidP="00000000" w:rsidRDefault="00000000" w:rsidRPr="00000000" w14:paraId="0000089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value="bm"/&gt;</w:t>
      </w:r>
      <w:r w:rsidDel="00000000" w:rsidR="00000000" w:rsidRPr="00000000">
        <w:rPr>
          <w:rtl w:val="0"/>
        </w:rPr>
      </w:r>
    </w:p>
    <w:p w:rsidR="00000000" w:rsidDel="00000000" w:rsidP="00000000" w:rsidRDefault="00000000" w:rsidRPr="00000000" w14:paraId="0000089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value="bn"/&gt;</w:t>
      </w:r>
      <w:r w:rsidDel="00000000" w:rsidR="00000000" w:rsidRPr="00000000">
        <w:rPr>
          <w:rtl w:val="0"/>
        </w:rPr>
      </w:r>
    </w:p>
    <w:p w:rsidR="00000000" w:rsidDel="00000000" w:rsidP="00000000" w:rsidRDefault="00000000" w:rsidRPr="00000000" w14:paraId="0000089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value="bo"/&gt;</w:t>
      </w:r>
      <w:r w:rsidDel="00000000" w:rsidR="00000000" w:rsidRPr="00000000">
        <w:rPr>
          <w:rtl w:val="0"/>
        </w:rPr>
      </w:r>
    </w:p>
    <w:p w:rsidR="00000000" w:rsidDel="00000000" w:rsidP="00000000" w:rsidRDefault="00000000" w:rsidRPr="00000000" w14:paraId="0000089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value="br"/&gt;</w:t>
      </w:r>
      <w:r w:rsidDel="00000000" w:rsidR="00000000" w:rsidRPr="00000000">
        <w:rPr>
          <w:rtl w:val="0"/>
        </w:rPr>
      </w:r>
    </w:p>
    <w:p w:rsidR="00000000" w:rsidDel="00000000" w:rsidP="00000000" w:rsidRDefault="00000000" w:rsidRPr="00000000" w14:paraId="0000089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value="bs"/&gt;</w:t>
      </w:r>
      <w:r w:rsidDel="00000000" w:rsidR="00000000" w:rsidRPr="00000000">
        <w:rPr>
          <w:rtl w:val="0"/>
        </w:rPr>
      </w:r>
    </w:p>
    <w:p w:rsidR="00000000" w:rsidDel="00000000" w:rsidP="00000000" w:rsidRDefault="00000000" w:rsidRPr="00000000" w14:paraId="0000089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value="bt"/&gt;</w:t>
      </w:r>
      <w:r w:rsidDel="00000000" w:rsidR="00000000" w:rsidRPr="00000000">
        <w:rPr>
          <w:rtl w:val="0"/>
        </w:rPr>
      </w:r>
    </w:p>
    <w:p w:rsidR="00000000" w:rsidDel="00000000" w:rsidP="00000000" w:rsidRDefault="00000000" w:rsidRPr="00000000" w14:paraId="0000089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value="bv"/&gt;</w:t>
      </w:r>
      <w:r w:rsidDel="00000000" w:rsidR="00000000" w:rsidRPr="00000000">
        <w:rPr>
          <w:rtl w:val="0"/>
        </w:rPr>
      </w:r>
    </w:p>
    <w:p w:rsidR="00000000" w:rsidDel="00000000" w:rsidP="00000000" w:rsidRDefault="00000000" w:rsidRPr="00000000" w14:paraId="0000089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value="bw"/&gt;</w:t>
      </w:r>
      <w:r w:rsidDel="00000000" w:rsidR="00000000" w:rsidRPr="00000000">
        <w:rPr>
          <w:rtl w:val="0"/>
        </w:rPr>
      </w:r>
    </w:p>
    <w:p w:rsidR="00000000" w:rsidDel="00000000" w:rsidP="00000000" w:rsidRDefault="00000000" w:rsidRPr="00000000" w14:paraId="0000089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value="by"/&gt;</w:t>
      </w:r>
      <w:r w:rsidDel="00000000" w:rsidR="00000000" w:rsidRPr="00000000">
        <w:rPr>
          <w:rtl w:val="0"/>
        </w:rPr>
      </w:r>
    </w:p>
    <w:p w:rsidR="00000000" w:rsidDel="00000000" w:rsidP="00000000" w:rsidRDefault="00000000" w:rsidRPr="00000000" w14:paraId="0000089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value="bz"/&gt;</w:t>
      </w:r>
      <w:r w:rsidDel="00000000" w:rsidR="00000000" w:rsidRPr="00000000">
        <w:rPr>
          <w:rtl w:val="0"/>
        </w:rPr>
      </w:r>
    </w:p>
    <w:p w:rsidR="00000000" w:rsidDel="00000000" w:rsidP="00000000" w:rsidRDefault="00000000" w:rsidRPr="00000000" w14:paraId="0000089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value="ca"/&gt;</w:t>
      </w:r>
      <w:r w:rsidDel="00000000" w:rsidR="00000000" w:rsidRPr="00000000">
        <w:rPr>
          <w:rtl w:val="0"/>
        </w:rPr>
      </w:r>
    </w:p>
    <w:p w:rsidR="00000000" w:rsidDel="00000000" w:rsidP="00000000" w:rsidRDefault="00000000" w:rsidRPr="00000000" w14:paraId="0000089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value="cc"/&gt;</w:t>
      </w:r>
      <w:r w:rsidDel="00000000" w:rsidR="00000000" w:rsidRPr="00000000">
        <w:rPr>
          <w:rtl w:val="0"/>
        </w:rPr>
      </w:r>
    </w:p>
    <w:p w:rsidR="00000000" w:rsidDel="00000000" w:rsidP="00000000" w:rsidRDefault="00000000" w:rsidRPr="00000000" w14:paraId="000008A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value="cf"/&gt;</w:t>
      </w:r>
      <w:r w:rsidDel="00000000" w:rsidR="00000000" w:rsidRPr="00000000">
        <w:rPr>
          <w:rtl w:val="0"/>
        </w:rPr>
      </w:r>
    </w:p>
    <w:p w:rsidR="00000000" w:rsidDel="00000000" w:rsidP="00000000" w:rsidRDefault="00000000" w:rsidRPr="00000000" w14:paraId="000008A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value="cd"/&gt;</w:t>
      </w:r>
      <w:r w:rsidDel="00000000" w:rsidR="00000000" w:rsidRPr="00000000">
        <w:rPr>
          <w:rtl w:val="0"/>
        </w:rPr>
      </w:r>
    </w:p>
    <w:p w:rsidR="00000000" w:rsidDel="00000000" w:rsidP="00000000" w:rsidRDefault="00000000" w:rsidRPr="00000000" w14:paraId="000008A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value="cg"/&gt;</w:t>
      </w:r>
      <w:r w:rsidDel="00000000" w:rsidR="00000000" w:rsidRPr="00000000">
        <w:rPr>
          <w:rtl w:val="0"/>
        </w:rPr>
      </w:r>
    </w:p>
    <w:p w:rsidR="00000000" w:rsidDel="00000000" w:rsidP="00000000" w:rsidRDefault="00000000" w:rsidRPr="00000000" w14:paraId="000008A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value="ch"/&gt;</w:t>
      </w:r>
      <w:r w:rsidDel="00000000" w:rsidR="00000000" w:rsidRPr="00000000">
        <w:rPr>
          <w:rtl w:val="0"/>
        </w:rPr>
      </w:r>
    </w:p>
    <w:p w:rsidR="00000000" w:rsidDel="00000000" w:rsidP="00000000" w:rsidRDefault="00000000" w:rsidRPr="00000000" w14:paraId="000008A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value="ci"/&gt;</w:t>
      </w:r>
      <w:r w:rsidDel="00000000" w:rsidR="00000000" w:rsidRPr="00000000">
        <w:rPr>
          <w:rtl w:val="0"/>
        </w:rPr>
      </w:r>
    </w:p>
    <w:p w:rsidR="00000000" w:rsidDel="00000000" w:rsidP="00000000" w:rsidRDefault="00000000" w:rsidRPr="00000000" w14:paraId="000008A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value="ck"/&gt;</w:t>
      </w:r>
      <w:r w:rsidDel="00000000" w:rsidR="00000000" w:rsidRPr="00000000">
        <w:rPr>
          <w:rtl w:val="0"/>
        </w:rPr>
      </w:r>
    </w:p>
    <w:p w:rsidR="00000000" w:rsidDel="00000000" w:rsidP="00000000" w:rsidRDefault="00000000" w:rsidRPr="00000000" w14:paraId="000008A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value="cl"/&gt;</w:t>
      </w:r>
      <w:r w:rsidDel="00000000" w:rsidR="00000000" w:rsidRPr="00000000">
        <w:rPr>
          <w:rtl w:val="0"/>
        </w:rPr>
      </w:r>
    </w:p>
    <w:p w:rsidR="00000000" w:rsidDel="00000000" w:rsidP="00000000" w:rsidRDefault="00000000" w:rsidRPr="00000000" w14:paraId="000008A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value="cm"/&gt;</w:t>
      </w:r>
      <w:r w:rsidDel="00000000" w:rsidR="00000000" w:rsidRPr="00000000">
        <w:rPr>
          <w:rtl w:val="0"/>
        </w:rPr>
      </w:r>
    </w:p>
    <w:p w:rsidR="00000000" w:rsidDel="00000000" w:rsidP="00000000" w:rsidRDefault="00000000" w:rsidRPr="00000000" w14:paraId="000008A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value="cn"/&gt;</w:t>
      </w:r>
      <w:r w:rsidDel="00000000" w:rsidR="00000000" w:rsidRPr="00000000">
        <w:rPr>
          <w:rtl w:val="0"/>
        </w:rPr>
      </w:r>
    </w:p>
    <w:p w:rsidR="00000000" w:rsidDel="00000000" w:rsidP="00000000" w:rsidRDefault="00000000" w:rsidRPr="00000000" w14:paraId="000008A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value="co"/&gt;</w:t>
      </w:r>
      <w:r w:rsidDel="00000000" w:rsidR="00000000" w:rsidRPr="00000000">
        <w:rPr>
          <w:rtl w:val="0"/>
        </w:rPr>
      </w:r>
    </w:p>
    <w:p w:rsidR="00000000" w:rsidDel="00000000" w:rsidP="00000000" w:rsidRDefault="00000000" w:rsidRPr="00000000" w14:paraId="000008A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value="cr"/&gt;</w:t>
      </w:r>
      <w:r w:rsidDel="00000000" w:rsidR="00000000" w:rsidRPr="00000000">
        <w:rPr>
          <w:rtl w:val="0"/>
        </w:rPr>
      </w:r>
    </w:p>
    <w:p w:rsidR="00000000" w:rsidDel="00000000" w:rsidP="00000000" w:rsidRDefault="00000000" w:rsidRPr="00000000" w14:paraId="000008A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value="cs"/&gt;</w:t>
      </w:r>
      <w:r w:rsidDel="00000000" w:rsidR="00000000" w:rsidRPr="00000000">
        <w:rPr>
          <w:rtl w:val="0"/>
        </w:rPr>
      </w:r>
    </w:p>
    <w:p w:rsidR="00000000" w:rsidDel="00000000" w:rsidP="00000000" w:rsidRDefault="00000000" w:rsidRPr="00000000" w14:paraId="000008A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value="cu"/&gt;</w:t>
      </w:r>
      <w:r w:rsidDel="00000000" w:rsidR="00000000" w:rsidRPr="00000000">
        <w:rPr>
          <w:rtl w:val="0"/>
        </w:rPr>
      </w:r>
    </w:p>
    <w:p w:rsidR="00000000" w:rsidDel="00000000" w:rsidP="00000000" w:rsidRDefault="00000000" w:rsidRPr="00000000" w14:paraId="000008A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value="cv"/&gt;</w:t>
      </w:r>
      <w:r w:rsidDel="00000000" w:rsidR="00000000" w:rsidRPr="00000000">
        <w:rPr>
          <w:rtl w:val="0"/>
        </w:rPr>
      </w:r>
    </w:p>
    <w:p w:rsidR="00000000" w:rsidDel="00000000" w:rsidP="00000000" w:rsidRDefault="00000000" w:rsidRPr="00000000" w14:paraId="000008A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value="cx"/&gt;</w:t>
      </w:r>
      <w:r w:rsidDel="00000000" w:rsidR="00000000" w:rsidRPr="00000000">
        <w:rPr>
          <w:rtl w:val="0"/>
        </w:rPr>
      </w:r>
    </w:p>
    <w:p w:rsidR="00000000" w:rsidDel="00000000" w:rsidP="00000000" w:rsidRDefault="00000000" w:rsidRPr="00000000" w14:paraId="000008A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value="cy"/&gt;</w:t>
      </w:r>
      <w:r w:rsidDel="00000000" w:rsidR="00000000" w:rsidRPr="00000000">
        <w:rPr>
          <w:rtl w:val="0"/>
        </w:rPr>
      </w:r>
    </w:p>
    <w:p w:rsidR="00000000" w:rsidDel="00000000" w:rsidP="00000000" w:rsidRDefault="00000000" w:rsidRPr="00000000" w14:paraId="000008B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value="cz"/&gt;</w:t>
      </w:r>
      <w:r w:rsidDel="00000000" w:rsidR="00000000" w:rsidRPr="00000000">
        <w:rPr>
          <w:rtl w:val="0"/>
        </w:rPr>
      </w:r>
    </w:p>
    <w:p w:rsidR="00000000" w:rsidDel="00000000" w:rsidP="00000000" w:rsidRDefault="00000000" w:rsidRPr="00000000" w14:paraId="000008B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value="de"/&gt;</w:t>
      </w:r>
      <w:r w:rsidDel="00000000" w:rsidR="00000000" w:rsidRPr="00000000">
        <w:rPr>
          <w:rtl w:val="0"/>
        </w:rPr>
      </w:r>
    </w:p>
    <w:p w:rsidR="00000000" w:rsidDel="00000000" w:rsidP="00000000" w:rsidRDefault="00000000" w:rsidRPr="00000000" w14:paraId="000008B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value="dj"/&gt;</w:t>
      </w:r>
      <w:r w:rsidDel="00000000" w:rsidR="00000000" w:rsidRPr="00000000">
        <w:rPr>
          <w:rtl w:val="0"/>
        </w:rPr>
      </w:r>
    </w:p>
    <w:p w:rsidR="00000000" w:rsidDel="00000000" w:rsidP="00000000" w:rsidRDefault="00000000" w:rsidRPr="00000000" w14:paraId="000008B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value="dk"/&gt;</w:t>
      </w:r>
      <w:r w:rsidDel="00000000" w:rsidR="00000000" w:rsidRPr="00000000">
        <w:rPr>
          <w:rtl w:val="0"/>
        </w:rPr>
      </w:r>
    </w:p>
    <w:p w:rsidR="00000000" w:rsidDel="00000000" w:rsidP="00000000" w:rsidRDefault="00000000" w:rsidRPr="00000000" w14:paraId="000008B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value="dm"/&gt;</w:t>
      </w:r>
      <w:r w:rsidDel="00000000" w:rsidR="00000000" w:rsidRPr="00000000">
        <w:rPr>
          <w:rtl w:val="0"/>
        </w:rPr>
      </w:r>
    </w:p>
    <w:p w:rsidR="00000000" w:rsidDel="00000000" w:rsidP="00000000" w:rsidRDefault="00000000" w:rsidRPr="00000000" w14:paraId="000008B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value="do"/&gt;</w:t>
      </w:r>
      <w:r w:rsidDel="00000000" w:rsidR="00000000" w:rsidRPr="00000000">
        <w:rPr>
          <w:rtl w:val="0"/>
        </w:rPr>
      </w:r>
    </w:p>
    <w:p w:rsidR="00000000" w:rsidDel="00000000" w:rsidP="00000000" w:rsidRDefault="00000000" w:rsidRPr="00000000" w14:paraId="000008B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value="dz"/&gt;</w:t>
      </w:r>
      <w:r w:rsidDel="00000000" w:rsidR="00000000" w:rsidRPr="00000000">
        <w:rPr>
          <w:rtl w:val="0"/>
        </w:rPr>
      </w:r>
    </w:p>
    <w:p w:rsidR="00000000" w:rsidDel="00000000" w:rsidP="00000000" w:rsidRDefault="00000000" w:rsidRPr="00000000" w14:paraId="000008B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value="ec"/&gt;</w:t>
      </w:r>
      <w:r w:rsidDel="00000000" w:rsidR="00000000" w:rsidRPr="00000000">
        <w:rPr>
          <w:rtl w:val="0"/>
        </w:rPr>
      </w:r>
    </w:p>
    <w:p w:rsidR="00000000" w:rsidDel="00000000" w:rsidP="00000000" w:rsidRDefault="00000000" w:rsidRPr="00000000" w14:paraId="000008B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value="ee"/&gt;</w:t>
      </w:r>
      <w:r w:rsidDel="00000000" w:rsidR="00000000" w:rsidRPr="00000000">
        <w:rPr>
          <w:rtl w:val="0"/>
        </w:rPr>
      </w:r>
    </w:p>
    <w:p w:rsidR="00000000" w:rsidDel="00000000" w:rsidP="00000000" w:rsidRDefault="00000000" w:rsidRPr="00000000" w14:paraId="000008B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value="eg"/&gt;</w:t>
      </w:r>
      <w:r w:rsidDel="00000000" w:rsidR="00000000" w:rsidRPr="00000000">
        <w:rPr>
          <w:rtl w:val="0"/>
        </w:rPr>
      </w:r>
    </w:p>
    <w:p w:rsidR="00000000" w:rsidDel="00000000" w:rsidP="00000000" w:rsidRDefault="00000000" w:rsidRPr="00000000" w14:paraId="000008B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value="eh"/&gt;</w:t>
      </w:r>
      <w:r w:rsidDel="00000000" w:rsidR="00000000" w:rsidRPr="00000000">
        <w:rPr>
          <w:rtl w:val="0"/>
        </w:rPr>
      </w:r>
    </w:p>
    <w:p w:rsidR="00000000" w:rsidDel="00000000" w:rsidP="00000000" w:rsidRDefault="00000000" w:rsidRPr="00000000" w14:paraId="000008B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value="er"/&gt;</w:t>
      </w:r>
      <w:r w:rsidDel="00000000" w:rsidR="00000000" w:rsidRPr="00000000">
        <w:rPr>
          <w:rtl w:val="0"/>
        </w:rPr>
      </w:r>
    </w:p>
    <w:p w:rsidR="00000000" w:rsidDel="00000000" w:rsidP="00000000" w:rsidRDefault="00000000" w:rsidRPr="00000000" w14:paraId="000008B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value="es"/&gt;</w:t>
      </w:r>
      <w:r w:rsidDel="00000000" w:rsidR="00000000" w:rsidRPr="00000000">
        <w:rPr>
          <w:rtl w:val="0"/>
        </w:rPr>
      </w:r>
    </w:p>
    <w:p w:rsidR="00000000" w:rsidDel="00000000" w:rsidP="00000000" w:rsidRDefault="00000000" w:rsidRPr="00000000" w14:paraId="000008B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value="et"/&gt;</w:t>
      </w:r>
      <w:r w:rsidDel="00000000" w:rsidR="00000000" w:rsidRPr="00000000">
        <w:rPr>
          <w:rtl w:val="0"/>
        </w:rPr>
      </w:r>
    </w:p>
    <w:p w:rsidR="00000000" w:rsidDel="00000000" w:rsidP="00000000" w:rsidRDefault="00000000" w:rsidRPr="00000000" w14:paraId="000008B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value="fi"/&gt;</w:t>
      </w:r>
      <w:r w:rsidDel="00000000" w:rsidR="00000000" w:rsidRPr="00000000">
        <w:rPr>
          <w:rtl w:val="0"/>
        </w:rPr>
      </w:r>
    </w:p>
    <w:p w:rsidR="00000000" w:rsidDel="00000000" w:rsidP="00000000" w:rsidRDefault="00000000" w:rsidRPr="00000000" w14:paraId="000008B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value="fj"/&gt;</w:t>
      </w:r>
      <w:r w:rsidDel="00000000" w:rsidR="00000000" w:rsidRPr="00000000">
        <w:rPr>
          <w:rtl w:val="0"/>
        </w:rPr>
      </w:r>
    </w:p>
    <w:p w:rsidR="00000000" w:rsidDel="00000000" w:rsidP="00000000" w:rsidRDefault="00000000" w:rsidRPr="00000000" w14:paraId="000008C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value="fk"/&gt;</w:t>
      </w:r>
      <w:r w:rsidDel="00000000" w:rsidR="00000000" w:rsidRPr="00000000">
        <w:rPr>
          <w:rtl w:val="0"/>
        </w:rPr>
      </w:r>
    </w:p>
    <w:p w:rsidR="00000000" w:rsidDel="00000000" w:rsidP="00000000" w:rsidRDefault="00000000" w:rsidRPr="00000000" w14:paraId="000008C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value="fm"/&gt;</w:t>
      </w:r>
      <w:r w:rsidDel="00000000" w:rsidR="00000000" w:rsidRPr="00000000">
        <w:rPr>
          <w:rtl w:val="0"/>
        </w:rPr>
      </w:r>
    </w:p>
    <w:p w:rsidR="00000000" w:rsidDel="00000000" w:rsidP="00000000" w:rsidRDefault="00000000" w:rsidRPr="00000000" w14:paraId="000008C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value="fo"/&gt;</w:t>
      </w:r>
      <w:r w:rsidDel="00000000" w:rsidR="00000000" w:rsidRPr="00000000">
        <w:rPr>
          <w:rtl w:val="0"/>
        </w:rPr>
      </w:r>
    </w:p>
    <w:p w:rsidR="00000000" w:rsidDel="00000000" w:rsidP="00000000" w:rsidRDefault="00000000" w:rsidRPr="00000000" w14:paraId="000008C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value="fr"/&gt;</w:t>
      </w:r>
      <w:r w:rsidDel="00000000" w:rsidR="00000000" w:rsidRPr="00000000">
        <w:rPr>
          <w:rtl w:val="0"/>
        </w:rPr>
      </w:r>
    </w:p>
    <w:p w:rsidR="00000000" w:rsidDel="00000000" w:rsidP="00000000" w:rsidRDefault="00000000" w:rsidRPr="00000000" w14:paraId="000008C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value="fx"/&gt;</w:t>
      </w:r>
      <w:r w:rsidDel="00000000" w:rsidR="00000000" w:rsidRPr="00000000">
        <w:rPr>
          <w:rtl w:val="0"/>
        </w:rPr>
      </w:r>
    </w:p>
    <w:p w:rsidR="00000000" w:rsidDel="00000000" w:rsidP="00000000" w:rsidRDefault="00000000" w:rsidRPr="00000000" w14:paraId="000008C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value="ga"/&gt;</w:t>
      </w:r>
      <w:r w:rsidDel="00000000" w:rsidR="00000000" w:rsidRPr="00000000">
        <w:rPr>
          <w:rtl w:val="0"/>
        </w:rPr>
      </w:r>
    </w:p>
    <w:p w:rsidR="00000000" w:rsidDel="00000000" w:rsidP="00000000" w:rsidRDefault="00000000" w:rsidRPr="00000000" w14:paraId="000008C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value="gb"/&gt;</w:t>
      </w:r>
      <w:r w:rsidDel="00000000" w:rsidR="00000000" w:rsidRPr="00000000">
        <w:rPr>
          <w:rtl w:val="0"/>
        </w:rPr>
      </w:r>
    </w:p>
    <w:p w:rsidR="00000000" w:rsidDel="00000000" w:rsidP="00000000" w:rsidRDefault="00000000" w:rsidRPr="00000000" w14:paraId="000008C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value="gd"/&gt;</w:t>
      </w:r>
      <w:r w:rsidDel="00000000" w:rsidR="00000000" w:rsidRPr="00000000">
        <w:rPr>
          <w:rtl w:val="0"/>
        </w:rPr>
      </w:r>
    </w:p>
    <w:p w:rsidR="00000000" w:rsidDel="00000000" w:rsidP="00000000" w:rsidRDefault="00000000" w:rsidRPr="00000000" w14:paraId="000008C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value="ge"/&gt;</w:t>
      </w:r>
      <w:r w:rsidDel="00000000" w:rsidR="00000000" w:rsidRPr="00000000">
        <w:rPr>
          <w:rtl w:val="0"/>
        </w:rPr>
      </w:r>
    </w:p>
    <w:p w:rsidR="00000000" w:rsidDel="00000000" w:rsidP="00000000" w:rsidRDefault="00000000" w:rsidRPr="00000000" w14:paraId="000008C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value="gf"/&gt;</w:t>
      </w:r>
      <w:r w:rsidDel="00000000" w:rsidR="00000000" w:rsidRPr="00000000">
        <w:rPr>
          <w:rtl w:val="0"/>
        </w:rPr>
      </w:r>
    </w:p>
    <w:p w:rsidR="00000000" w:rsidDel="00000000" w:rsidP="00000000" w:rsidRDefault="00000000" w:rsidRPr="00000000" w14:paraId="000008C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value="gh"/&gt;</w:t>
      </w:r>
      <w:r w:rsidDel="00000000" w:rsidR="00000000" w:rsidRPr="00000000">
        <w:rPr>
          <w:rtl w:val="0"/>
        </w:rPr>
      </w:r>
    </w:p>
    <w:p w:rsidR="00000000" w:rsidDel="00000000" w:rsidP="00000000" w:rsidRDefault="00000000" w:rsidRPr="00000000" w14:paraId="000008C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value="gi"/&gt;</w:t>
      </w:r>
      <w:r w:rsidDel="00000000" w:rsidR="00000000" w:rsidRPr="00000000">
        <w:rPr>
          <w:rtl w:val="0"/>
        </w:rPr>
      </w:r>
    </w:p>
    <w:p w:rsidR="00000000" w:rsidDel="00000000" w:rsidP="00000000" w:rsidRDefault="00000000" w:rsidRPr="00000000" w14:paraId="000008C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value="gl"/&gt;</w:t>
      </w:r>
      <w:r w:rsidDel="00000000" w:rsidR="00000000" w:rsidRPr="00000000">
        <w:rPr>
          <w:rtl w:val="0"/>
        </w:rPr>
      </w:r>
    </w:p>
    <w:p w:rsidR="00000000" w:rsidDel="00000000" w:rsidP="00000000" w:rsidRDefault="00000000" w:rsidRPr="00000000" w14:paraId="000008C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value="gm"/&gt;</w:t>
      </w:r>
      <w:r w:rsidDel="00000000" w:rsidR="00000000" w:rsidRPr="00000000">
        <w:rPr>
          <w:rtl w:val="0"/>
        </w:rPr>
      </w:r>
    </w:p>
    <w:p w:rsidR="00000000" w:rsidDel="00000000" w:rsidP="00000000" w:rsidRDefault="00000000" w:rsidRPr="00000000" w14:paraId="000008C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value="gn"/&gt;</w:t>
      </w:r>
      <w:r w:rsidDel="00000000" w:rsidR="00000000" w:rsidRPr="00000000">
        <w:rPr>
          <w:rtl w:val="0"/>
        </w:rPr>
      </w:r>
    </w:p>
    <w:p w:rsidR="00000000" w:rsidDel="00000000" w:rsidP="00000000" w:rsidRDefault="00000000" w:rsidRPr="00000000" w14:paraId="000008C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value="gp"/&gt;</w:t>
      </w:r>
      <w:r w:rsidDel="00000000" w:rsidR="00000000" w:rsidRPr="00000000">
        <w:rPr>
          <w:rtl w:val="0"/>
        </w:rPr>
      </w:r>
    </w:p>
    <w:p w:rsidR="00000000" w:rsidDel="00000000" w:rsidP="00000000" w:rsidRDefault="00000000" w:rsidRPr="00000000" w14:paraId="000008D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value="gq"/&gt;</w:t>
      </w:r>
      <w:r w:rsidDel="00000000" w:rsidR="00000000" w:rsidRPr="00000000">
        <w:rPr>
          <w:rtl w:val="0"/>
        </w:rPr>
      </w:r>
    </w:p>
    <w:p w:rsidR="00000000" w:rsidDel="00000000" w:rsidP="00000000" w:rsidRDefault="00000000" w:rsidRPr="00000000" w14:paraId="000008D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value="gr"/&gt;</w:t>
      </w:r>
      <w:r w:rsidDel="00000000" w:rsidR="00000000" w:rsidRPr="00000000">
        <w:rPr>
          <w:rtl w:val="0"/>
        </w:rPr>
      </w:r>
    </w:p>
    <w:p w:rsidR="00000000" w:rsidDel="00000000" w:rsidP="00000000" w:rsidRDefault="00000000" w:rsidRPr="00000000" w14:paraId="000008D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value="gs"/&gt;</w:t>
      </w:r>
      <w:r w:rsidDel="00000000" w:rsidR="00000000" w:rsidRPr="00000000">
        <w:rPr>
          <w:rtl w:val="0"/>
        </w:rPr>
      </w:r>
    </w:p>
    <w:p w:rsidR="00000000" w:rsidDel="00000000" w:rsidP="00000000" w:rsidRDefault="00000000" w:rsidRPr="00000000" w14:paraId="000008D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value="gt"/&gt;</w:t>
      </w:r>
      <w:r w:rsidDel="00000000" w:rsidR="00000000" w:rsidRPr="00000000">
        <w:rPr>
          <w:rtl w:val="0"/>
        </w:rPr>
      </w:r>
    </w:p>
    <w:p w:rsidR="00000000" w:rsidDel="00000000" w:rsidP="00000000" w:rsidRDefault="00000000" w:rsidRPr="00000000" w14:paraId="000008D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value="gu"/&gt;</w:t>
      </w:r>
      <w:r w:rsidDel="00000000" w:rsidR="00000000" w:rsidRPr="00000000">
        <w:rPr>
          <w:rtl w:val="0"/>
        </w:rPr>
      </w:r>
    </w:p>
    <w:p w:rsidR="00000000" w:rsidDel="00000000" w:rsidP="00000000" w:rsidRDefault="00000000" w:rsidRPr="00000000" w14:paraId="000008D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value="gw"/&gt;</w:t>
      </w:r>
      <w:r w:rsidDel="00000000" w:rsidR="00000000" w:rsidRPr="00000000">
        <w:rPr>
          <w:rtl w:val="0"/>
        </w:rPr>
      </w:r>
    </w:p>
    <w:p w:rsidR="00000000" w:rsidDel="00000000" w:rsidP="00000000" w:rsidRDefault="00000000" w:rsidRPr="00000000" w14:paraId="000008D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value="gy"/&gt;</w:t>
      </w:r>
      <w:r w:rsidDel="00000000" w:rsidR="00000000" w:rsidRPr="00000000">
        <w:rPr>
          <w:rtl w:val="0"/>
        </w:rPr>
      </w:r>
    </w:p>
    <w:p w:rsidR="00000000" w:rsidDel="00000000" w:rsidP="00000000" w:rsidRDefault="00000000" w:rsidRPr="00000000" w14:paraId="000008D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value="hk"/&gt;</w:t>
      </w:r>
      <w:r w:rsidDel="00000000" w:rsidR="00000000" w:rsidRPr="00000000">
        <w:rPr>
          <w:rtl w:val="0"/>
        </w:rPr>
      </w:r>
    </w:p>
    <w:p w:rsidR="00000000" w:rsidDel="00000000" w:rsidP="00000000" w:rsidRDefault="00000000" w:rsidRPr="00000000" w14:paraId="000008D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value="hm"/&gt;</w:t>
      </w:r>
      <w:r w:rsidDel="00000000" w:rsidR="00000000" w:rsidRPr="00000000">
        <w:rPr>
          <w:rtl w:val="0"/>
        </w:rPr>
      </w:r>
    </w:p>
    <w:p w:rsidR="00000000" w:rsidDel="00000000" w:rsidP="00000000" w:rsidRDefault="00000000" w:rsidRPr="00000000" w14:paraId="000008D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value="hn"/&gt;</w:t>
      </w:r>
      <w:r w:rsidDel="00000000" w:rsidR="00000000" w:rsidRPr="00000000">
        <w:rPr>
          <w:rtl w:val="0"/>
        </w:rPr>
      </w:r>
    </w:p>
    <w:p w:rsidR="00000000" w:rsidDel="00000000" w:rsidP="00000000" w:rsidRDefault="00000000" w:rsidRPr="00000000" w14:paraId="000008D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value="hr"/&gt;</w:t>
      </w:r>
      <w:r w:rsidDel="00000000" w:rsidR="00000000" w:rsidRPr="00000000">
        <w:rPr>
          <w:rtl w:val="0"/>
        </w:rPr>
      </w:r>
    </w:p>
    <w:p w:rsidR="00000000" w:rsidDel="00000000" w:rsidP="00000000" w:rsidRDefault="00000000" w:rsidRPr="00000000" w14:paraId="000008D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value="ht"/&gt;</w:t>
      </w:r>
      <w:r w:rsidDel="00000000" w:rsidR="00000000" w:rsidRPr="00000000">
        <w:rPr>
          <w:rtl w:val="0"/>
        </w:rPr>
      </w:r>
    </w:p>
    <w:p w:rsidR="00000000" w:rsidDel="00000000" w:rsidP="00000000" w:rsidRDefault="00000000" w:rsidRPr="00000000" w14:paraId="000008D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value="hu"/&gt;</w:t>
      </w:r>
      <w:r w:rsidDel="00000000" w:rsidR="00000000" w:rsidRPr="00000000">
        <w:rPr>
          <w:rtl w:val="0"/>
        </w:rPr>
      </w:r>
    </w:p>
    <w:p w:rsidR="00000000" w:rsidDel="00000000" w:rsidP="00000000" w:rsidRDefault="00000000" w:rsidRPr="00000000" w14:paraId="000008D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value="id"/&gt;</w:t>
      </w:r>
      <w:r w:rsidDel="00000000" w:rsidR="00000000" w:rsidRPr="00000000">
        <w:rPr>
          <w:rtl w:val="0"/>
        </w:rPr>
      </w:r>
    </w:p>
    <w:p w:rsidR="00000000" w:rsidDel="00000000" w:rsidP="00000000" w:rsidRDefault="00000000" w:rsidRPr="00000000" w14:paraId="000008D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value="ie"/&gt;</w:t>
      </w:r>
      <w:r w:rsidDel="00000000" w:rsidR="00000000" w:rsidRPr="00000000">
        <w:rPr>
          <w:rtl w:val="0"/>
        </w:rPr>
      </w:r>
    </w:p>
    <w:p w:rsidR="00000000" w:rsidDel="00000000" w:rsidP="00000000" w:rsidRDefault="00000000" w:rsidRPr="00000000" w14:paraId="000008D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value="il"/&gt;</w:t>
      </w:r>
      <w:r w:rsidDel="00000000" w:rsidR="00000000" w:rsidRPr="00000000">
        <w:rPr>
          <w:rtl w:val="0"/>
        </w:rPr>
      </w:r>
    </w:p>
    <w:p w:rsidR="00000000" w:rsidDel="00000000" w:rsidP="00000000" w:rsidRDefault="00000000" w:rsidRPr="00000000" w14:paraId="000008E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value="in"/&gt;</w:t>
      </w:r>
      <w:r w:rsidDel="00000000" w:rsidR="00000000" w:rsidRPr="00000000">
        <w:rPr>
          <w:rtl w:val="0"/>
        </w:rPr>
      </w:r>
    </w:p>
    <w:p w:rsidR="00000000" w:rsidDel="00000000" w:rsidP="00000000" w:rsidRDefault="00000000" w:rsidRPr="00000000" w14:paraId="000008E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value="io"/&gt;</w:t>
      </w:r>
      <w:r w:rsidDel="00000000" w:rsidR="00000000" w:rsidRPr="00000000">
        <w:rPr>
          <w:rtl w:val="0"/>
        </w:rPr>
      </w:r>
    </w:p>
    <w:p w:rsidR="00000000" w:rsidDel="00000000" w:rsidP="00000000" w:rsidRDefault="00000000" w:rsidRPr="00000000" w14:paraId="000008E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value="iq"/&gt;</w:t>
      </w:r>
      <w:r w:rsidDel="00000000" w:rsidR="00000000" w:rsidRPr="00000000">
        <w:rPr>
          <w:rtl w:val="0"/>
        </w:rPr>
      </w:r>
    </w:p>
    <w:p w:rsidR="00000000" w:rsidDel="00000000" w:rsidP="00000000" w:rsidRDefault="00000000" w:rsidRPr="00000000" w14:paraId="000008E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value="ir"/&gt;</w:t>
      </w:r>
      <w:r w:rsidDel="00000000" w:rsidR="00000000" w:rsidRPr="00000000">
        <w:rPr>
          <w:rtl w:val="0"/>
        </w:rPr>
      </w:r>
    </w:p>
    <w:p w:rsidR="00000000" w:rsidDel="00000000" w:rsidP="00000000" w:rsidRDefault="00000000" w:rsidRPr="00000000" w14:paraId="000008E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value="is"/&gt;</w:t>
      </w:r>
      <w:r w:rsidDel="00000000" w:rsidR="00000000" w:rsidRPr="00000000">
        <w:rPr>
          <w:rtl w:val="0"/>
        </w:rPr>
      </w:r>
    </w:p>
    <w:p w:rsidR="00000000" w:rsidDel="00000000" w:rsidP="00000000" w:rsidRDefault="00000000" w:rsidRPr="00000000" w14:paraId="000008E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value="it"/&gt;</w:t>
      </w:r>
      <w:r w:rsidDel="00000000" w:rsidR="00000000" w:rsidRPr="00000000">
        <w:rPr>
          <w:rtl w:val="0"/>
        </w:rPr>
      </w:r>
    </w:p>
    <w:p w:rsidR="00000000" w:rsidDel="00000000" w:rsidP="00000000" w:rsidRDefault="00000000" w:rsidRPr="00000000" w14:paraId="000008E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value="jm"/&gt;</w:t>
      </w:r>
      <w:r w:rsidDel="00000000" w:rsidR="00000000" w:rsidRPr="00000000">
        <w:rPr>
          <w:rtl w:val="0"/>
        </w:rPr>
      </w:r>
    </w:p>
    <w:p w:rsidR="00000000" w:rsidDel="00000000" w:rsidP="00000000" w:rsidRDefault="00000000" w:rsidRPr="00000000" w14:paraId="000008E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value="jo"/&gt;</w:t>
      </w:r>
      <w:r w:rsidDel="00000000" w:rsidR="00000000" w:rsidRPr="00000000">
        <w:rPr>
          <w:rtl w:val="0"/>
        </w:rPr>
      </w:r>
    </w:p>
    <w:p w:rsidR="00000000" w:rsidDel="00000000" w:rsidP="00000000" w:rsidRDefault="00000000" w:rsidRPr="00000000" w14:paraId="000008E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value="jp"/&gt;</w:t>
      </w:r>
      <w:r w:rsidDel="00000000" w:rsidR="00000000" w:rsidRPr="00000000">
        <w:rPr>
          <w:rtl w:val="0"/>
        </w:rPr>
      </w:r>
    </w:p>
    <w:p w:rsidR="00000000" w:rsidDel="00000000" w:rsidP="00000000" w:rsidRDefault="00000000" w:rsidRPr="00000000" w14:paraId="000008E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value="ke"/&gt;</w:t>
      </w:r>
      <w:r w:rsidDel="00000000" w:rsidR="00000000" w:rsidRPr="00000000">
        <w:rPr>
          <w:rtl w:val="0"/>
        </w:rPr>
      </w:r>
    </w:p>
    <w:p w:rsidR="00000000" w:rsidDel="00000000" w:rsidP="00000000" w:rsidRDefault="00000000" w:rsidRPr="00000000" w14:paraId="000008E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value="kg"/&gt;</w:t>
      </w:r>
      <w:r w:rsidDel="00000000" w:rsidR="00000000" w:rsidRPr="00000000">
        <w:rPr>
          <w:rtl w:val="0"/>
        </w:rPr>
      </w:r>
    </w:p>
    <w:p w:rsidR="00000000" w:rsidDel="00000000" w:rsidP="00000000" w:rsidRDefault="00000000" w:rsidRPr="00000000" w14:paraId="000008E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value="kh"/&gt;</w:t>
      </w:r>
      <w:r w:rsidDel="00000000" w:rsidR="00000000" w:rsidRPr="00000000">
        <w:rPr>
          <w:rtl w:val="0"/>
        </w:rPr>
      </w:r>
    </w:p>
    <w:p w:rsidR="00000000" w:rsidDel="00000000" w:rsidP="00000000" w:rsidRDefault="00000000" w:rsidRPr="00000000" w14:paraId="000008E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value="ki"/&gt;</w:t>
      </w:r>
      <w:r w:rsidDel="00000000" w:rsidR="00000000" w:rsidRPr="00000000">
        <w:rPr>
          <w:rtl w:val="0"/>
        </w:rPr>
      </w:r>
    </w:p>
    <w:p w:rsidR="00000000" w:rsidDel="00000000" w:rsidP="00000000" w:rsidRDefault="00000000" w:rsidRPr="00000000" w14:paraId="000008E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value="km"/&gt;</w:t>
      </w:r>
      <w:r w:rsidDel="00000000" w:rsidR="00000000" w:rsidRPr="00000000">
        <w:rPr>
          <w:rtl w:val="0"/>
        </w:rPr>
      </w:r>
    </w:p>
    <w:p w:rsidR="00000000" w:rsidDel="00000000" w:rsidP="00000000" w:rsidRDefault="00000000" w:rsidRPr="00000000" w14:paraId="000008E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value="kn"/&gt;</w:t>
      </w:r>
      <w:r w:rsidDel="00000000" w:rsidR="00000000" w:rsidRPr="00000000">
        <w:rPr>
          <w:rtl w:val="0"/>
        </w:rPr>
      </w:r>
    </w:p>
    <w:p w:rsidR="00000000" w:rsidDel="00000000" w:rsidP="00000000" w:rsidRDefault="00000000" w:rsidRPr="00000000" w14:paraId="000008E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value="kp"/&gt;</w:t>
      </w:r>
      <w:r w:rsidDel="00000000" w:rsidR="00000000" w:rsidRPr="00000000">
        <w:rPr>
          <w:rtl w:val="0"/>
        </w:rPr>
      </w:r>
    </w:p>
    <w:p w:rsidR="00000000" w:rsidDel="00000000" w:rsidP="00000000" w:rsidRDefault="00000000" w:rsidRPr="00000000" w14:paraId="000008F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value="kr"/&gt;</w:t>
      </w:r>
      <w:r w:rsidDel="00000000" w:rsidR="00000000" w:rsidRPr="00000000">
        <w:rPr>
          <w:rtl w:val="0"/>
        </w:rPr>
      </w:r>
    </w:p>
    <w:p w:rsidR="00000000" w:rsidDel="00000000" w:rsidP="00000000" w:rsidRDefault="00000000" w:rsidRPr="00000000" w14:paraId="000008F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value="kw"/&gt;</w:t>
      </w:r>
      <w:r w:rsidDel="00000000" w:rsidR="00000000" w:rsidRPr="00000000">
        <w:rPr>
          <w:rtl w:val="0"/>
        </w:rPr>
      </w:r>
    </w:p>
    <w:p w:rsidR="00000000" w:rsidDel="00000000" w:rsidP="00000000" w:rsidRDefault="00000000" w:rsidRPr="00000000" w14:paraId="000008F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value="ky"/&gt;</w:t>
      </w:r>
      <w:r w:rsidDel="00000000" w:rsidR="00000000" w:rsidRPr="00000000">
        <w:rPr>
          <w:rtl w:val="0"/>
        </w:rPr>
      </w:r>
    </w:p>
    <w:p w:rsidR="00000000" w:rsidDel="00000000" w:rsidP="00000000" w:rsidRDefault="00000000" w:rsidRPr="00000000" w14:paraId="000008F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value="kz"/&gt;</w:t>
      </w:r>
      <w:r w:rsidDel="00000000" w:rsidR="00000000" w:rsidRPr="00000000">
        <w:rPr>
          <w:rtl w:val="0"/>
        </w:rPr>
      </w:r>
    </w:p>
    <w:p w:rsidR="00000000" w:rsidDel="00000000" w:rsidP="00000000" w:rsidRDefault="00000000" w:rsidRPr="00000000" w14:paraId="000008F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value="la"/&gt;</w:t>
      </w:r>
      <w:r w:rsidDel="00000000" w:rsidR="00000000" w:rsidRPr="00000000">
        <w:rPr>
          <w:rtl w:val="0"/>
        </w:rPr>
      </w:r>
    </w:p>
    <w:p w:rsidR="00000000" w:rsidDel="00000000" w:rsidP="00000000" w:rsidRDefault="00000000" w:rsidRPr="00000000" w14:paraId="000008F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value="lb"/&gt;</w:t>
      </w:r>
      <w:r w:rsidDel="00000000" w:rsidR="00000000" w:rsidRPr="00000000">
        <w:rPr>
          <w:rtl w:val="0"/>
        </w:rPr>
      </w:r>
    </w:p>
    <w:p w:rsidR="00000000" w:rsidDel="00000000" w:rsidP="00000000" w:rsidRDefault="00000000" w:rsidRPr="00000000" w14:paraId="000008F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value="lc"/&gt;</w:t>
      </w:r>
      <w:r w:rsidDel="00000000" w:rsidR="00000000" w:rsidRPr="00000000">
        <w:rPr>
          <w:rtl w:val="0"/>
        </w:rPr>
      </w:r>
    </w:p>
    <w:p w:rsidR="00000000" w:rsidDel="00000000" w:rsidP="00000000" w:rsidRDefault="00000000" w:rsidRPr="00000000" w14:paraId="000008F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value="li"/&gt;</w:t>
      </w:r>
      <w:r w:rsidDel="00000000" w:rsidR="00000000" w:rsidRPr="00000000">
        <w:rPr>
          <w:rtl w:val="0"/>
        </w:rPr>
      </w:r>
    </w:p>
    <w:p w:rsidR="00000000" w:rsidDel="00000000" w:rsidP="00000000" w:rsidRDefault="00000000" w:rsidRPr="00000000" w14:paraId="000008F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value="lk"/&gt;</w:t>
      </w:r>
      <w:r w:rsidDel="00000000" w:rsidR="00000000" w:rsidRPr="00000000">
        <w:rPr>
          <w:rtl w:val="0"/>
        </w:rPr>
      </w:r>
    </w:p>
    <w:p w:rsidR="00000000" w:rsidDel="00000000" w:rsidP="00000000" w:rsidRDefault="00000000" w:rsidRPr="00000000" w14:paraId="000008F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value="lr"/&gt;</w:t>
      </w:r>
      <w:r w:rsidDel="00000000" w:rsidR="00000000" w:rsidRPr="00000000">
        <w:rPr>
          <w:rtl w:val="0"/>
        </w:rPr>
      </w:r>
    </w:p>
    <w:p w:rsidR="00000000" w:rsidDel="00000000" w:rsidP="00000000" w:rsidRDefault="00000000" w:rsidRPr="00000000" w14:paraId="000008F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value="ls"/&gt;</w:t>
      </w:r>
      <w:r w:rsidDel="00000000" w:rsidR="00000000" w:rsidRPr="00000000">
        <w:rPr>
          <w:rtl w:val="0"/>
        </w:rPr>
      </w:r>
    </w:p>
    <w:p w:rsidR="00000000" w:rsidDel="00000000" w:rsidP="00000000" w:rsidRDefault="00000000" w:rsidRPr="00000000" w14:paraId="000008F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value="lt"/&gt;</w:t>
      </w:r>
      <w:r w:rsidDel="00000000" w:rsidR="00000000" w:rsidRPr="00000000">
        <w:rPr>
          <w:rtl w:val="0"/>
        </w:rPr>
      </w:r>
    </w:p>
    <w:p w:rsidR="00000000" w:rsidDel="00000000" w:rsidP="00000000" w:rsidRDefault="00000000" w:rsidRPr="00000000" w14:paraId="000008F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value="lu"/&gt;</w:t>
      </w:r>
      <w:r w:rsidDel="00000000" w:rsidR="00000000" w:rsidRPr="00000000">
        <w:rPr>
          <w:rtl w:val="0"/>
        </w:rPr>
      </w:r>
    </w:p>
    <w:p w:rsidR="00000000" w:rsidDel="00000000" w:rsidP="00000000" w:rsidRDefault="00000000" w:rsidRPr="00000000" w14:paraId="000008F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value="lv"/&gt;</w:t>
      </w:r>
      <w:r w:rsidDel="00000000" w:rsidR="00000000" w:rsidRPr="00000000">
        <w:rPr>
          <w:rtl w:val="0"/>
        </w:rPr>
      </w:r>
    </w:p>
    <w:p w:rsidR="00000000" w:rsidDel="00000000" w:rsidP="00000000" w:rsidRDefault="00000000" w:rsidRPr="00000000" w14:paraId="000008F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value="ly"/&gt;</w:t>
      </w:r>
      <w:r w:rsidDel="00000000" w:rsidR="00000000" w:rsidRPr="00000000">
        <w:rPr>
          <w:rtl w:val="0"/>
        </w:rPr>
      </w:r>
    </w:p>
    <w:p w:rsidR="00000000" w:rsidDel="00000000" w:rsidP="00000000" w:rsidRDefault="00000000" w:rsidRPr="00000000" w14:paraId="000008F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value="ma"/&gt;</w:t>
      </w:r>
      <w:r w:rsidDel="00000000" w:rsidR="00000000" w:rsidRPr="00000000">
        <w:rPr>
          <w:rtl w:val="0"/>
        </w:rPr>
      </w:r>
    </w:p>
    <w:p w:rsidR="00000000" w:rsidDel="00000000" w:rsidP="00000000" w:rsidRDefault="00000000" w:rsidRPr="00000000" w14:paraId="0000090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value="mc"/&gt;</w:t>
      </w:r>
      <w:r w:rsidDel="00000000" w:rsidR="00000000" w:rsidRPr="00000000">
        <w:rPr>
          <w:rtl w:val="0"/>
        </w:rPr>
      </w:r>
    </w:p>
    <w:p w:rsidR="00000000" w:rsidDel="00000000" w:rsidP="00000000" w:rsidRDefault="00000000" w:rsidRPr="00000000" w14:paraId="0000090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value="md"/&gt;</w:t>
      </w:r>
      <w:r w:rsidDel="00000000" w:rsidR="00000000" w:rsidRPr="00000000">
        <w:rPr>
          <w:rtl w:val="0"/>
        </w:rPr>
      </w:r>
    </w:p>
    <w:p w:rsidR="00000000" w:rsidDel="00000000" w:rsidP="00000000" w:rsidRDefault="00000000" w:rsidRPr="00000000" w14:paraId="0000090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value="mg"/&gt;</w:t>
      </w:r>
      <w:r w:rsidDel="00000000" w:rsidR="00000000" w:rsidRPr="00000000">
        <w:rPr>
          <w:rtl w:val="0"/>
        </w:rPr>
      </w:r>
    </w:p>
    <w:p w:rsidR="00000000" w:rsidDel="00000000" w:rsidP="00000000" w:rsidRDefault="00000000" w:rsidRPr="00000000" w14:paraId="0000090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value="mk"/&gt;</w:t>
      </w:r>
      <w:r w:rsidDel="00000000" w:rsidR="00000000" w:rsidRPr="00000000">
        <w:rPr>
          <w:rtl w:val="0"/>
        </w:rPr>
      </w:r>
    </w:p>
    <w:p w:rsidR="00000000" w:rsidDel="00000000" w:rsidP="00000000" w:rsidRDefault="00000000" w:rsidRPr="00000000" w14:paraId="0000090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value="ml"/&gt;</w:t>
      </w:r>
      <w:r w:rsidDel="00000000" w:rsidR="00000000" w:rsidRPr="00000000">
        <w:rPr>
          <w:rtl w:val="0"/>
        </w:rPr>
      </w:r>
    </w:p>
    <w:p w:rsidR="00000000" w:rsidDel="00000000" w:rsidP="00000000" w:rsidRDefault="00000000" w:rsidRPr="00000000" w14:paraId="0000090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value="mm"/&gt;</w:t>
      </w:r>
      <w:r w:rsidDel="00000000" w:rsidR="00000000" w:rsidRPr="00000000">
        <w:rPr>
          <w:rtl w:val="0"/>
        </w:rPr>
      </w:r>
    </w:p>
    <w:p w:rsidR="00000000" w:rsidDel="00000000" w:rsidP="00000000" w:rsidRDefault="00000000" w:rsidRPr="00000000" w14:paraId="0000090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value="mn"/&gt;</w:t>
      </w:r>
      <w:r w:rsidDel="00000000" w:rsidR="00000000" w:rsidRPr="00000000">
        <w:rPr>
          <w:rtl w:val="0"/>
        </w:rPr>
      </w:r>
    </w:p>
    <w:p w:rsidR="00000000" w:rsidDel="00000000" w:rsidP="00000000" w:rsidRDefault="00000000" w:rsidRPr="00000000" w14:paraId="0000090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value="mo"/&gt;</w:t>
      </w:r>
      <w:r w:rsidDel="00000000" w:rsidR="00000000" w:rsidRPr="00000000">
        <w:rPr>
          <w:rtl w:val="0"/>
        </w:rPr>
      </w:r>
    </w:p>
    <w:p w:rsidR="00000000" w:rsidDel="00000000" w:rsidP="00000000" w:rsidRDefault="00000000" w:rsidRPr="00000000" w14:paraId="0000090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value="mp"/&gt;</w:t>
      </w:r>
      <w:r w:rsidDel="00000000" w:rsidR="00000000" w:rsidRPr="00000000">
        <w:rPr>
          <w:rtl w:val="0"/>
        </w:rPr>
      </w:r>
    </w:p>
    <w:p w:rsidR="00000000" w:rsidDel="00000000" w:rsidP="00000000" w:rsidRDefault="00000000" w:rsidRPr="00000000" w14:paraId="0000090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value="mq"/&gt;</w:t>
      </w:r>
      <w:r w:rsidDel="00000000" w:rsidR="00000000" w:rsidRPr="00000000">
        <w:rPr>
          <w:rtl w:val="0"/>
        </w:rPr>
      </w:r>
    </w:p>
    <w:p w:rsidR="00000000" w:rsidDel="00000000" w:rsidP="00000000" w:rsidRDefault="00000000" w:rsidRPr="00000000" w14:paraId="0000090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value="mr"/&gt;</w:t>
      </w:r>
      <w:r w:rsidDel="00000000" w:rsidR="00000000" w:rsidRPr="00000000">
        <w:rPr>
          <w:rtl w:val="0"/>
        </w:rPr>
      </w:r>
    </w:p>
    <w:p w:rsidR="00000000" w:rsidDel="00000000" w:rsidP="00000000" w:rsidRDefault="00000000" w:rsidRPr="00000000" w14:paraId="0000090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value="ms"/&gt;</w:t>
      </w:r>
      <w:r w:rsidDel="00000000" w:rsidR="00000000" w:rsidRPr="00000000">
        <w:rPr>
          <w:rtl w:val="0"/>
        </w:rPr>
      </w:r>
    </w:p>
    <w:p w:rsidR="00000000" w:rsidDel="00000000" w:rsidP="00000000" w:rsidRDefault="00000000" w:rsidRPr="00000000" w14:paraId="0000090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value="mt"/&gt;</w:t>
      </w:r>
      <w:r w:rsidDel="00000000" w:rsidR="00000000" w:rsidRPr="00000000">
        <w:rPr>
          <w:rtl w:val="0"/>
        </w:rPr>
      </w:r>
    </w:p>
    <w:p w:rsidR="00000000" w:rsidDel="00000000" w:rsidP="00000000" w:rsidRDefault="00000000" w:rsidRPr="00000000" w14:paraId="0000090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value="mu"/&gt;</w:t>
      </w:r>
      <w:r w:rsidDel="00000000" w:rsidR="00000000" w:rsidRPr="00000000">
        <w:rPr>
          <w:rtl w:val="0"/>
        </w:rPr>
      </w:r>
    </w:p>
    <w:p w:rsidR="00000000" w:rsidDel="00000000" w:rsidP="00000000" w:rsidRDefault="00000000" w:rsidRPr="00000000" w14:paraId="0000090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value="mv"/&gt;</w:t>
      </w:r>
      <w:r w:rsidDel="00000000" w:rsidR="00000000" w:rsidRPr="00000000">
        <w:rPr>
          <w:rtl w:val="0"/>
        </w:rPr>
      </w:r>
    </w:p>
    <w:p w:rsidR="00000000" w:rsidDel="00000000" w:rsidP="00000000" w:rsidRDefault="00000000" w:rsidRPr="00000000" w14:paraId="0000090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value="mw"/&gt;</w:t>
      </w:r>
      <w:r w:rsidDel="00000000" w:rsidR="00000000" w:rsidRPr="00000000">
        <w:rPr>
          <w:rtl w:val="0"/>
        </w:rPr>
      </w:r>
    </w:p>
    <w:p w:rsidR="00000000" w:rsidDel="00000000" w:rsidP="00000000" w:rsidRDefault="00000000" w:rsidRPr="00000000" w14:paraId="0000091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value="mx"/&gt;</w:t>
      </w:r>
      <w:r w:rsidDel="00000000" w:rsidR="00000000" w:rsidRPr="00000000">
        <w:rPr>
          <w:rtl w:val="0"/>
        </w:rPr>
      </w:r>
    </w:p>
    <w:p w:rsidR="00000000" w:rsidDel="00000000" w:rsidP="00000000" w:rsidRDefault="00000000" w:rsidRPr="00000000" w14:paraId="0000091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value="my"/&gt;</w:t>
      </w:r>
      <w:r w:rsidDel="00000000" w:rsidR="00000000" w:rsidRPr="00000000">
        <w:rPr>
          <w:rtl w:val="0"/>
        </w:rPr>
      </w:r>
    </w:p>
    <w:p w:rsidR="00000000" w:rsidDel="00000000" w:rsidP="00000000" w:rsidRDefault="00000000" w:rsidRPr="00000000" w14:paraId="0000091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value="mz"/&gt;</w:t>
      </w:r>
      <w:r w:rsidDel="00000000" w:rsidR="00000000" w:rsidRPr="00000000">
        <w:rPr>
          <w:rtl w:val="0"/>
        </w:rPr>
      </w:r>
    </w:p>
    <w:p w:rsidR="00000000" w:rsidDel="00000000" w:rsidP="00000000" w:rsidRDefault="00000000" w:rsidRPr="00000000" w14:paraId="0000091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value="na"/&gt;</w:t>
      </w:r>
      <w:r w:rsidDel="00000000" w:rsidR="00000000" w:rsidRPr="00000000">
        <w:rPr>
          <w:rtl w:val="0"/>
        </w:rPr>
      </w:r>
    </w:p>
    <w:p w:rsidR="00000000" w:rsidDel="00000000" w:rsidP="00000000" w:rsidRDefault="00000000" w:rsidRPr="00000000" w14:paraId="0000091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value="nc"/&gt;</w:t>
      </w:r>
      <w:r w:rsidDel="00000000" w:rsidR="00000000" w:rsidRPr="00000000">
        <w:rPr>
          <w:rtl w:val="0"/>
        </w:rPr>
      </w:r>
    </w:p>
    <w:p w:rsidR="00000000" w:rsidDel="00000000" w:rsidP="00000000" w:rsidRDefault="00000000" w:rsidRPr="00000000" w14:paraId="0000091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value="ne"/&gt;</w:t>
      </w:r>
      <w:r w:rsidDel="00000000" w:rsidR="00000000" w:rsidRPr="00000000">
        <w:rPr>
          <w:rtl w:val="0"/>
        </w:rPr>
      </w:r>
    </w:p>
    <w:p w:rsidR="00000000" w:rsidDel="00000000" w:rsidP="00000000" w:rsidRDefault="00000000" w:rsidRPr="00000000" w14:paraId="0000091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value="nf"/&gt;</w:t>
      </w:r>
      <w:r w:rsidDel="00000000" w:rsidR="00000000" w:rsidRPr="00000000">
        <w:rPr>
          <w:rtl w:val="0"/>
        </w:rPr>
      </w:r>
    </w:p>
    <w:p w:rsidR="00000000" w:rsidDel="00000000" w:rsidP="00000000" w:rsidRDefault="00000000" w:rsidRPr="00000000" w14:paraId="0000091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value="ng"/&gt;</w:t>
      </w:r>
      <w:r w:rsidDel="00000000" w:rsidR="00000000" w:rsidRPr="00000000">
        <w:rPr>
          <w:rtl w:val="0"/>
        </w:rPr>
      </w:r>
    </w:p>
    <w:p w:rsidR="00000000" w:rsidDel="00000000" w:rsidP="00000000" w:rsidRDefault="00000000" w:rsidRPr="00000000" w14:paraId="0000091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value="ni"/&gt;</w:t>
      </w:r>
      <w:r w:rsidDel="00000000" w:rsidR="00000000" w:rsidRPr="00000000">
        <w:rPr>
          <w:rtl w:val="0"/>
        </w:rPr>
      </w:r>
    </w:p>
    <w:p w:rsidR="00000000" w:rsidDel="00000000" w:rsidP="00000000" w:rsidRDefault="00000000" w:rsidRPr="00000000" w14:paraId="0000091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value="nl"/&gt;</w:t>
      </w:r>
      <w:r w:rsidDel="00000000" w:rsidR="00000000" w:rsidRPr="00000000">
        <w:rPr>
          <w:rtl w:val="0"/>
        </w:rPr>
      </w:r>
    </w:p>
    <w:p w:rsidR="00000000" w:rsidDel="00000000" w:rsidP="00000000" w:rsidRDefault="00000000" w:rsidRPr="00000000" w14:paraId="0000091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value="no"/&gt;</w:t>
      </w:r>
      <w:r w:rsidDel="00000000" w:rsidR="00000000" w:rsidRPr="00000000">
        <w:rPr>
          <w:rtl w:val="0"/>
        </w:rPr>
      </w:r>
    </w:p>
    <w:p w:rsidR="00000000" w:rsidDel="00000000" w:rsidP="00000000" w:rsidRDefault="00000000" w:rsidRPr="00000000" w14:paraId="0000091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value="np"/&gt;</w:t>
      </w:r>
      <w:r w:rsidDel="00000000" w:rsidR="00000000" w:rsidRPr="00000000">
        <w:rPr>
          <w:rtl w:val="0"/>
        </w:rPr>
      </w:r>
    </w:p>
    <w:p w:rsidR="00000000" w:rsidDel="00000000" w:rsidP="00000000" w:rsidRDefault="00000000" w:rsidRPr="00000000" w14:paraId="0000091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value="nr"/&gt;</w:t>
      </w:r>
      <w:r w:rsidDel="00000000" w:rsidR="00000000" w:rsidRPr="00000000">
        <w:rPr>
          <w:rtl w:val="0"/>
        </w:rPr>
      </w:r>
    </w:p>
    <w:p w:rsidR="00000000" w:rsidDel="00000000" w:rsidP="00000000" w:rsidRDefault="00000000" w:rsidRPr="00000000" w14:paraId="0000091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value="nt"/&gt;</w:t>
      </w:r>
      <w:r w:rsidDel="00000000" w:rsidR="00000000" w:rsidRPr="00000000">
        <w:rPr>
          <w:rtl w:val="0"/>
        </w:rPr>
      </w:r>
    </w:p>
    <w:p w:rsidR="00000000" w:rsidDel="00000000" w:rsidP="00000000" w:rsidRDefault="00000000" w:rsidRPr="00000000" w14:paraId="0000091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value="nu"/&gt;</w:t>
      </w:r>
      <w:r w:rsidDel="00000000" w:rsidR="00000000" w:rsidRPr="00000000">
        <w:rPr>
          <w:rtl w:val="0"/>
        </w:rPr>
      </w:r>
    </w:p>
    <w:p w:rsidR="00000000" w:rsidDel="00000000" w:rsidP="00000000" w:rsidRDefault="00000000" w:rsidRPr="00000000" w14:paraId="0000091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value="nz"/&gt;</w:t>
      </w:r>
      <w:r w:rsidDel="00000000" w:rsidR="00000000" w:rsidRPr="00000000">
        <w:rPr>
          <w:rtl w:val="0"/>
        </w:rPr>
      </w:r>
    </w:p>
    <w:p w:rsidR="00000000" w:rsidDel="00000000" w:rsidP="00000000" w:rsidRDefault="00000000" w:rsidRPr="00000000" w14:paraId="0000092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value="om"/&gt;</w:t>
      </w:r>
      <w:r w:rsidDel="00000000" w:rsidR="00000000" w:rsidRPr="00000000">
        <w:rPr>
          <w:rtl w:val="0"/>
        </w:rPr>
      </w:r>
    </w:p>
    <w:p w:rsidR="00000000" w:rsidDel="00000000" w:rsidP="00000000" w:rsidRDefault="00000000" w:rsidRPr="00000000" w14:paraId="0000092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value="pa"/&gt;</w:t>
      </w:r>
      <w:r w:rsidDel="00000000" w:rsidR="00000000" w:rsidRPr="00000000">
        <w:rPr>
          <w:rtl w:val="0"/>
        </w:rPr>
      </w:r>
    </w:p>
    <w:p w:rsidR="00000000" w:rsidDel="00000000" w:rsidP="00000000" w:rsidRDefault="00000000" w:rsidRPr="00000000" w14:paraId="0000092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value="pe"/&gt;</w:t>
      </w:r>
      <w:r w:rsidDel="00000000" w:rsidR="00000000" w:rsidRPr="00000000">
        <w:rPr>
          <w:rtl w:val="0"/>
        </w:rPr>
      </w:r>
    </w:p>
    <w:p w:rsidR="00000000" w:rsidDel="00000000" w:rsidP="00000000" w:rsidRDefault="00000000" w:rsidRPr="00000000" w14:paraId="0000092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value="pf"/&gt;</w:t>
      </w:r>
      <w:r w:rsidDel="00000000" w:rsidR="00000000" w:rsidRPr="00000000">
        <w:rPr>
          <w:rtl w:val="0"/>
        </w:rPr>
      </w:r>
    </w:p>
    <w:p w:rsidR="00000000" w:rsidDel="00000000" w:rsidP="00000000" w:rsidRDefault="00000000" w:rsidRPr="00000000" w14:paraId="0000092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value="pg"/&gt;</w:t>
      </w:r>
      <w:r w:rsidDel="00000000" w:rsidR="00000000" w:rsidRPr="00000000">
        <w:rPr>
          <w:rtl w:val="0"/>
        </w:rPr>
      </w:r>
    </w:p>
    <w:p w:rsidR="00000000" w:rsidDel="00000000" w:rsidP="00000000" w:rsidRDefault="00000000" w:rsidRPr="00000000" w14:paraId="0000092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value="ph"/&gt;</w:t>
      </w:r>
      <w:r w:rsidDel="00000000" w:rsidR="00000000" w:rsidRPr="00000000">
        <w:rPr>
          <w:rtl w:val="0"/>
        </w:rPr>
      </w:r>
    </w:p>
    <w:p w:rsidR="00000000" w:rsidDel="00000000" w:rsidP="00000000" w:rsidRDefault="00000000" w:rsidRPr="00000000" w14:paraId="0000092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value="pk"/&gt;</w:t>
      </w:r>
      <w:r w:rsidDel="00000000" w:rsidR="00000000" w:rsidRPr="00000000">
        <w:rPr>
          <w:rtl w:val="0"/>
        </w:rPr>
      </w:r>
    </w:p>
    <w:p w:rsidR="00000000" w:rsidDel="00000000" w:rsidP="00000000" w:rsidRDefault="00000000" w:rsidRPr="00000000" w14:paraId="0000092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value="pl"/&gt;</w:t>
      </w:r>
      <w:r w:rsidDel="00000000" w:rsidR="00000000" w:rsidRPr="00000000">
        <w:rPr>
          <w:rtl w:val="0"/>
        </w:rPr>
      </w:r>
    </w:p>
    <w:p w:rsidR="00000000" w:rsidDel="00000000" w:rsidP="00000000" w:rsidRDefault="00000000" w:rsidRPr="00000000" w14:paraId="0000092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value="pm"/&gt;</w:t>
      </w:r>
      <w:r w:rsidDel="00000000" w:rsidR="00000000" w:rsidRPr="00000000">
        <w:rPr>
          <w:rtl w:val="0"/>
        </w:rPr>
      </w:r>
    </w:p>
    <w:p w:rsidR="00000000" w:rsidDel="00000000" w:rsidP="00000000" w:rsidRDefault="00000000" w:rsidRPr="00000000" w14:paraId="0000092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value="pn"/&gt;</w:t>
      </w:r>
      <w:r w:rsidDel="00000000" w:rsidR="00000000" w:rsidRPr="00000000">
        <w:rPr>
          <w:rtl w:val="0"/>
        </w:rPr>
      </w:r>
    </w:p>
    <w:p w:rsidR="00000000" w:rsidDel="00000000" w:rsidP="00000000" w:rsidRDefault="00000000" w:rsidRPr="00000000" w14:paraId="0000092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value="pr"/&gt;</w:t>
      </w:r>
      <w:r w:rsidDel="00000000" w:rsidR="00000000" w:rsidRPr="00000000">
        <w:rPr>
          <w:rtl w:val="0"/>
        </w:rPr>
      </w:r>
    </w:p>
    <w:p w:rsidR="00000000" w:rsidDel="00000000" w:rsidP="00000000" w:rsidRDefault="00000000" w:rsidRPr="00000000" w14:paraId="0000092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value="pt"/&gt;</w:t>
      </w:r>
      <w:r w:rsidDel="00000000" w:rsidR="00000000" w:rsidRPr="00000000">
        <w:rPr>
          <w:rtl w:val="0"/>
        </w:rPr>
      </w:r>
    </w:p>
    <w:p w:rsidR="00000000" w:rsidDel="00000000" w:rsidP="00000000" w:rsidRDefault="00000000" w:rsidRPr="00000000" w14:paraId="0000092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value="pw"/&gt;</w:t>
      </w:r>
      <w:r w:rsidDel="00000000" w:rsidR="00000000" w:rsidRPr="00000000">
        <w:rPr>
          <w:rtl w:val="0"/>
        </w:rPr>
      </w:r>
    </w:p>
    <w:p w:rsidR="00000000" w:rsidDel="00000000" w:rsidP="00000000" w:rsidRDefault="00000000" w:rsidRPr="00000000" w14:paraId="0000092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value="py"/&gt;</w:t>
      </w:r>
      <w:r w:rsidDel="00000000" w:rsidR="00000000" w:rsidRPr="00000000">
        <w:rPr>
          <w:rtl w:val="0"/>
        </w:rPr>
      </w:r>
    </w:p>
    <w:p w:rsidR="00000000" w:rsidDel="00000000" w:rsidP="00000000" w:rsidRDefault="00000000" w:rsidRPr="00000000" w14:paraId="0000092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value="qa"/&gt;</w:t>
      </w:r>
      <w:r w:rsidDel="00000000" w:rsidR="00000000" w:rsidRPr="00000000">
        <w:rPr>
          <w:rtl w:val="0"/>
        </w:rPr>
      </w:r>
    </w:p>
    <w:p w:rsidR="00000000" w:rsidDel="00000000" w:rsidP="00000000" w:rsidRDefault="00000000" w:rsidRPr="00000000" w14:paraId="0000092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value="re"/&gt;</w:t>
      </w:r>
      <w:r w:rsidDel="00000000" w:rsidR="00000000" w:rsidRPr="00000000">
        <w:rPr>
          <w:rtl w:val="0"/>
        </w:rPr>
      </w:r>
    </w:p>
    <w:p w:rsidR="00000000" w:rsidDel="00000000" w:rsidP="00000000" w:rsidRDefault="00000000" w:rsidRPr="00000000" w14:paraId="0000093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value="ro"/&gt;</w:t>
      </w:r>
      <w:r w:rsidDel="00000000" w:rsidR="00000000" w:rsidRPr="00000000">
        <w:rPr>
          <w:rtl w:val="0"/>
        </w:rPr>
      </w:r>
    </w:p>
    <w:p w:rsidR="00000000" w:rsidDel="00000000" w:rsidP="00000000" w:rsidRDefault="00000000" w:rsidRPr="00000000" w14:paraId="0000093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value="ru"/&gt;</w:t>
      </w:r>
      <w:r w:rsidDel="00000000" w:rsidR="00000000" w:rsidRPr="00000000">
        <w:rPr>
          <w:rtl w:val="0"/>
        </w:rPr>
      </w:r>
    </w:p>
    <w:p w:rsidR="00000000" w:rsidDel="00000000" w:rsidP="00000000" w:rsidRDefault="00000000" w:rsidRPr="00000000" w14:paraId="0000093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value="rw"/&gt;</w:t>
      </w:r>
      <w:r w:rsidDel="00000000" w:rsidR="00000000" w:rsidRPr="00000000">
        <w:rPr>
          <w:rtl w:val="0"/>
        </w:rPr>
      </w:r>
    </w:p>
    <w:p w:rsidR="00000000" w:rsidDel="00000000" w:rsidP="00000000" w:rsidRDefault="00000000" w:rsidRPr="00000000" w14:paraId="0000093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value="sa"/&gt;</w:t>
      </w:r>
      <w:r w:rsidDel="00000000" w:rsidR="00000000" w:rsidRPr="00000000">
        <w:rPr>
          <w:rtl w:val="0"/>
        </w:rPr>
      </w:r>
    </w:p>
    <w:p w:rsidR="00000000" w:rsidDel="00000000" w:rsidP="00000000" w:rsidRDefault="00000000" w:rsidRPr="00000000" w14:paraId="0000093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value="sb"/&gt;</w:t>
      </w:r>
      <w:r w:rsidDel="00000000" w:rsidR="00000000" w:rsidRPr="00000000">
        <w:rPr>
          <w:rtl w:val="0"/>
        </w:rPr>
      </w:r>
    </w:p>
    <w:p w:rsidR="00000000" w:rsidDel="00000000" w:rsidP="00000000" w:rsidRDefault="00000000" w:rsidRPr="00000000" w14:paraId="0000093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value="sc"/&gt;</w:t>
      </w:r>
      <w:r w:rsidDel="00000000" w:rsidR="00000000" w:rsidRPr="00000000">
        <w:rPr>
          <w:rtl w:val="0"/>
        </w:rPr>
      </w:r>
    </w:p>
    <w:p w:rsidR="00000000" w:rsidDel="00000000" w:rsidP="00000000" w:rsidRDefault="00000000" w:rsidRPr="00000000" w14:paraId="0000093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value="sd"/&gt;</w:t>
      </w:r>
      <w:r w:rsidDel="00000000" w:rsidR="00000000" w:rsidRPr="00000000">
        <w:rPr>
          <w:rtl w:val="0"/>
        </w:rPr>
      </w:r>
    </w:p>
    <w:p w:rsidR="00000000" w:rsidDel="00000000" w:rsidP="00000000" w:rsidRDefault="00000000" w:rsidRPr="00000000" w14:paraId="0000093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value="se"/&gt;</w:t>
      </w:r>
      <w:r w:rsidDel="00000000" w:rsidR="00000000" w:rsidRPr="00000000">
        <w:rPr>
          <w:rtl w:val="0"/>
        </w:rPr>
      </w:r>
    </w:p>
    <w:p w:rsidR="00000000" w:rsidDel="00000000" w:rsidP="00000000" w:rsidRDefault="00000000" w:rsidRPr="00000000" w14:paraId="0000093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value="sg"/&gt;</w:t>
      </w:r>
      <w:r w:rsidDel="00000000" w:rsidR="00000000" w:rsidRPr="00000000">
        <w:rPr>
          <w:rtl w:val="0"/>
        </w:rPr>
      </w:r>
    </w:p>
    <w:p w:rsidR="00000000" w:rsidDel="00000000" w:rsidP="00000000" w:rsidRDefault="00000000" w:rsidRPr="00000000" w14:paraId="0000093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value="sh"/&gt;</w:t>
      </w:r>
      <w:r w:rsidDel="00000000" w:rsidR="00000000" w:rsidRPr="00000000">
        <w:rPr>
          <w:rtl w:val="0"/>
        </w:rPr>
      </w:r>
    </w:p>
    <w:p w:rsidR="00000000" w:rsidDel="00000000" w:rsidP="00000000" w:rsidRDefault="00000000" w:rsidRPr="00000000" w14:paraId="0000093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value="si"/&gt;</w:t>
      </w:r>
      <w:r w:rsidDel="00000000" w:rsidR="00000000" w:rsidRPr="00000000">
        <w:rPr>
          <w:rtl w:val="0"/>
        </w:rPr>
      </w:r>
    </w:p>
    <w:p w:rsidR="00000000" w:rsidDel="00000000" w:rsidP="00000000" w:rsidRDefault="00000000" w:rsidRPr="00000000" w14:paraId="0000093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value="sj"/&gt;</w:t>
      </w:r>
      <w:r w:rsidDel="00000000" w:rsidR="00000000" w:rsidRPr="00000000">
        <w:rPr>
          <w:rtl w:val="0"/>
        </w:rPr>
      </w:r>
    </w:p>
    <w:p w:rsidR="00000000" w:rsidDel="00000000" w:rsidP="00000000" w:rsidRDefault="00000000" w:rsidRPr="00000000" w14:paraId="0000093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value="sk"/&gt;</w:t>
      </w:r>
      <w:r w:rsidDel="00000000" w:rsidR="00000000" w:rsidRPr="00000000">
        <w:rPr>
          <w:rtl w:val="0"/>
        </w:rPr>
      </w:r>
    </w:p>
    <w:p w:rsidR="00000000" w:rsidDel="00000000" w:rsidP="00000000" w:rsidRDefault="00000000" w:rsidRPr="00000000" w14:paraId="0000093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value="sl"/&gt;</w:t>
      </w:r>
      <w:r w:rsidDel="00000000" w:rsidR="00000000" w:rsidRPr="00000000">
        <w:rPr>
          <w:rtl w:val="0"/>
        </w:rPr>
      </w:r>
    </w:p>
    <w:p w:rsidR="00000000" w:rsidDel="00000000" w:rsidP="00000000" w:rsidRDefault="00000000" w:rsidRPr="00000000" w14:paraId="0000093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value="sm"/&gt;</w:t>
      </w:r>
      <w:r w:rsidDel="00000000" w:rsidR="00000000" w:rsidRPr="00000000">
        <w:rPr>
          <w:rtl w:val="0"/>
        </w:rPr>
      </w:r>
    </w:p>
    <w:p w:rsidR="00000000" w:rsidDel="00000000" w:rsidP="00000000" w:rsidRDefault="00000000" w:rsidRPr="00000000" w14:paraId="0000093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value="sn"/&gt;</w:t>
      </w:r>
      <w:r w:rsidDel="00000000" w:rsidR="00000000" w:rsidRPr="00000000">
        <w:rPr>
          <w:rtl w:val="0"/>
        </w:rPr>
      </w:r>
    </w:p>
    <w:p w:rsidR="00000000" w:rsidDel="00000000" w:rsidP="00000000" w:rsidRDefault="00000000" w:rsidRPr="00000000" w14:paraId="0000094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value="so"/&gt;</w:t>
      </w:r>
      <w:r w:rsidDel="00000000" w:rsidR="00000000" w:rsidRPr="00000000">
        <w:rPr>
          <w:rtl w:val="0"/>
        </w:rPr>
      </w:r>
    </w:p>
    <w:p w:rsidR="00000000" w:rsidDel="00000000" w:rsidP="00000000" w:rsidRDefault="00000000" w:rsidRPr="00000000" w14:paraId="0000094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value="sr"/&gt;</w:t>
      </w:r>
      <w:r w:rsidDel="00000000" w:rsidR="00000000" w:rsidRPr="00000000">
        <w:rPr>
          <w:rtl w:val="0"/>
        </w:rPr>
      </w:r>
    </w:p>
    <w:p w:rsidR="00000000" w:rsidDel="00000000" w:rsidP="00000000" w:rsidRDefault="00000000" w:rsidRPr="00000000" w14:paraId="0000094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value="st"/&gt;</w:t>
      </w:r>
      <w:r w:rsidDel="00000000" w:rsidR="00000000" w:rsidRPr="00000000">
        <w:rPr>
          <w:rtl w:val="0"/>
        </w:rPr>
      </w:r>
    </w:p>
    <w:p w:rsidR="00000000" w:rsidDel="00000000" w:rsidP="00000000" w:rsidRDefault="00000000" w:rsidRPr="00000000" w14:paraId="0000094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value="su"/&gt;</w:t>
      </w:r>
      <w:r w:rsidDel="00000000" w:rsidR="00000000" w:rsidRPr="00000000">
        <w:rPr>
          <w:rtl w:val="0"/>
        </w:rPr>
      </w:r>
    </w:p>
    <w:p w:rsidR="00000000" w:rsidDel="00000000" w:rsidP="00000000" w:rsidRDefault="00000000" w:rsidRPr="00000000" w14:paraId="0000094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value="sv"/&gt;</w:t>
      </w:r>
      <w:r w:rsidDel="00000000" w:rsidR="00000000" w:rsidRPr="00000000">
        <w:rPr>
          <w:rtl w:val="0"/>
        </w:rPr>
      </w:r>
    </w:p>
    <w:p w:rsidR="00000000" w:rsidDel="00000000" w:rsidP="00000000" w:rsidRDefault="00000000" w:rsidRPr="00000000" w14:paraId="0000094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value="sy"/&gt;</w:t>
      </w:r>
      <w:r w:rsidDel="00000000" w:rsidR="00000000" w:rsidRPr="00000000">
        <w:rPr>
          <w:rtl w:val="0"/>
        </w:rPr>
      </w:r>
    </w:p>
    <w:p w:rsidR="00000000" w:rsidDel="00000000" w:rsidP="00000000" w:rsidRDefault="00000000" w:rsidRPr="00000000" w14:paraId="0000094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value="sz"/&gt;</w:t>
      </w:r>
      <w:r w:rsidDel="00000000" w:rsidR="00000000" w:rsidRPr="00000000">
        <w:rPr>
          <w:rtl w:val="0"/>
        </w:rPr>
      </w:r>
    </w:p>
    <w:p w:rsidR="00000000" w:rsidDel="00000000" w:rsidP="00000000" w:rsidRDefault="00000000" w:rsidRPr="00000000" w14:paraId="0000094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value="tc"/&gt;</w:t>
      </w:r>
      <w:r w:rsidDel="00000000" w:rsidR="00000000" w:rsidRPr="00000000">
        <w:rPr>
          <w:rtl w:val="0"/>
        </w:rPr>
      </w:r>
    </w:p>
    <w:p w:rsidR="00000000" w:rsidDel="00000000" w:rsidP="00000000" w:rsidRDefault="00000000" w:rsidRPr="00000000" w14:paraId="0000094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value="td"/&gt;</w:t>
      </w:r>
      <w:r w:rsidDel="00000000" w:rsidR="00000000" w:rsidRPr="00000000">
        <w:rPr>
          <w:rtl w:val="0"/>
        </w:rPr>
      </w:r>
    </w:p>
    <w:p w:rsidR="00000000" w:rsidDel="00000000" w:rsidP="00000000" w:rsidRDefault="00000000" w:rsidRPr="00000000" w14:paraId="0000094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value="tf"/&gt;</w:t>
      </w:r>
      <w:r w:rsidDel="00000000" w:rsidR="00000000" w:rsidRPr="00000000">
        <w:rPr>
          <w:rtl w:val="0"/>
        </w:rPr>
      </w:r>
    </w:p>
    <w:p w:rsidR="00000000" w:rsidDel="00000000" w:rsidP="00000000" w:rsidRDefault="00000000" w:rsidRPr="00000000" w14:paraId="0000094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value="tg"/&gt;</w:t>
      </w:r>
      <w:r w:rsidDel="00000000" w:rsidR="00000000" w:rsidRPr="00000000">
        <w:rPr>
          <w:rtl w:val="0"/>
        </w:rPr>
      </w:r>
    </w:p>
    <w:p w:rsidR="00000000" w:rsidDel="00000000" w:rsidP="00000000" w:rsidRDefault="00000000" w:rsidRPr="00000000" w14:paraId="0000094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value="th"/&gt;</w:t>
      </w:r>
      <w:r w:rsidDel="00000000" w:rsidR="00000000" w:rsidRPr="00000000">
        <w:rPr>
          <w:rtl w:val="0"/>
        </w:rPr>
      </w:r>
    </w:p>
    <w:p w:rsidR="00000000" w:rsidDel="00000000" w:rsidP="00000000" w:rsidRDefault="00000000" w:rsidRPr="00000000" w14:paraId="0000094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value="tj"/&gt;</w:t>
      </w:r>
      <w:r w:rsidDel="00000000" w:rsidR="00000000" w:rsidRPr="00000000">
        <w:rPr>
          <w:rtl w:val="0"/>
        </w:rPr>
      </w:r>
    </w:p>
    <w:p w:rsidR="00000000" w:rsidDel="00000000" w:rsidP="00000000" w:rsidRDefault="00000000" w:rsidRPr="00000000" w14:paraId="0000094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value="tk"/&gt;</w:t>
      </w:r>
      <w:r w:rsidDel="00000000" w:rsidR="00000000" w:rsidRPr="00000000">
        <w:rPr>
          <w:rtl w:val="0"/>
        </w:rPr>
      </w:r>
    </w:p>
    <w:p w:rsidR="00000000" w:rsidDel="00000000" w:rsidP="00000000" w:rsidRDefault="00000000" w:rsidRPr="00000000" w14:paraId="0000094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value="tm"/&gt;</w:t>
      </w:r>
      <w:r w:rsidDel="00000000" w:rsidR="00000000" w:rsidRPr="00000000">
        <w:rPr>
          <w:rtl w:val="0"/>
        </w:rPr>
      </w:r>
    </w:p>
    <w:p w:rsidR="00000000" w:rsidDel="00000000" w:rsidP="00000000" w:rsidRDefault="00000000" w:rsidRPr="00000000" w14:paraId="0000094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value="tn"/&gt;</w:t>
      </w:r>
      <w:r w:rsidDel="00000000" w:rsidR="00000000" w:rsidRPr="00000000">
        <w:rPr>
          <w:rtl w:val="0"/>
        </w:rPr>
      </w:r>
    </w:p>
    <w:p w:rsidR="00000000" w:rsidDel="00000000" w:rsidP="00000000" w:rsidRDefault="00000000" w:rsidRPr="00000000" w14:paraId="0000095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value="to"/&gt;</w:t>
      </w:r>
      <w:r w:rsidDel="00000000" w:rsidR="00000000" w:rsidRPr="00000000">
        <w:rPr>
          <w:rtl w:val="0"/>
        </w:rPr>
      </w:r>
    </w:p>
    <w:p w:rsidR="00000000" w:rsidDel="00000000" w:rsidP="00000000" w:rsidRDefault="00000000" w:rsidRPr="00000000" w14:paraId="0000095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value="tp"/&gt;</w:t>
      </w:r>
      <w:r w:rsidDel="00000000" w:rsidR="00000000" w:rsidRPr="00000000">
        <w:rPr>
          <w:rtl w:val="0"/>
        </w:rPr>
      </w:r>
    </w:p>
    <w:p w:rsidR="00000000" w:rsidDel="00000000" w:rsidP="00000000" w:rsidRDefault="00000000" w:rsidRPr="00000000" w14:paraId="0000095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value="tr"/&gt;</w:t>
      </w:r>
      <w:r w:rsidDel="00000000" w:rsidR="00000000" w:rsidRPr="00000000">
        <w:rPr>
          <w:rtl w:val="0"/>
        </w:rPr>
      </w:r>
    </w:p>
    <w:p w:rsidR="00000000" w:rsidDel="00000000" w:rsidP="00000000" w:rsidRDefault="00000000" w:rsidRPr="00000000" w14:paraId="0000095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value="tt"/&gt;</w:t>
      </w:r>
      <w:r w:rsidDel="00000000" w:rsidR="00000000" w:rsidRPr="00000000">
        <w:rPr>
          <w:rtl w:val="0"/>
        </w:rPr>
      </w:r>
    </w:p>
    <w:p w:rsidR="00000000" w:rsidDel="00000000" w:rsidP="00000000" w:rsidRDefault="00000000" w:rsidRPr="00000000" w14:paraId="0000095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value="tv"/&gt;</w:t>
      </w:r>
      <w:r w:rsidDel="00000000" w:rsidR="00000000" w:rsidRPr="00000000">
        <w:rPr>
          <w:rtl w:val="0"/>
        </w:rPr>
      </w:r>
    </w:p>
    <w:p w:rsidR="00000000" w:rsidDel="00000000" w:rsidP="00000000" w:rsidRDefault="00000000" w:rsidRPr="00000000" w14:paraId="0000095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value="tw"/&gt;</w:t>
      </w:r>
      <w:r w:rsidDel="00000000" w:rsidR="00000000" w:rsidRPr="00000000">
        <w:rPr>
          <w:rtl w:val="0"/>
        </w:rPr>
      </w:r>
    </w:p>
    <w:p w:rsidR="00000000" w:rsidDel="00000000" w:rsidP="00000000" w:rsidRDefault="00000000" w:rsidRPr="00000000" w14:paraId="0000095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value="tz"/&gt;</w:t>
      </w:r>
      <w:r w:rsidDel="00000000" w:rsidR="00000000" w:rsidRPr="00000000">
        <w:rPr>
          <w:rtl w:val="0"/>
        </w:rPr>
      </w:r>
    </w:p>
    <w:p w:rsidR="00000000" w:rsidDel="00000000" w:rsidP="00000000" w:rsidRDefault="00000000" w:rsidRPr="00000000" w14:paraId="0000095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value="ua"/&gt;</w:t>
      </w:r>
      <w:r w:rsidDel="00000000" w:rsidR="00000000" w:rsidRPr="00000000">
        <w:rPr>
          <w:rtl w:val="0"/>
        </w:rPr>
      </w:r>
    </w:p>
    <w:p w:rsidR="00000000" w:rsidDel="00000000" w:rsidP="00000000" w:rsidRDefault="00000000" w:rsidRPr="00000000" w14:paraId="0000095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value="ug"/&gt;</w:t>
      </w:r>
      <w:r w:rsidDel="00000000" w:rsidR="00000000" w:rsidRPr="00000000">
        <w:rPr>
          <w:rtl w:val="0"/>
        </w:rPr>
      </w:r>
    </w:p>
    <w:p w:rsidR="00000000" w:rsidDel="00000000" w:rsidP="00000000" w:rsidRDefault="00000000" w:rsidRPr="00000000" w14:paraId="0000095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value="uk"/&gt;</w:t>
      </w:r>
      <w:r w:rsidDel="00000000" w:rsidR="00000000" w:rsidRPr="00000000">
        <w:rPr>
          <w:rtl w:val="0"/>
        </w:rPr>
      </w:r>
    </w:p>
    <w:p w:rsidR="00000000" w:rsidDel="00000000" w:rsidP="00000000" w:rsidRDefault="00000000" w:rsidRPr="00000000" w14:paraId="0000095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value="um"/&gt;</w:t>
      </w:r>
      <w:r w:rsidDel="00000000" w:rsidR="00000000" w:rsidRPr="00000000">
        <w:rPr>
          <w:rtl w:val="0"/>
        </w:rPr>
      </w:r>
    </w:p>
    <w:p w:rsidR="00000000" w:rsidDel="00000000" w:rsidP="00000000" w:rsidRDefault="00000000" w:rsidRPr="00000000" w14:paraId="0000095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value="us"/&gt;</w:t>
      </w:r>
      <w:r w:rsidDel="00000000" w:rsidR="00000000" w:rsidRPr="00000000">
        <w:rPr>
          <w:rtl w:val="0"/>
        </w:rPr>
      </w:r>
    </w:p>
    <w:p w:rsidR="00000000" w:rsidDel="00000000" w:rsidP="00000000" w:rsidRDefault="00000000" w:rsidRPr="00000000" w14:paraId="0000095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value="uy"/&gt;</w:t>
      </w:r>
      <w:r w:rsidDel="00000000" w:rsidR="00000000" w:rsidRPr="00000000">
        <w:rPr>
          <w:rtl w:val="0"/>
        </w:rPr>
      </w:r>
    </w:p>
    <w:p w:rsidR="00000000" w:rsidDel="00000000" w:rsidP="00000000" w:rsidRDefault="00000000" w:rsidRPr="00000000" w14:paraId="0000095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value="uz"/&gt;</w:t>
      </w:r>
      <w:r w:rsidDel="00000000" w:rsidR="00000000" w:rsidRPr="00000000">
        <w:rPr>
          <w:rtl w:val="0"/>
        </w:rPr>
      </w:r>
    </w:p>
    <w:p w:rsidR="00000000" w:rsidDel="00000000" w:rsidP="00000000" w:rsidRDefault="00000000" w:rsidRPr="00000000" w14:paraId="0000095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value="va"/&gt;</w:t>
      </w:r>
      <w:r w:rsidDel="00000000" w:rsidR="00000000" w:rsidRPr="00000000">
        <w:rPr>
          <w:rtl w:val="0"/>
        </w:rPr>
      </w:r>
    </w:p>
    <w:p w:rsidR="00000000" w:rsidDel="00000000" w:rsidP="00000000" w:rsidRDefault="00000000" w:rsidRPr="00000000" w14:paraId="0000095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value="vc"/&gt;</w:t>
      </w:r>
      <w:r w:rsidDel="00000000" w:rsidR="00000000" w:rsidRPr="00000000">
        <w:rPr>
          <w:rtl w:val="0"/>
        </w:rPr>
      </w:r>
    </w:p>
    <w:p w:rsidR="00000000" w:rsidDel="00000000" w:rsidP="00000000" w:rsidRDefault="00000000" w:rsidRPr="00000000" w14:paraId="0000096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value="ve"/&gt;</w:t>
      </w:r>
      <w:r w:rsidDel="00000000" w:rsidR="00000000" w:rsidRPr="00000000">
        <w:rPr>
          <w:rtl w:val="0"/>
        </w:rPr>
      </w:r>
    </w:p>
    <w:p w:rsidR="00000000" w:rsidDel="00000000" w:rsidP="00000000" w:rsidRDefault="00000000" w:rsidRPr="00000000" w14:paraId="0000096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value="vg"/&gt;</w:t>
      </w:r>
      <w:r w:rsidDel="00000000" w:rsidR="00000000" w:rsidRPr="00000000">
        <w:rPr>
          <w:rtl w:val="0"/>
        </w:rPr>
      </w:r>
    </w:p>
    <w:p w:rsidR="00000000" w:rsidDel="00000000" w:rsidP="00000000" w:rsidRDefault="00000000" w:rsidRPr="00000000" w14:paraId="0000096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value="vi"/&gt;</w:t>
      </w:r>
      <w:r w:rsidDel="00000000" w:rsidR="00000000" w:rsidRPr="00000000">
        <w:rPr>
          <w:rtl w:val="0"/>
        </w:rPr>
      </w:r>
    </w:p>
    <w:p w:rsidR="00000000" w:rsidDel="00000000" w:rsidP="00000000" w:rsidRDefault="00000000" w:rsidRPr="00000000" w14:paraId="0000096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value="vn"/&gt;</w:t>
      </w:r>
      <w:r w:rsidDel="00000000" w:rsidR="00000000" w:rsidRPr="00000000">
        <w:rPr>
          <w:rtl w:val="0"/>
        </w:rPr>
      </w:r>
    </w:p>
    <w:p w:rsidR="00000000" w:rsidDel="00000000" w:rsidP="00000000" w:rsidRDefault="00000000" w:rsidRPr="00000000" w14:paraId="0000096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value="vu"/&gt;</w:t>
      </w:r>
      <w:r w:rsidDel="00000000" w:rsidR="00000000" w:rsidRPr="00000000">
        <w:rPr>
          <w:rtl w:val="0"/>
        </w:rPr>
      </w:r>
    </w:p>
    <w:p w:rsidR="00000000" w:rsidDel="00000000" w:rsidP="00000000" w:rsidRDefault="00000000" w:rsidRPr="00000000" w14:paraId="0000096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value="wf"/&gt;</w:t>
      </w:r>
      <w:r w:rsidDel="00000000" w:rsidR="00000000" w:rsidRPr="00000000">
        <w:rPr>
          <w:rtl w:val="0"/>
        </w:rPr>
      </w:r>
    </w:p>
    <w:p w:rsidR="00000000" w:rsidDel="00000000" w:rsidP="00000000" w:rsidRDefault="00000000" w:rsidRPr="00000000" w14:paraId="0000096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value="ws"/&gt;</w:t>
      </w:r>
      <w:r w:rsidDel="00000000" w:rsidR="00000000" w:rsidRPr="00000000">
        <w:rPr>
          <w:rtl w:val="0"/>
        </w:rPr>
      </w:r>
    </w:p>
    <w:p w:rsidR="00000000" w:rsidDel="00000000" w:rsidP="00000000" w:rsidRDefault="00000000" w:rsidRPr="00000000" w14:paraId="0000096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value="ye"/&gt;</w:t>
      </w:r>
      <w:r w:rsidDel="00000000" w:rsidR="00000000" w:rsidRPr="00000000">
        <w:rPr>
          <w:rtl w:val="0"/>
        </w:rPr>
      </w:r>
    </w:p>
    <w:p w:rsidR="00000000" w:rsidDel="00000000" w:rsidP="00000000" w:rsidRDefault="00000000" w:rsidRPr="00000000" w14:paraId="0000096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value="yt"/&gt;</w:t>
      </w:r>
      <w:r w:rsidDel="00000000" w:rsidR="00000000" w:rsidRPr="00000000">
        <w:rPr>
          <w:rtl w:val="0"/>
        </w:rPr>
      </w:r>
    </w:p>
    <w:p w:rsidR="00000000" w:rsidDel="00000000" w:rsidP="00000000" w:rsidRDefault="00000000" w:rsidRPr="00000000" w14:paraId="0000096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value="yu"/&gt;</w:t>
      </w:r>
      <w:r w:rsidDel="00000000" w:rsidR="00000000" w:rsidRPr="00000000">
        <w:rPr>
          <w:rtl w:val="0"/>
        </w:rPr>
      </w:r>
    </w:p>
    <w:p w:rsidR="00000000" w:rsidDel="00000000" w:rsidP="00000000" w:rsidRDefault="00000000" w:rsidRPr="00000000" w14:paraId="0000096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value="za"/&gt;</w:t>
      </w:r>
      <w:r w:rsidDel="00000000" w:rsidR="00000000" w:rsidRPr="00000000">
        <w:rPr>
          <w:rtl w:val="0"/>
        </w:rPr>
      </w:r>
    </w:p>
    <w:p w:rsidR="00000000" w:rsidDel="00000000" w:rsidP="00000000" w:rsidRDefault="00000000" w:rsidRPr="00000000" w14:paraId="0000096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value="zm"/&gt;</w:t>
      </w:r>
      <w:r w:rsidDel="00000000" w:rsidR="00000000" w:rsidRPr="00000000">
        <w:rPr>
          <w:rtl w:val="0"/>
        </w:rPr>
      </w:r>
    </w:p>
    <w:p w:rsidR="00000000" w:rsidDel="00000000" w:rsidP="00000000" w:rsidRDefault="00000000" w:rsidRPr="00000000" w14:paraId="0000096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value="zr"/&gt;</w:t>
      </w:r>
      <w:r w:rsidDel="00000000" w:rsidR="00000000" w:rsidRPr="00000000">
        <w:rPr>
          <w:rtl w:val="0"/>
        </w:rPr>
      </w:r>
    </w:p>
    <w:p w:rsidR="00000000" w:rsidDel="00000000" w:rsidP="00000000" w:rsidRDefault="00000000" w:rsidRPr="00000000" w14:paraId="0000096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value="zw"/&gt;</w:t>
      </w:r>
      <w:r w:rsidDel="00000000" w:rsidR="00000000" w:rsidRPr="00000000">
        <w:rPr>
          <w:rtl w:val="0"/>
        </w:rPr>
      </w:r>
    </w:p>
    <w:p w:rsidR="00000000" w:rsidDel="00000000" w:rsidP="00000000" w:rsidRDefault="00000000" w:rsidRPr="00000000" w14:paraId="0000096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96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970">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71">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7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name="statusType"&gt;</w:t>
      </w:r>
      <w:r w:rsidDel="00000000" w:rsidR="00000000" w:rsidRPr="00000000">
        <w:rPr>
          <w:rtl w:val="0"/>
        </w:rPr>
      </w:r>
    </w:p>
    <w:p w:rsidR="00000000" w:rsidDel="00000000" w:rsidP="00000000" w:rsidRDefault="00000000" w:rsidRPr="00000000" w14:paraId="0000097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97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value="ARCHIVED"/&gt;</w:t>
      </w:r>
      <w:r w:rsidDel="00000000" w:rsidR="00000000" w:rsidRPr="00000000">
        <w:rPr>
          <w:rtl w:val="0"/>
        </w:rPr>
      </w:r>
    </w:p>
    <w:p w:rsidR="00000000" w:rsidDel="00000000" w:rsidP="00000000" w:rsidRDefault="00000000" w:rsidRPr="00000000" w14:paraId="0000097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value="DELETED"/&gt;</w:t>
      </w:r>
      <w:r w:rsidDel="00000000" w:rsidR="00000000" w:rsidRPr="00000000">
        <w:rPr>
          <w:rtl w:val="0"/>
        </w:rPr>
      </w:r>
    </w:p>
    <w:p w:rsidR="00000000" w:rsidDel="00000000" w:rsidP="00000000" w:rsidRDefault="00000000" w:rsidRPr="00000000" w14:paraId="0000097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97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978">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7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name="inputRoutingType"&gt;</w:t>
      </w:r>
      <w:r w:rsidDel="00000000" w:rsidR="00000000" w:rsidRPr="00000000">
        <w:rPr>
          <w:rtl w:val="0"/>
        </w:rPr>
      </w:r>
    </w:p>
    <w:p w:rsidR="00000000" w:rsidDel="00000000" w:rsidP="00000000" w:rsidRDefault="00000000" w:rsidRPr="00000000" w14:paraId="0000097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97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value="INPUT"/&gt;</w:t>
      </w:r>
      <w:r w:rsidDel="00000000" w:rsidR="00000000" w:rsidRPr="00000000">
        <w:rPr>
          <w:rtl w:val="0"/>
        </w:rPr>
      </w:r>
    </w:p>
    <w:p w:rsidR="00000000" w:rsidDel="00000000" w:rsidP="00000000" w:rsidRDefault="00000000" w:rsidRPr="00000000" w14:paraId="0000097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value="RETURN"/&gt;</w:t>
      </w:r>
      <w:r w:rsidDel="00000000" w:rsidR="00000000" w:rsidRPr="00000000">
        <w:rPr>
          <w:rtl w:val="0"/>
        </w:rPr>
      </w:r>
    </w:p>
    <w:p w:rsidR="00000000" w:rsidDel="00000000" w:rsidP="00000000" w:rsidRDefault="00000000" w:rsidRPr="00000000" w14:paraId="0000097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97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97F">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8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name="outputRoutingType"&gt;</w:t>
      </w:r>
      <w:r w:rsidDel="00000000" w:rsidR="00000000" w:rsidRPr="00000000">
        <w:rPr>
          <w:rtl w:val="0"/>
        </w:rPr>
      </w:r>
    </w:p>
    <w:p w:rsidR="00000000" w:rsidDel="00000000" w:rsidP="00000000" w:rsidRDefault="00000000" w:rsidRPr="00000000" w14:paraId="0000098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98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value="OUTPUT"/&gt;</w:t>
      </w:r>
      <w:r w:rsidDel="00000000" w:rsidR="00000000" w:rsidRPr="00000000">
        <w:rPr>
          <w:rtl w:val="0"/>
        </w:rPr>
      </w:r>
    </w:p>
    <w:p w:rsidR="00000000" w:rsidDel="00000000" w:rsidP="00000000" w:rsidRDefault="00000000" w:rsidRPr="00000000" w14:paraId="0000098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value="THRU"/&gt;</w:t>
      </w:r>
      <w:r w:rsidDel="00000000" w:rsidR="00000000" w:rsidRPr="00000000">
        <w:rPr>
          <w:rtl w:val="0"/>
        </w:rPr>
      </w:r>
    </w:p>
    <w:p w:rsidR="00000000" w:rsidDel="00000000" w:rsidP="00000000" w:rsidRDefault="00000000" w:rsidRPr="00000000" w14:paraId="0000098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value="SEND"/&gt;</w:t>
      </w:r>
      <w:r w:rsidDel="00000000" w:rsidR="00000000" w:rsidRPr="00000000">
        <w:rPr>
          <w:rtl w:val="0"/>
        </w:rPr>
      </w:r>
    </w:p>
    <w:p w:rsidR="00000000" w:rsidDel="00000000" w:rsidP="00000000" w:rsidRDefault="00000000" w:rsidRPr="00000000" w14:paraId="0000098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98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987">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8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name="qualityAssuranceType"&gt;</w:t>
      </w:r>
      <w:r w:rsidDel="00000000" w:rsidR="00000000" w:rsidRPr="00000000">
        <w:rPr>
          <w:rtl w:val="0"/>
        </w:rPr>
      </w:r>
    </w:p>
    <w:p w:rsidR="00000000" w:rsidDel="00000000" w:rsidP="00000000" w:rsidRDefault="00000000" w:rsidRPr="00000000" w14:paraId="0000098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8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8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8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name="creationDate" type="xsd:dateTime" minOccurs="1" maxOccurs="1"/&gt;</w:t>
      </w:r>
      <w:r w:rsidDel="00000000" w:rsidR="00000000" w:rsidRPr="00000000">
        <w:rPr>
          <w:rtl w:val="0"/>
        </w:rPr>
      </w:r>
    </w:p>
    <w:p w:rsidR="00000000" w:rsidDel="00000000" w:rsidP="00000000" w:rsidRDefault="00000000" w:rsidRPr="00000000" w14:paraId="0000098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name="note" type="xsd:string" minOccurs="0" maxOccurs="1"/&gt;</w:t>
      </w:r>
      <w:r w:rsidDel="00000000" w:rsidR="00000000" w:rsidRPr="00000000">
        <w:rPr>
          <w:rtl w:val="0"/>
        </w:rPr>
      </w:r>
    </w:p>
    <w:p w:rsidR="00000000" w:rsidDel="00000000" w:rsidP="00000000" w:rsidRDefault="00000000" w:rsidRPr="00000000" w14:paraId="0000098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8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name="inspectors" type="xsd:IDREFS" use="required" /&gt;</w:t>
      </w:r>
      <w:r w:rsidDel="00000000" w:rsidR="00000000" w:rsidRPr="00000000">
        <w:rPr>
          <w:rtl w:val="0"/>
        </w:rPr>
      </w:r>
    </w:p>
    <w:p w:rsidR="00000000" w:rsidDel="00000000" w:rsidP="00000000" w:rsidRDefault="00000000" w:rsidRPr="00000000" w14:paraId="0000099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name="passFail" type="passFailType" use="required" /&gt;</w:t>
      </w:r>
      <w:r w:rsidDel="00000000" w:rsidR="00000000" w:rsidRPr="00000000">
        <w:rPr>
          <w:rtl w:val="0"/>
        </w:rPr>
      </w:r>
    </w:p>
    <w:p w:rsidR="00000000" w:rsidDel="00000000" w:rsidP="00000000" w:rsidRDefault="00000000" w:rsidRPr="00000000" w14:paraId="0000099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9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9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94">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9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name="passFailType"&gt;</w:t>
      </w:r>
      <w:r w:rsidDel="00000000" w:rsidR="00000000" w:rsidRPr="00000000">
        <w:rPr>
          <w:rtl w:val="0"/>
        </w:rPr>
      </w:r>
    </w:p>
    <w:p w:rsidR="00000000" w:rsidDel="00000000" w:rsidP="00000000" w:rsidRDefault="00000000" w:rsidRPr="00000000" w14:paraId="0000099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99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value="PASS"/&gt;</w:t>
      </w:r>
      <w:r w:rsidDel="00000000" w:rsidR="00000000" w:rsidRPr="00000000">
        <w:rPr>
          <w:rtl w:val="0"/>
        </w:rPr>
      </w:r>
    </w:p>
    <w:p w:rsidR="00000000" w:rsidDel="00000000" w:rsidP="00000000" w:rsidRDefault="00000000" w:rsidRPr="00000000" w14:paraId="0000099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value="FAIL"/&gt;</w:t>
      </w:r>
      <w:r w:rsidDel="00000000" w:rsidR="00000000" w:rsidRPr="00000000">
        <w:rPr>
          <w:rtl w:val="0"/>
        </w:rPr>
      </w:r>
    </w:p>
    <w:p w:rsidR="00000000" w:rsidDel="00000000" w:rsidP="00000000" w:rsidRDefault="00000000" w:rsidRPr="00000000" w14:paraId="0000099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99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99B">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9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name="workerType"&gt;</w:t>
      </w:r>
      <w:r w:rsidDel="00000000" w:rsidR="00000000" w:rsidRPr="00000000">
        <w:rPr>
          <w:rtl w:val="0"/>
        </w:rPr>
      </w:r>
    </w:p>
    <w:p w:rsidR="00000000" w:rsidDel="00000000" w:rsidP="00000000" w:rsidRDefault="00000000" w:rsidRPr="00000000" w14:paraId="0000099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9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9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name="lastName" type="xsd:string" use="required" /&gt;</w:t>
      </w:r>
      <w:r w:rsidDel="00000000" w:rsidR="00000000" w:rsidRPr="00000000">
        <w:rPr>
          <w:rtl w:val="0"/>
        </w:rPr>
      </w:r>
    </w:p>
    <w:p w:rsidR="00000000" w:rsidDel="00000000" w:rsidP="00000000" w:rsidRDefault="00000000" w:rsidRPr="00000000" w14:paraId="000009A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name="firstName" type="xsd:string" use="required" /&gt;</w:t>
      </w:r>
      <w:r w:rsidDel="00000000" w:rsidR="00000000" w:rsidRPr="00000000">
        <w:rPr>
          <w:rtl w:val="0"/>
        </w:rPr>
      </w:r>
    </w:p>
    <w:p w:rsidR="00000000" w:rsidDel="00000000" w:rsidP="00000000" w:rsidRDefault="00000000" w:rsidRPr="00000000" w14:paraId="000009A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name="organization" type="xsd:string" use="optional" /&gt;</w:t>
      </w:r>
      <w:r w:rsidDel="00000000" w:rsidR="00000000" w:rsidRPr="00000000">
        <w:rPr>
          <w:rtl w:val="0"/>
        </w:rPr>
      </w:r>
    </w:p>
    <w:p w:rsidR="00000000" w:rsidDel="00000000" w:rsidP="00000000" w:rsidRDefault="00000000" w:rsidRPr="00000000" w14:paraId="000009A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name="street1" type="xsd:string" use="required" /&gt;</w:t>
      </w:r>
      <w:r w:rsidDel="00000000" w:rsidR="00000000" w:rsidRPr="00000000">
        <w:rPr>
          <w:rtl w:val="0"/>
        </w:rPr>
      </w:r>
    </w:p>
    <w:p w:rsidR="00000000" w:rsidDel="00000000" w:rsidP="00000000" w:rsidRDefault="00000000" w:rsidRPr="00000000" w14:paraId="000009A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name="street2" type="xsd:string" use="optional" /&gt;</w:t>
      </w:r>
      <w:r w:rsidDel="00000000" w:rsidR="00000000" w:rsidRPr="00000000">
        <w:rPr>
          <w:rtl w:val="0"/>
        </w:rPr>
      </w:r>
    </w:p>
    <w:p w:rsidR="00000000" w:rsidDel="00000000" w:rsidP="00000000" w:rsidRDefault="00000000" w:rsidRPr="00000000" w14:paraId="000009A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name="city" type="xsd:string" use="required" /&gt;</w:t>
      </w:r>
      <w:r w:rsidDel="00000000" w:rsidR="00000000" w:rsidRPr="00000000">
        <w:rPr>
          <w:rtl w:val="0"/>
        </w:rPr>
      </w:r>
    </w:p>
    <w:p w:rsidR="00000000" w:rsidDel="00000000" w:rsidP="00000000" w:rsidRDefault="00000000" w:rsidRPr="00000000" w14:paraId="000009A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name="region" type="xsd:string" use="required" /&gt;</w:t>
      </w:r>
      <w:r w:rsidDel="00000000" w:rsidR="00000000" w:rsidRPr="00000000">
        <w:rPr>
          <w:rtl w:val="0"/>
        </w:rPr>
      </w:r>
    </w:p>
    <w:p w:rsidR="00000000" w:rsidDel="00000000" w:rsidP="00000000" w:rsidRDefault="00000000" w:rsidRPr="00000000" w14:paraId="000009A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name="postalCode" type="xsd:string" use="optional" /&gt;</w:t>
      </w:r>
      <w:r w:rsidDel="00000000" w:rsidR="00000000" w:rsidRPr="00000000">
        <w:rPr>
          <w:rtl w:val="0"/>
        </w:rPr>
      </w:r>
    </w:p>
    <w:p w:rsidR="00000000" w:rsidDel="00000000" w:rsidP="00000000" w:rsidRDefault="00000000" w:rsidRPr="00000000" w14:paraId="000009A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name="countryCode" type="isoCountryCodeType" use="required" /&gt;</w:t>
      </w:r>
      <w:r w:rsidDel="00000000" w:rsidR="00000000" w:rsidRPr="00000000">
        <w:rPr>
          <w:rtl w:val="0"/>
        </w:rPr>
      </w:r>
    </w:p>
    <w:p w:rsidR="00000000" w:rsidDel="00000000" w:rsidP="00000000" w:rsidRDefault="00000000" w:rsidRPr="00000000" w14:paraId="000009A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A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A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AB">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A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name="deviceChainType"&gt;</w:t>
      </w:r>
      <w:r w:rsidDel="00000000" w:rsidR="00000000" w:rsidRPr="00000000">
        <w:rPr>
          <w:rtl w:val="0"/>
        </w:rPr>
      </w:r>
    </w:p>
    <w:p w:rsidR="00000000" w:rsidDel="00000000" w:rsidP="00000000" w:rsidRDefault="00000000" w:rsidRPr="00000000" w14:paraId="000009A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A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A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9B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name="device" type="deviceType" minOccurs="1" maxOccurs="unbounded"/&gt;</w:t>
      </w:r>
      <w:r w:rsidDel="00000000" w:rsidR="00000000" w:rsidRPr="00000000">
        <w:rPr>
          <w:rtl w:val="0"/>
        </w:rPr>
      </w:r>
    </w:p>
    <w:p w:rsidR="00000000" w:rsidDel="00000000" w:rsidP="00000000" w:rsidRDefault="00000000" w:rsidRPr="00000000" w14:paraId="000009B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name="devicePatchList" type="patchListType" minOccurs="1" maxOccurs="1"/&gt;</w:t>
      </w:r>
      <w:r w:rsidDel="00000000" w:rsidR="00000000" w:rsidRPr="00000000">
        <w:rPr>
          <w:rtl w:val="0"/>
        </w:rPr>
      </w:r>
    </w:p>
    <w:p w:rsidR="00000000" w:rsidDel="00000000" w:rsidP="00000000" w:rsidRDefault="00000000" w:rsidRPr="00000000" w14:paraId="000009B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9B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&lt;xsd:attribute name="label" type="xsd:string" use="optional"/&gt;</w:t>
      </w:r>
      <w:r w:rsidDel="00000000" w:rsidR="00000000" w:rsidRPr="00000000">
        <w:rPr>
          <w:rtl w:val="0"/>
        </w:rPr>
      </w:r>
    </w:p>
    <w:p w:rsidR="00000000" w:rsidDel="00000000" w:rsidP="00000000" w:rsidRDefault="00000000" w:rsidRPr="00000000" w14:paraId="000009B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&lt;xsd:attribute name="masterSyncDeviceRef" type="xsd:IDREF" use="optional" /&gt;</w:t>
      </w:r>
      <w:r w:rsidDel="00000000" w:rsidR="00000000" w:rsidRPr="00000000">
        <w:rPr>
          <w:rtl w:val="0"/>
        </w:rPr>
      </w:r>
    </w:p>
    <w:p w:rsidR="00000000" w:rsidDel="00000000" w:rsidP="00000000" w:rsidRDefault="00000000" w:rsidRPr="00000000" w14:paraId="000009B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B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B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B8">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B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name="deviceType"&gt;</w:t>
      </w:r>
      <w:r w:rsidDel="00000000" w:rsidR="00000000" w:rsidRPr="00000000">
        <w:rPr>
          <w:rtl w:val="0"/>
        </w:rPr>
      </w:r>
    </w:p>
    <w:p w:rsidR="00000000" w:rsidDel="00000000" w:rsidP="00000000" w:rsidRDefault="00000000" w:rsidRPr="00000000" w14:paraId="000009B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B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B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B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name="descriptor" type="deviceDescriptorType" minOccurs="1" maxOccurs="1"/&gt;</w:t>
      </w:r>
      <w:r w:rsidDel="00000000" w:rsidR="00000000" w:rsidRPr="00000000">
        <w:rPr>
          <w:rtl w:val="0"/>
        </w:rPr>
      </w:r>
    </w:p>
    <w:p w:rsidR="00000000" w:rsidDel="00000000" w:rsidP="00000000" w:rsidRDefault="00000000" w:rsidRPr="00000000" w14:paraId="000009B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name="profile" type="locStringType" minOccurs="0" maxOccurs="unbounded"/&gt;</w:t>
      </w:r>
      <w:r w:rsidDel="00000000" w:rsidR="00000000" w:rsidRPr="00000000">
        <w:rPr>
          <w:rtl w:val="0"/>
        </w:rPr>
      </w:r>
    </w:p>
    <w:p w:rsidR="00000000" w:rsidDel="00000000" w:rsidP="00000000" w:rsidRDefault="00000000" w:rsidRPr="00000000" w14:paraId="000009B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name="inputChannel" type="deviceInputChannelType" minOccurs="0" maxOccurs="unbounded"/&gt;   </w:t>
      </w:r>
      <w:r w:rsidDel="00000000" w:rsidR="00000000" w:rsidRPr="00000000">
        <w:rPr>
          <w:rtl w:val="0"/>
        </w:rPr>
      </w:r>
    </w:p>
    <w:p w:rsidR="00000000" w:rsidDel="00000000" w:rsidP="00000000" w:rsidRDefault="00000000" w:rsidRPr="00000000" w14:paraId="000009C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name="outputChannel" type="deviceOutputChannelType" minOccurs="0" maxOccurs="unbounded"/&gt;   </w:t>
      </w:r>
      <w:r w:rsidDel="00000000" w:rsidR="00000000" w:rsidRPr="00000000">
        <w:rPr>
          <w:rtl w:val="0"/>
        </w:rPr>
      </w:r>
    </w:p>
    <w:p w:rsidR="00000000" w:rsidDel="00000000" w:rsidP="00000000" w:rsidRDefault="00000000" w:rsidRPr="00000000" w14:paraId="000009C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name="playbackMediaChannel"  type="mediaChannelType" minOccurs="0" maxOccurs="unbounded"/&gt;</w:t>
      </w:r>
      <w:r w:rsidDel="00000000" w:rsidR="00000000" w:rsidRPr="00000000">
        <w:rPr>
          <w:rtl w:val="0"/>
        </w:rPr>
      </w:r>
    </w:p>
    <w:p w:rsidR="00000000" w:rsidDel="00000000" w:rsidP="00000000" w:rsidRDefault="00000000" w:rsidRPr="00000000" w14:paraId="000009C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name="recordMediaChannel"  type="mediaChannelType" minOccurs="0" maxOccurs="unbounded"/&gt;</w:t>
      </w:r>
      <w:r w:rsidDel="00000000" w:rsidR="00000000" w:rsidRPr="00000000">
        <w:rPr>
          <w:rtl w:val="0"/>
        </w:rPr>
      </w:r>
    </w:p>
    <w:p w:rsidR="00000000" w:rsidDel="00000000" w:rsidP="00000000" w:rsidRDefault="00000000" w:rsidRPr="00000000" w14:paraId="000009C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name="settings" type="settingsType" minOccurs="0" maxOccurs="1" /&gt;</w:t>
      </w:r>
      <w:r w:rsidDel="00000000" w:rsidR="00000000" w:rsidRPr="00000000">
        <w:rPr>
          <w:rtl w:val="0"/>
        </w:rPr>
      </w:r>
    </w:p>
    <w:p w:rsidR="00000000" w:rsidDel="00000000" w:rsidP="00000000" w:rsidRDefault="00000000" w:rsidRPr="00000000" w14:paraId="000009C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name="module" type="moduleType" minOccurs="0" maxOccurs="unbounded" /&gt;</w:t>
      </w:r>
      <w:r w:rsidDel="00000000" w:rsidR="00000000" w:rsidRPr="00000000">
        <w:rPr>
          <w:rtl w:val="0"/>
        </w:rPr>
      </w:r>
    </w:p>
    <w:p w:rsidR="00000000" w:rsidDel="00000000" w:rsidP="00000000" w:rsidRDefault="00000000" w:rsidRPr="00000000" w14:paraId="000009C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name="patchList" type="patchListType" minOccurs="1" maxOccurs="1"/&gt;</w:t>
      </w:r>
      <w:r w:rsidDel="00000000" w:rsidR="00000000" w:rsidRPr="00000000">
        <w:rPr>
          <w:rtl w:val="0"/>
        </w:rPr>
      </w:r>
    </w:p>
    <w:p w:rsidR="00000000" w:rsidDel="00000000" w:rsidP="00000000" w:rsidRDefault="00000000" w:rsidRPr="00000000" w14:paraId="000009C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C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name="syncSourceRef" type="xsd:IDREF" use="optional" /&gt;</w:t>
      </w:r>
      <w:r w:rsidDel="00000000" w:rsidR="00000000" w:rsidRPr="00000000">
        <w:rPr>
          <w:rtl w:val="0"/>
        </w:rPr>
      </w:r>
    </w:p>
    <w:p w:rsidR="00000000" w:rsidDel="00000000" w:rsidP="00000000" w:rsidRDefault="00000000" w:rsidRPr="00000000" w14:paraId="000009C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name="deviceChainRef" type="xsd:IDREF" use="optional" /&gt;</w:t>
      </w:r>
      <w:r w:rsidDel="00000000" w:rsidR="00000000" w:rsidRPr="00000000">
        <w:rPr>
          <w:rtl w:val="0"/>
        </w:rPr>
      </w:r>
    </w:p>
    <w:p w:rsidR="00000000" w:rsidDel="00000000" w:rsidP="00000000" w:rsidRDefault="00000000" w:rsidRPr="00000000" w14:paraId="000009C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C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C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CC">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C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name="patchListType"&gt;</w:t>
      </w:r>
      <w:r w:rsidDel="00000000" w:rsidR="00000000" w:rsidRPr="00000000">
        <w:rPr>
          <w:rtl w:val="0"/>
        </w:rPr>
      </w:r>
    </w:p>
    <w:p w:rsidR="00000000" w:rsidDel="00000000" w:rsidP="00000000" w:rsidRDefault="00000000" w:rsidRPr="00000000" w14:paraId="000009C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C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D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D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name="patch" type="patchType" minOccurs="0" maxOccurs="unbounded"/&gt;</w:t>
      </w:r>
      <w:r w:rsidDel="00000000" w:rsidR="00000000" w:rsidRPr="00000000">
        <w:rPr>
          <w:rtl w:val="0"/>
        </w:rPr>
      </w:r>
    </w:p>
    <w:p w:rsidR="00000000" w:rsidDel="00000000" w:rsidP="00000000" w:rsidRDefault="00000000" w:rsidRPr="00000000" w14:paraId="000009D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9D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D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D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D6">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D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name="patchType"&gt;</w:t>
      </w:r>
      <w:r w:rsidDel="00000000" w:rsidR="00000000" w:rsidRPr="00000000">
        <w:rPr>
          <w:rtl w:val="0"/>
        </w:rPr>
      </w:r>
    </w:p>
    <w:p w:rsidR="00000000" w:rsidDel="00000000" w:rsidP="00000000" w:rsidRDefault="00000000" w:rsidRPr="00000000" w14:paraId="000009D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D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9D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name="sourceRef" type="xsd:IDREF" use="required" /&gt;</w:t>
      </w:r>
      <w:r w:rsidDel="00000000" w:rsidR="00000000" w:rsidRPr="00000000">
        <w:rPr>
          <w:rtl w:val="0"/>
        </w:rPr>
      </w:r>
    </w:p>
    <w:p w:rsidR="00000000" w:rsidDel="00000000" w:rsidP="00000000" w:rsidRDefault="00000000" w:rsidRPr="00000000" w14:paraId="000009D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name="destinationRefs" type="xsd:IDREFS" use="required" /&gt;</w:t>
      </w:r>
      <w:r w:rsidDel="00000000" w:rsidR="00000000" w:rsidRPr="00000000">
        <w:rPr>
          <w:rtl w:val="0"/>
        </w:rPr>
      </w:r>
    </w:p>
    <w:p w:rsidR="00000000" w:rsidDel="00000000" w:rsidP="00000000" w:rsidRDefault="00000000" w:rsidRPr="00000000" w14:paraId="000009D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9D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9D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DF">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E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name="deviceDescriptorType"&gt;</w:t>
      </w:r>
      <w:r w:rsidDel="00000000" w:rsidR="00000000" w:rsidRPr="00000000">
        <w:rPr>
          <w:rtl w:val="0"/>
        </w:rPr>
      </w:r>
    </w:p>
    <w:p w:rsidR="00000000" w:rsidDel="00000000" w:rsidP="00000000" w:rsidRDefault="00000000" w:rsidRPr="00000000" w14:paraId="000009E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9E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name="manufacturer" type="xsd:string" minOccurs="1" maxOccurs="1"/&gt;</w:t>
      </w:r>
      <w:r w:rsidDel="00000000" w:rsidR="00000000" w:rsidRPr="00000000">
        <w:rPr>
          <w:rtl w:val="0"/>
        </w:rPr>
      </w:r>
    </w:p>
    <w:p w:rsidR="00000000" w:rsidDel="00000000" w:rsidP="00000000" w:rsidRDefault="00000000" w:rsidRPr="00000000" w14:paraId="000009E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name="modelName" type="xsd:string" minOccurs="1" maxOccurs="1"/&gt;</w:t>
      </w:r>
      <w:r w:rsidDel="00000000" w:rsidR="00000000" w:rsidRPr="00000000">
        <w:rPr>
          <w:rtl w:val="0"/>
        </w:rPr>
      </w:r>
    </w:p>
    <w:p w:rsidR="00000000" w:rsidDel="00000000" w:rsidP="00000000" w:rsidRDefault="00000000" w:rsidRPr="00000000" w14:paraId="000009E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name="serialNumber" type="xsd:string" minOccurs="0" maxOccurs="1"/&gt;</w:t>
      </w:r>
      <w:r w:rsidDel="00000000" w:rsidR="00000000" w:rsidRPr="00000000">
        <w:rPr>
          <w:rtl w:val="0"/>
        </w:rPr>
      </w:r>
    </w:p>
    <w:p w:rsidR="00000000" w:rsidDel="00000000" w:rsidP="00000000" w:rsidRDefault="00000000" w:rsidRPr="00000000" w14:paraId="000009E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name="userLabel" type="xsd:string" minOccurs="0" maxOccurs="1"/&gt;</w:t>
      </w:r>
      <w:r w:rsidDel="00000000" w:rsidR="00000000" w:rsidRPr="00000000">
        <w:rPr>
          <w:rtl w:val="0"/>
        </w:rPr>
      </w:r>
    </w:p>
    <w:p w:rsidR="00000000" w:rsidDel="00000000" w:rsidP="00000000" w:rsidRDefault="00000000" w:rsidRPr="00000000" w14:paraId="000009E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9E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&lt;xsd:attribute name="functionalRole" type="functionalRoleType" use="required" /&gt;</w:t>
      </w:r>
      <w:r w:rsidDel="00000000" w:rsidR="00000000" w:rsidRPr="00000000">
        <w:rPr>
          <w:rtl w:val="0"/>
        </w:rPr>
      </w:r>
    </w:p>
    <w:p w:rsidR="00000000" w:rsidDel="00000000" w:rsidP="00000000" w:rsidRDefault="00000000" w:rsidRPr="00000000" w14:paraId="000009E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9E9">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9E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name="fuctionalRoleType"&gt;</w:t>
      </w:r>
      <w:r w:rsidDel="00000000" w:rsidR="00000000" w:rsidRPr="00000000">
        <w:rPr>
          <w:rtl w:val="0"/>
        </w:rPr>
      </w:r>
    </w:p>
    <w:p w:rsidR="00000000" w:rsidDel="00000000" w:rsidP="00000000" w:rsidRDefault="00000000" w:rsidRPr="00000000" w14:paraId="000009E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9E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value="ANALOG_TO_DIGITAL_CONVERTER"/&gt;</w:t>
      </w:r>
      <w:r w:rsidDel="00000000" w:rsidR="00000000" w:rsidRPr="00000000">
        <w:rPr>
          <w:rtl w:val="0"/>
        </w:rPr>
      </w:r>
    </w:p>
    <w:p w:rsidR="00000000" w:rsidDel="00000000" w:rsidP="00000000" w:rsidRDefault="00000000" w:rsidRPr="00000000" w14:paraId="000009E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value="CLEANER"/&gt;</w:t>
      </w:r>
      <w:r w:rsidDel="00000000" w:rsidR="00000000" w:rsidRPr="00000000">
        <w:rPr>
          <w:rtl w:val="0"/>
        </w:rPr>
      </w:r>
    </w:p>
    <w:p w:rsidR="00000000" w:rsidDel="00000000" w:rsidP="00000000" w:rsidRDefault="00000000" w:rsidRPr="00000000" w14:paraId="000009E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value="CONVECTION_OVEN"/&gt;</w:t>
      </w:r>
      <w:r w:rsidDel="00000000" w:rsidR="00000000" w:rsidRPr="00000000">
        <w:rPr>
          <w:rtl w:val="0"/>
        </w:rPr>
      </w:r>
    </w:p>
    <w:p w:rsidR="00000000" w:rsidDel="00000000" w:rsidP="00000000" w:rsidRDefault="00000000" w:rsidRPr="00000000" w14:paraId="000009E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value="DECODER" /&gt;</w:t>
      </w:r>
      <w:r w:rsidDel="00000000" w:rsidR="00000000" w:rsidRPr="00000000">
        <w:rPr>
          <w:rtl w:val="0"/>
        </w:rPr>
      </w:r>
    </w:p>
    <w:p w:rsidR="00000000" w:rsidDel="00000000" w:rsidP="00000000" w:rsidRDefault="00000000" w:rsidRPr="00000000" w14:paraId="000009F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value="DELAY_EFFECT"/&gt;</w:t>
      </w:r>
      <w:r w:rsidDel="00000000" w:rsidR="00000000" w:rsidRPr="00000000">
        <w:rPr>
          <w:rtl w:val="0"/>
        </w:rPr>
      </w:r>
    </w:p>
    <w:p w:rsidR="00000000" w:rsidDel="00000000" w:rsidP="00000000" w:rsidRDefault="00000000" w:rsidRPr="00000000" w14:paraId="000009F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value="DE-ESSER" /&gt;</w:t>
      </w:r>
      <w:r w:rsidDel="00000000" w:rsidR="00000000" w:rsidRPr="00000000">
        <w:rPr>
          <w:rtl w:val="0"/>
        </w:rPr>
      </w:r>
    </w:p>
    <w:p w:rsidR="00000000" w:rsidDel="00000000" w:rsidP="00000000" w:rsidRDefault="00000000" w:rsidRPr="00000000" w14:paraId="000009F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value="DENOISER"/&gt;</w:t>
      </w:r>
      <w:r w:rsidDel="00000000" w:rsidR="00000000" w:rsidRPr="00000000">
        <w:rPr>
          <w:rtl w:val="0"/>
        </w:rPr>
      </w:r>
    </w:p>
    <w:p w:rsidR="00000000" w:rsidDel="00000000" w:rsidP="00000000" w:rsidRDefault="00000000" w:rsidRPr="00000000" w14:paraId="000009F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value="DIGITAL_TO_ANALOG_CONVERTER"/&gt;</w:t>
      </w:r>
      <w:r w:rsidDel="00000000" w:rsidR="00000000" w:rsidRPr="00000000">
        <w:rPr>
          <w:rtl w:val="0"/>
        </w:rPr>
      </w:r>
    </w:p>
    <w:p w:rsidR="00000000" w:rsidDel="00000000" w:rsidP="00000000" w:rsidRDefault="00000000" w:rsidRPr="00000000" w14:paraId="000009F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value="DISTRIBUTION_AMPLIFIER"/&gt;</w:t>
      </w:r>
      <w:r w:rsidDel="00000000" w:rsidR="00000000" w:rsidRPr="00000000">
        <w:rPr>
          <w:rtl w:val="0"/>
        </w:rPr>
      </w:r>
    </w:p>
    <w:p w:rsidR="00000000" w:rsidDel="00000000" w:rsidP="00000000" w:rsidRDefault="00000000" w:rsidRPr="00000000" w14:paraId="000009F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value="DYNAMIC_COMPRESSOR"/&gt;</w:t>
      </w:r>
      <w:r w:rsidDel="00000000" w:rsidR="00000000" w:rsidRPr="00000000">
        <w:rPr>
          <w:rtl w:val="0"/>
        </w:rPr>
      </w:r>
    </w:p>
    <w:p w:rsidR="00000000" w:rsidDel="00000000" w:rsidP="00000000" w:rsidRDefault="00000000" w:rsidRPr="00000000" w14:paraId="000009F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value="DYNAMIC_EQUALISER" /&gt;</w:t>
      </w:r>
      <w:r w:rsidDel="00000000" w:rsidR="00000000" w:rsidRPr="00000000">
        <w:rPr>
          <w:rtl w:val="0"/>
        </w:rPr>
      </w:r>
    </w:p>
    <w:p w:rsidR="00000000" w:rsidDel="00000000" w:rsidP="00000000" w:rsidRDefault="00000000" w:rsidRPr="00000000" w14:paraId="000009F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value="DYNAMIC_EXPANDER"/&gt;</w:t>
      </w:r>
      <w:r w:rsidDel="00000000" w:rsidR="00000000" w:rsidRPr="00000000">
        <w:rPr>
          <w:rtl w:val="0"/>
        </w:rPr>
      </w:r>
    </w:p>
    <w:p w:rsidR="00000000" w:rsidDel="00000000" w:rsidP="00000000" w:rsidRDefault="00000000" w:rsidRPr="00000000" w14:paraId="000009F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value="DYNAMIC_LIMITER"/&gt;</w:t>
      </w:r>
      <w:r w:rsidDel="00000000" w:rsidR="00000000" w:rsidRPr="00000000">
        <w:rPr>
          <w:rtl w:val="0"/>
        </w:rPr>
      </w:r>
    </w:p>
    <w:p w:rsidR="00000000" w:rsidDel="00000000" w:rsidP="00000000" w:rsidRDefault="00000000" w:rsidRPr="00000000" w14:paraId="000009F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value="ENCODER" /&gt;</w:t>
      </w:r>
      <w:r w:rsidDel="00000000" w:rsidR="00000000" w:rsidRPr="00000000">
        <w:rPr>
          <w:rtl w:val="0"/>
        </w:rPr>
      </w:r>
    </w:p>
    <w:p w:rsidR="00000000" w:rsidDel="00000000" w:rsidP="00000000" w:rsidRDefault="00000000" w:rsidRPr="00000000" w14:paraId="000009F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value="EQUALISER/FILTER"/&gt;</w:t>
      </w:r>
      <w:r w:rsidDel="00000000" w:rsidR="00000000" w:rsidRPr="00000000">
        <w:rPr>
          <w:rtl w:val="0"/>
        </w:rPr>
      </w:r>
    </w:p>
    <w:p w:rsidR="00000000" w:rsidDel="00000000" w:rsidP="00000000" w:rsidRDefault="00000000" w:rsidRPr="00000000" w14:paraId="000009F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value="LINE_BALANCE_INTERFACE/TRANSFORMER"/&gt;</w:t>
      </w:r>
      <w:r w:rsidDel="00000000" w:rsidR="00000000" w:rsidRPr="00000000">
        <w:rPr>
          <w:rtl w:val="0"/>
        </w:rPr>
      </w:r>
    </w:p>
    <w:p w:rsidR="00000000" w:rsidDel="00000000" w:rsidP="00000000" w:rsidRDefault="00000000" w:rsidRPr="00000000" w14:paraId="000009F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value="MIXER"/&gt;</w:t>
      </w:r>
      <w:r w:rsidDel="00000000" w:rsidR="00000000" w:rsidRPr="00000000">
        <w:rPr>
          <w:rtl w:val="0"/>
        </w:rPr>
      </w:r>
    </w:p>
    <w:p w:rsidR="00000000" w:rsidDel="00000000" w:rsidP="00000000" w:rsidRDefault="00000000" w:rsidRPr="00000000" w14:paraId="000009F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value="MS_MATRIX"/&gt;</w:t>
      </w:r>
      <w:r w:rsidDel="00000000" w:rsidR="00000000" w:rsidRPr="00000000">
        <w:rPr>
          <w:rtl w:val="0"/>
        </w:rPr>
      </w:r>
    </w:p>
    <w:p w:rsidR="00000000" w:rsidDel="00000000" w:rsidP="00000000" w:rsidRDefault="00000000" w:rsidRPr="00000000" w14:paraId="000009F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value="NOISE_REDUCTION_ENCODER"/&gt;</w:t>
      </w:r>
      <w:r w:rsidDel="00000000" w:rsidR="00000000" w:rsidRPr="00000000">
        <w:rPr>
          <w:rtl w:val="0"/>
        </w:rPr>
      </w:r>
    </w:p>
    <w:p w:rsidR="00000000" w:rsidDel="00000000" w:rsidP="00000000" w:rsidRDefault="00000000" w:rsidRPr="00000000" w14:paraId="000009F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value="NOISE_REDUCTION_DECODER"/&gt;</w:t>
      </w:r>
      <w:r w:rsidDel="00000000" w:rsidR="00000000" w:rsidRPr="00000000">
        <w:rPr>
          <w:rtl w:val="0"/>
        </w:rPr>
      </w:r>
    </w:p>
    <w:p w:rsidR="00000000" w:rsidDel="00000000" w:rsidP="00000000" w:rsidRDefault="00000000" w:rsidRPr="00000000" w14:paraId="00000A0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value="PREAMPLIFIER"/&gt;</w:t>
      </w:r>
      <w:r w:rsidDel="00000000" w:rsidR="00000000" w:rsidRPr="00000000">
        <w:rPr>
          <w:rtl w:val="0"/>
        </w:rPr>
      </w:r>
    </w:p>
    <w:p w:rsidR="00000000" w:rsidDel="00000000" w:rsidP="00000000" w:rsidRDefault="00000000" w:rsidRPr="00000000" w14:paraId="00000A0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value="RECORDER"/&gt;</w:t>
      </w:r>
      <w:r w:rsidDel="00000000" w:rsidR="00000000" w:rsidRPr="00000000">
        <w:rPr>
          <w:rtl w:val="0"/>
        </w:rPr>
      </w:r>
    </w:p>
    <w:p w:rsidR="00000000" w:rsidDel="00000000" w:rsidP="00000000" w:rsidRDefault="00000000" w:rsidRPr="00000000" w14:paraId="00000A0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value="REPRODUCER"/&gt;</w:t>
      </w:r>
      <w:r w:rsidDel="00000000" w:rsidR="00000000" w:rsidRPr="00000000">
        <w:rPr>
          <w:rtl w:val="0"/>
        </w:rPr>
      </w:r>
    </w:p>
    <w:p w:rsidR="00000000" w:rsidDel="00000000" w:rsidP="00000000" w:rsidRDefault="00000000" w:rsidRPr="00000000" w14:paraId="00000A0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value="REPRODUCER/RECORDER"/&gt;</w:t>
      </w:r>
      <w:r w:rsidDel="00000000" w:rsidR="00000000" w:rsidRPr="00000000">
        <w:rPr>
          <w:rtl w:val="0"/>
        </w:rPr>
      </w:r>
    </w:p>
    <w:p w:rsidR="00000000" w:rsidDel="00000000" w:rsidP="00000000" w:rsidRDefault="00000000" w:rsidRPr="00000000" w14:paraId="00000A0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value="SIGNAL_ANALYZER"/&gt;</w:t>
      </w:r>
      <w:r w:rsidDel="00000000" w:rsidR="00000000" w:rsidRPr="00000000">
        <w:rPr>
          <w:rtl w:val="0"/>
        </w:rPr>
      </w:r>
    </w:p>
    <w:p w:rsidR="00000000" w:rsidDel="00000000" w:rsidP="00000000" w:rsidRDefault="00000000" w:rsidRPr="00000000" w14:paraId="00000A0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value="SIGNAL_GENERATOR"/&gt;</w:t>
      </w:r>
      <w:r w:rsidDel="00000000" w:rsidR="00000000" w:rsidRPr="00000000">
        <w:rPr>
          <w:rtl w:val="0"/>
        </w:rPr>
      </w:r>
    </w:p>
    <w:p w:rsidR="00000000" w:rsidDel="00000000" w:rsidP="00000000" w:rsidRDefault="00000000" w:rsidRPr="00000000" w14:paraId="00000A0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value="SIGNAL_PROCESSOR"/&gt;</w:t>
      </w:r>
      <w:r w:rsidDel="00000000" w:rsidR="00000000" w:rsidRPr="00000000">
        <w:rPr>
          <w:rtl w:val="0"/>
        </w:rPr>
      </w:r>
    </w:p>
    <w:p w:rsidR="00000000" w:rsidDel="00000000" w:rsidP="00000000" w:rsidRDefault="00000000" w:rsidRPr="00000000" w14:paraId="00000A0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value="SPACIAL_EFFECT"/&gt;</w:t>
      </w:r>
      <w:r w:rsidDel="00000000" w:rsidR="00000000" w:rsidRPr="00000000">
        <w:rPr>
          <w:rtl w:val="0"/>
        </w:rPr>
      </w:r>
    </w:p>
    <w:p w:rsidR="00000000" w:rsidDel="00000000" w:rsidP="00000000" w:rsidRDefault="00000000" w:rsidRPr="00000000" w14:paraId="00000A0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A0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A0A">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0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name="moduleType"&gt;</w:t>
      </w:r>
      <w:r w:rsidDel="00000000" w:rsidR="00000000" w:rsidRPr="00000000">
        <w:rPr>
          <w:rtl w:val="0"/>
        </w:rPr>
      </w:r>
    </w:p>
    <w:p w:rsidR="00000000" w:rsidDel="00000000" w:rsidP="00000000" w:rsidRDefault="00000000" w:rsidRPr="00000000" w14:paraId="00000A0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0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A0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A0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name="descriptor" type="moduleDescriptorType" minOccurs="1" maxOccurs="1"/&gt;</w:t>
      </w:r>
      <w:r w:rsidDel="00000000" w:rsidR="00000000" w:rsidRPr="00000000">
        <w:rPr>
          <w:rtl w:val="0"/>
        </w:rPr>
      </w:r>
    </w:p>
    <w:p w:rsidR="00000000" w:rsidDel="00000000" w:rsidP="00000000" w:rsidRDefault="00000000" w:rsidRPr="00000000" w14:paraId="00000A1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name="inputChannel" type="moduleInputChannelType" minOccurs="1" maxOccurs="unbounded" /&gt;</w:t>
      </w:r>
      <w:r w:rsidDel="00000000" w:rsidR="00000000" w:rsidRPr="00000000">
        <w:rPr>
          <w:rtl w:val="0"/>
        </w:rPr>
      </w:r>
    </w:p>
    <w:p w:rsidR="00000000" w:rsidDel="00000000" w:rsidP="00000000" w:rsidRDefault="00000000" w:rsidRPr="00000000" w14:paraId="00000A1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name="outputChannel" type="moduleOutputChannelType" minOccurs="1" maxOccurs="unbounded" /&gt;</w:t>
      </w:r>
      <w:r w:rsidDel="00000000" w:rsidR="00000000" w:rsidRPr="00000000">
        <w:rPr>
          <w:rtl w:val="0"/>
        </w:rPr>
      </w:r>
    </w:p>
    <w:p w:rsidR="00000000" w:rsidDel="00000000" w:rsidP="00000000" w:rsidRDefault="00000000" w:rsidRPr="00000000" w14:paraId="00000A1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name="settings" type="settingsType" minOccurs="1" maxOccurs="1" /&gt;</w:t>
      </w:r>
      <w:r w:rsidDel="00000000" w:rsidR="00000000" w:rsidRPr="00000000">
        <w:rPr>
          <w:rtl w:val="0"/>
        </w:rPr>
      </w:r>
    </w:p>
    <w:p w:rsidR="00000000" w:rsidDel="00000000" w:rsidP="00000000" w:rsidRDefault="00000000" w:rsidRPr="00000000" w14:paraId="00000A1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A1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name="deviceRef" type="xsd:IDREF" use="optional" /&gt;</w:t>
      </w:r>
      <w:r w:rsidDel="00000000" w:rsidR="00000000" w:rsidRPr="00000000">
        <w:rPr>
          <w:rtl w:val="0"/>
        </w:rPr>
      </w:r>
    </w:p>
    <w:p w:rsidR="00000000" w:rsidDel="00000000" w:rsidP="00000000" w:rsidRDefault="00000000" w:rsidRPr="00000000" w14:paraId="00000A1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1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1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18">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1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name="moduleDescriptorType"&gt;</w:t>
      </w:r>
      <w:r w:rsidDel="00000000" w:rsidR="00000000" w:rsidRPr="00000000">
        <w:rPr>
          <w:rtl w:val="0"/>
        </w:rPr>
      </w:r>
    </w:p>
    <w:p w:rsidR="00000000" w:rsidDel="00000000" w:rsidP="00000000" w:rsidRDefault="00000000" w:rsidRPr="00000000" w14:paraId="00000A1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A1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name="manufacturer" type="xsd:string" minOccurs="0" maxOccurs="1"/&gt;</w:t>
      </w:r>
      <w:r w:rsidDel="00000000" w:rsidR="00000000" w:rsidRPr="00000000">
        <w:rPr>
          <w:rtl w:val="0"/>
        </w:rPr>
      </w:r>
    </w:p>
    <w:p w:rsidR="00000000" w:rsidDel="00000000" w:rsidP="00000000" w:rsidRDefault="00000000" w:rsidRPr="00000000" w14:paraId="00000A1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name="modelName" type="xsd:string" minOccurs="0" maxOccurs="1"/&gt;</w:t>
      </w:r>
      <w:r w:rsidDel="00000000" w:rsidR="00000000" w:rsidRPr="00000000">
        <w:rPr>
          <w:rtl w:val="0"/>
        </w:rPr>
      </w:r>
    </w:p>
    <w:p w:rsidR="00000000" w:rsidDel="00000000" w:rsidP="00000000" w:rsidRDefault="00000000" w:rsidRPr="00000000" w14:paraId="00000A1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name="functionalRole" type="xsd:string" minOccurs="1" maxOccurs="1"/&gt;</w:t>
      </w:r>
      <w:r w:rsidDel="00000000" w:rsidR="00000000" w:rsidRPr="00000000">
        <w:rPr>
          <w:rtl w:val="0"/>
        </w:rPr>
      </w:r>
    </w:p>
    <w:p w:rsidR="00000000" w:rsidDel="00000000" w:rsidP="00000000" w:rsidRDefault="00000000" w:rsidRPr="00000000" w14:paraId="00000A1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A1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20">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2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name="channelType" abstract="true"&gt;</w:t>
      </w:r>
      <w:r w:rsidDel="00000000" w:rsidR="00000000" w:rsidRPr="00000000">
        <w:rPr>
          <w:rtl w:val="0"/>
        </w:rPr>
      </w:r>
    </w:p>
    <w:p w:rsidR="00000000" w:rsidDel="00000000" w:rsidP="00000000" w:rsidRDefault="00000000" w:rsidRPr="00000000" w14:paraId="00000A2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2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A2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name="patchRef" type="xsd:IDREF" use="optional"/&gt;</w:t>
      </w:r>
      <w:r w:rsidDel="00000000" w:rsidR="00000000" w:rsidRPr="00000000">
        <w:rPr>
          <w:rtl w:val="0"/>
        </w:rPr>
      </w:r>
    </w:p>
    <w:p w:rsidR="00000000" w:rsidDel="00000000" w:rsidP="00000000" w:rsidRDefault="00000000" w:rsidRPr="00000000" w14:paraId="00000A2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name="label" type="xsd:string" use="required"/&gt;</w:t>
      </w:r>
      <w:r w:rsidDel="00000000" w:rsidR="00000000" w:rsidRPr="00000000">
        <w:rPr>
          <w:rtl w:val="0"/>
        </w:rPr>
      </w:r>
    </w:p>
    <w:p w:rsidR="00000000" w:rsidDel="00000000" w:rsidP="00000000" w:rsidRDefault="00000000" w:rsidRPr="00000000" w14:paraId="00000A2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2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2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29">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2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name="moduleChannelType" abstract="true"&gt;</w:t>
      </w:r>
      <w:r w:rsidDel="00000000" w:rsidR="00000000" w:rsidRPr="00000000">
        <w:rPr>
          <w:rtl w:val="0"/>
        </w:rPr>
      </w:r>
    </w:p>
    <w:p w:rsidR="00000000" w:rsidDel="00000000" w:rsidP="00000000" w:rsidRDefault="00000000" w:rsidRPr="00000000" w14:paraId="00000A2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2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base="channelType"&gt;</w:t>
      </w:r>
      <w:r w:rsidDel="00000000" w:rsidR="00000000" w:rsidRPr="00000000">
        <w:rPr>
          <w:rtl w:val="0"/>
        </w:rPr>
      </w:r>
    </w:p>
    <w:p w:rsidR="00000000" w:rsidDel="00000000" w:rsidP="00000000" w:rsidRDefault="00000000" w:rsidRPr="00000000" w14:paraId="00000A2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name="moduleRef" type="xsd:IDREF" use="required" /&gt;</w:t>
      </w:r>
      <w:r w:rsidDel="00000000" w:rsidR="00000000" w:rsidRPr="00000000">
        <w:rPr>
          <w:rtl w:val="0"/>
        </w:rPr>
      </w:r>
    </w:p>
    <w:p w:rsidR="00000000" w:rsidDel="00000000" w:rsidP="00000000" w:rsidRDefault="00000000" w:rsidRPr="00000000" w14:paraId="00000A2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2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3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31">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3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name="moduleInputChannelType"&gt;</w:t>
      </w:r>
      <w:r w:rsidDel="00000000" w:rsidR="00000000" w:rsidRPr="00000000">
        <w:rPr>
          <w:rtl w:val="0"/>
        </w:rPr>
      </w:r>
    </w:p>
    <w:p w:rsidR="00000000" w:rsidDel="00000000" w:rsidP="00000000" w:rsidRDefault="00000000" w:rsidRPr="00000000" w14:paraId="00000A3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3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base="moduleChannelType"&gt;</w:t>
      </w:r>
      <w:r w:rsidDel="00000000" w:rsidR="00000000" w:rsidRPr="00000000">
        <w:rPr>
          <w:rtl w:val="0"/>
        </w:rPr>
      </w:r>
    </w:p>
    <w:p w:rsidR="00000000" w:rsidDel="00000000" w:rsidP="00000000" w:rsidRDefault="00000000" w:rsidRPr="00000000" w14:paraId="00000A3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&lt;xsd:attribute name="routing" type="inputRoutingType" use="required" /&gt;</w:t>
      </w:r>
      <w:r w:rsidDel="00000000" w:rsidR="00000000" w:rsidRPr="00000000">
        <w:rPr>
          <w:rtl w:val="0"/>
        </w:rPr>
      </w:r>
    </w:p>
    <w:p w:rsidR="00000000" w:rsidDel="00000000" w:rsidP="00000000" w:rsidRDefault="00000000" w:rsidRPr="00000000" w14:paraId="00000A3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3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3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39">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3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name="moduleOutputChannelType"&gt;</w:t>
      </w:r>
      <w:r w:rsidDel="00000000" w:rsidR="00000000" w:rsidRPr="00000000">
        <w:rPr>
          <w:rtl w:val="0"/>
        </w:rPr>
      </w:r>
    </w:p>
    <w:p w:rsidR="00000000" w:rsidDel="00000000" w:rsidP="00000000" w:rsidRDefault="00000000" w:rsidRPr="00000000" w14:paraId="00000A3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3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base="moduleChannelType"&gt;</w:t>
      </w:r>
      <w:r w:rsidDel="00000000" w:rsidR="00000000" w:rsidRPr="00000000">
        <w:rPr>
          <w:rtl w:val="0"/>
        </w:rPr>
      </w:r>
    </w:p>
    <w:p w:rsidR="00000000" w:rsidDel="00000000" w:rsidP="00000000" w:rsidRDefault="00000000" w:rsidRPr="00000000" w14:paraId="00000A3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&lt;xsd:attribute name="routing" type="outputRoutingType" use="required" /&gt;</w:t>
      </w:r>
      <w:r w:rsidDel="00000000" w:rsidR="00000000" w:rsidRPr="00000000">
        <w:rPr>
          <w:rtl w:val="0"/>
        </w:rPr>
      </w:r>
    </w:p>
    <w:p w:rsidR="00000000" w:rsidDel="00000000" w:rsidP="00000000" w:rsidRDefault="00000000" w:rsidRPr="00000000" w14:paraId="00000A3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3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4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41">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4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name="deviceChannelType" abstract="true"&gt;</w:t>
      </w:r>
      <w:r w:rsidDel="00000000" w:rsidR="00000000" w:rsidRPr="00000000">
        <w:rPr>
          <w:rtl w:val="0"/>
        </w:rPr>
      </w:r>
    </w:p>
    <w:p w:rsidR="00000000" w:rsidDel="00000000" w:rsidP="00000000" w:rsidRDefault="00000000" w:rsidRPr="00000000" w14:paraId="00000A4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4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base="channelType"&gt;</w:t>
      </w:r>
      <w:r w:rsidDel="00000000" w:rsidR="00000000" w:rsidRPr="00000000">
        <w:rPr>
          <w:rtl w:val="0"/>
        </w:rPr>
      </w:r>
    </w:p>
    <w:p w:rsidR="00000000" w:rsidDel="00000000" w:rsidP="00000000" w:rsidRDefault="00000000" w:rsidRPr="00000000" w14:paraId="00000A4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name="interface" type="channelInterfaceType" use="required"/&gt;</w:t>
      </w:r>
      <w:r w:rsidDel="00000000" w:rsidR="00000000" w:rsidRPr="00000000">
        <w:rPr>
          <w:rtl w:val="0"/>
        </w:rPr>
      </w:r>
    </w:p>
    <w:p w:rsidR="00000000" w:rsidDel="00000000" w:rsidP="00000000" w:rsidRDefault="00000000" w:rsidRPr="00000000" w14:paraId="00000A4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name="deviceRef" type="xsd:IDREF" use="required" /&gt;</w:t>
      </w:r>
      <w:r w:rsidDel="00000000" w:rsidR="00000000" w:rsidRPr="00000000">
        <w:rPr>
          <w:rtl w:val="0"/>
        </w:rPr>
      </w:r>
    </w:p>
    <w:p w:rsidR="00000000" w:rsidDel="00000000" w:rsidP="00000000" w:rsidRDefault="00000000" w:rsidRPr="00000000" w14:paraId="00000A4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name="devicePatchRef" type="xsd:IDREF" use="optional"/&gt;</w:t>
      </w:r>
      <w:r w:rsidDel="00000000" w:rsidR="00000000" w:rsidRPr="00000000">
        <w:rPr>
          <w:rtl w:val="0"/>
        </w:rPr>
      </w:r>
    </w:p>
    <w:p w:rsidR="00000000" w:rsidDel="00000000" w:rsidP="00000000" w:rsidRDefault="00000000" w:rsidRPr="00000000" w14:paraId="00000A4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4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4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4B">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4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name="deviceInputChannelType"&gt;</w:t>
      </w:r>
      <w:r w:rsidDel="00000000" w:rsidR="00000000" w:rsidRPr="00000000">
        <w:rPr>
          <w:rtl w:val="0"/>
        </w:rPr>
      </w:r>
    </w:p>
    <w:p w:rsidR="00000000" w:rsidDel="00000000" w:rsidP="00000000" w:rsidRDefault="00000000" w:rsidRPr="00000000" w14:paraId="00000A4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4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base="deviceChannelType"&gt;</w:t>
      </w:r>
      <w:r w:rsidDel="00000000" w:rsidR="00000000" w:rsidRPr="00000000">
        <w:rPr>
          <w:rtl w:val="0"/>
        </w:rPr>
      </w:r>
    </w:p>
    <w:p w:rsidR="00000000" w:rsidDel="00000000" w:rsidP="00000000" w:rsidRDefault="00000000" w:rsidRPr="00000000" w14:paraId="00000A4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name="routing" type="inputRoutingType" use="required" /&gt;</w:t>
      </w:r>
      <w:r w:rsidDel="00000000" w:rsidR="00000000" w:rsidRPr="00000000">
        <w:rPr>
          <w:rtl w:val="0"/>
        </w:rPr>
      </w:r>
    </w:p>
    <w:p w:rsidR="00000000" w:rsidDel="00000000" w:rsidP="00000000" w:rsidRDefault="00000000" w:rsidRPr="00000000" w14:paraId="00000A5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5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5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53">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5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name="deviceOutputChannelType"&gt;</w:t>
      </w:r>
      <w:r w:rsidDel="00000000" w:rsidR="00000000" w:rsidRPr="00000000">
        <w:rPr>
          <w:rtl w:val="0"/>
        </w:rPr>
      </w:r>
    </w:p>
    <w:p w:rsidR="00000000" w:rsidDel="00000000" w:rsidP="00000000" w:rsidRDefault="00000000" w:rsidRPr="00000000" w14:paraId="00000A5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5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base="deviceChannelType"&gt;</w:t>
      </w:r>
      <w:r w:rsidDel="00000000" w:rsidR="00000000" w:rsidRPr="00000000">
        <w:rPr>
          <w:rtl w:val="0"/>
        </w:rPr>
      </w:r>
    </w:p>
    <w:p w:rsidR="00000000" w:rsidDel="00000000" w:rsidP="00000000" w:rsidRDefault="00000000" w:rsidRPr="00000000" w14:paraId="00000A5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ab/>
        <w:t xml:space="preserve">&lt;xsd:attribute name="routing" type="outputRoutingType" use="required" /&gt;</w:t>
      </w:r>
      <w:r w:rsidDel="00000000" w:rsidR="00000000" w:rsidRPr="00000000">
        <w:rPr>
          <w:rtl w:val="0"/>
        </w:rPr>
      </w:r>
    </w:p>
    <w:p w:rsidR="00000000" w:rsidDel="00000000" w:rsidP="00000000" w:rsidRDefault="00000000" w:rsidRPr="00000000" w14:paraId="00000A5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5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5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5B">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5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name="mediaChannelType"&gt;</w:t>
      </w:r>
      <w:r w:rsidDel="00000000" w:rsidR="00000000" w:rsidRPr="00000000">
        <w:rPr>
          <w:rtl w:val="0"/>
        </w:rPr>
      </w:r>
    </w:p>
    <w:p w:rsidR="00000000" w:rsidDel="00000000" w:rsidP="00000000" w:rsidRDefault="00000000" w:rsidRPr="00000000" w14:paraId="00000A5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5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base="channelType"&gt;</w:t>
      </w:r>
      <w:r w:rsidDel="00000000" w:rsidR="00000000" w:rsidRPr="00000000">
        <w:rPr>
          <w:rtl w:val="0"/>
        </w:rPr>
      </w:r>
    </w:p>
    <w:p w:rsidR="00000000" w:rsidDel="00000000" w:rsidP="00000000" w:rsidRDefault="00000000" w:rsidRPr="00000000" w14:paraId="00000A5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name="streamRef" type="xsd:IDREF" use="optional" /&gt;</w:t>
      </w:r>
      <w:r w:rsidDel="00000000" w:rsidR="00000000" w:rsidRPr="00000000">
        <w:rPr>
          <w:rtl w:val="0"/>
        </w:rPr>
      </w:r>
    </w:p>
    <w:p w:rsidR="00000000" w:rsidDel="00000000" w:rsidP="00000000" w:rsidRDefault="00000000" w:rsidRPr="00000000" w14:paraId="00000A6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name="deviceRef" type="xsd:IDREF" use="required" /&gt;</w:t>
      </w:r>
      <w:r w:rsidDel="00000000" w:rsidR="00000000" w:rsidRPr="00000000">
        <w:rPr>
          <w:rtl w:val="0"/>
        </w:rPr>
      </w:r>
    </w:p>
    <w:p w:rsidR="00000000" w:rsidDel="00000000" w:rsidP="00000000" w:rsidRDefault="00000000" w:rsidRPr="00000000" w14:paraId="00000A6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6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6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64">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6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name="settingsType"&gt;</w:t>
      </w:r>
      <w:r w:rsidDel="00000000" w:rsidR="00000000" w:rsidRPr="00000000">
        <w:rPr>
          <w:rtl w:val="0"/>
        </w:rPr>
      </w:r>
    </w:p>
    <w:p w:rsidR="00000000" w:rsidDel="00000000" w:rsidP="00000000" w:rsidRDefault="00000000" w:rsidRPr="00000000" w14:paraId="00000A6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A6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name="programName" type="xsd:string" minOccurs="0" maxOccurs="1"/&gt;</w:t>
      </w:r>
      <w:r w:rsidDel="00000000" w:rsidR="00000000" w:rsidRPr="00000000">
        <w:rPr>
          <w:rtl w:val="0"/>
        </w:rPr>
      </w:r>
    </w:p>
    <w:p w:rsidR="00000000" w:rsidDel="00000000" w:rsidP="00000000" w:rsidRDefault="00000000" w:rsidRPr="00000000" w14:paraId="00000A6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name="presetName" type="xsd:string" minOccurs="0" maxOccurs="1"/&gt;</w:t>
      </w:r>
      <w:r w:rsidDel="00000000" w:rsidR="00000000" w:rsidRPr="00000000">
        <w:rPr>
          <w:rtl w:val="0"/>
        </w:rPr>
      </w:r>
    </w:p>
    <w:p w:rsidR="00000000" w:rsidDel="00000000" w:rsidP="00000000" w:rsidRDefault="00000000" w:rsidRPr="00000000" w14:paraId="00000A6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name="staticParameter" type="staticParameterType" minOccurs="0" maxOccurs="unbounded"/&gt;</w:t>
      </w:r>
      <w:r w:rsidDel="00000000" w:rsidR="00000000" w:rsidRPr="00000000">
        <w:rPr>
          <w:rtl w:val="0"/>
        </w:rPr>
      </w:r>
    </w:p>
    <w:p w:rsidR="00000000" w:rsidDel="00000000" w:rsidP="00000000" w:rsidRDefault="00000000" w:rsidRPr="00000000" w14:paraId="00000A6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name="parametricParameter" type="parametricParameterType" minOccurs="0" maxOccurs="unbounded"/&gt;</w:t>
      </w:r>
      <w:r w:rsidDel="00000000" w:rsidR="00000000" w:rsidRPr="00000000">
        <w:rPr>
          <w:rtl w:val="0"/>
        </w:rPr>
      </w:r>
    </w:p>
    <w:p w:rsidR="00000000" w:rsidDel="00000000" w:rsidP="00000000" w:rsidRDefault="00000000" w:rsidRPr="00000000" w14:paraId="00000A6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name="softwareVersion" type="xsd:string" minOccurs="0" maxOccurs="1"/&gt;</w:t>
      </w:r>
      <w:r w:rsidDel="00000000" w:rsidR="00000000" w:rsidRPr="00000000">
        <w:rPr>
          <w:rtl w:val="0"/>
        </w:rPr>
      </w:r>
    </w:p>
    <w:p w:rsidR="00000000" w:rsidDel="00000000" w:rsidP="00000000" w:rsidRDefault="00000000" w:rsidRPr="00000000" w14:paraId="00000A6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name="auxFile" type="locStringType" minOccurs="0" maxOccurs="unbounded"/&gt;</w:t>
      </w:r>
      <w:r w:rsidDel="00000000" w:rsidR="00000000" w:rsidRPr="00000000">
        <w:rPr>
          <w:rtl w:val="0"/>
        </w:rPr>
      </w:r>
    </w:p>
    <w:p w:rsidR="00000000" w:rsidDel="00000000" w:rsidP="00000000" w:rsidRDefault="00000000" w:rsidRPr="00000000" w14:paraId="00000A6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&lt;/xsd:sequence&gt;</w:t>
      </w:r>
      <w:r w:rsidDel="00000000" w:rsidR="00000000" w:rsidRPr="00000000">
        <w:rPr>
          <w:rtl w:val="0"/>
        </w:rPr>
      </w:r>
    </w:p>
    <w:p w:rsidR="00000000" w:rsidDel="00000000" w:rsidP="00000000" w:rsidRDefault="00000000" w:rsidRPr="00000000" w14:paraId="00000A6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6F">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7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name="parameterType" abstract="true"&gt;</w:t>
      </w:r>
      <w:r w:rsidDel="00000000" w:rsidR="00000000" w:rsidRPr="00000000">
        <w:rPr>
          <w:rtl w:val="0"/>
        </w:rPr>
      </w:r>
    </w:p>
    <w:p w:rsidR="00000000" w:rsidDel="00000000" w:rsidP="00000000" w:rsidRDefault="00000000" w:rsidRPr="00000000" w14:paraId="00000A7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7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base="objectType"&gt;</w:t>
      </w:r>
      <w:r w:rsidDel="00000000" w:rsidR="00000000" w:rsidRPr="00000000">
        <w:rPr>
          <w:rtl w:val="0"/>
        </w:rPr>
      </w:r>
    </w:p>
    <w:p w:rsidR="00000000" w:rsidDel="00000000" w:rsidP="00000000" w:rsidRDefault="00000000" w:rsidRPr="00000000" w14:paraId="00000A7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name="group" type="xsd:string" use="optional"/&gt;</w:t>
      </w:r>
      <w:r w:rsidDel="00000000" w:rsidR="00000000" w:rsidRPr="00000000">
        <w:rPr>
          <w:rtl w:val="0"/>
        </w:rPr>
      </w:r>
    </w:p>
    <w:p w:rsidR="00000000" w:rsidDel="00000000" w:rsidP="00000000" w:rsidRDefault="00000000" w:rsidRPr="00000000" w14:paraId="00000A7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name="name" type="xsd:string" use="required"/&gt;</w:t>
      </w:r>
      <w:r w:rsidDel="00000000" w:rsidR="00000000" w:rsidRPr="00000000">
        <w:rPr>
          <w:rtl w:val="0"/>
        </w:rPr>
      </w:r>
    </w:p>
    <w:p w:rsidR="00000000" w:rsidDel="00000000" w:rsidP="00000000" w:rsidRDefault="00000000" w:rsidRPr="00000000" w14:paraId="00000A7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name="value" type="xsd:string" use="optional"/&gt;</w:t>
      </w:r>
      <w:r w:rsidDel="00000000" w:rsidR="00000000" w:rsidRPr="00000000">
        <w:rPr>
          <w:rtl w:val="0"/>
        </w:rPr>
      </w:r>
    </w:p>
    <w:p w:rsidR="00000000" w:rsidDel="00000000" w:rsidP="00000000" w:rsidRDefault="00000000" w:rsidRPr="00000000" w14:paraId="00000A7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name="units" type="xsd:string" use="optional"/&gt;</w:t>
      </w:r>
      <w:r w:rsidDel="00000000" w:rsidR="00000000" w:rsidRPr="00000000">
        <w:rPr>
          <w:rtl w:val="0"/>
        </w:rPr>
      </w:r>
    </w:p>
    <w:p w:rsidR="00000000" w:rsidDel="00000000" w:rsidP="00000000" w:rsidRDefault="00000000" w:rsidRPr="00000000" w14:paraId="00000A7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name="interfacePrecision" type="interfacePrecisionType" use="required"/&gt;   </w:t>
      </w:r>
      <w:r w:rsidDel="00000000" w:rsidR="00000000" w:rsidRPr="00000000">
        <w:rPr>
          <w:rtl w:val="0"/>
        </w:rPr>
      </w:r>
    </w:p>
    <w:p w:rsidR="00000000" w:rsidDel="00000000" w:rsidP="00000000" w:rsidRDefault="00000000" w:rsidRPr="00000000" w14:paraId="00000A7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7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7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7B">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7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name="staticParameterType"&gt;</w:t>
      </w:r>
      <w:r w:rsidDel="00000000" w:rsidR="00000000" w:rsidRPr="00000000">
        <w:rPr>
          <w:rtl w:val="0"/>
        </w:rPr>
      </w:r>
    </w:p>
    <w:p w:rsidR="00000000" w:rsidDel="00000000" w:rsidP="00000000" w:rsidRDefault="00000000" w:rsidRPr="00000000" w14:paraId="00000A7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7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base="parameterType"/&gt;</w:t>
      </w:r>
      <w:r w:rsidDel="00000000" w:rsidR="00000000" w:rsidRPr="00000000">
        <w:rPr>
          <w:rtl w:val="0"/>
        </w:rPr>
      </w:r>
    </w:p>
    <w:p w:rsidR="00000000" w:rsidDel="00000000" w:rsidP="00000000" w:rsidRDefault="00000000" w:rsidRPr="00000000" w14:paraId="00000A7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8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81">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8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 name="parametricParameterType"&gt;</w:t>
      </w:r>
      <w:r w:rsidDel="00000000" w:rsidR="00000000" w:rsidRPr="00000000">
        <w:rPr>
          <w:rtl w:val="0"/>
        </w:rPr>
      </w:r>
    </w:p>
    <w:p w:rsidR="00000000" w:rsidDel="00000000" w:rsidP="00000000" w:rsidRDefault="00000000" w:rsidRPr="00000000" w14:paraId="00000A8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8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 base="parameterType"&gt;</w:t>
      </w:r>
      <w:r w:rsidDel="00000000" w:rsidR="00000000" w:rsidRPr="00000000">
        <w:rPr>
          <w:rtl w:val="0"/>
        </w:rPr>
      </w:r>
    </w:p>
    <w:p w:rsidR="00000000" w:rsidDel="00000000" w:rsidP="00000000" w:rsidRDefault="00000000" w:rsidRPr="00000000" w14:paraId="00000A8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A8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&lt;xsd:element name="timeStamp" type="tcf:timeCodeCharacterFormatType" minOccurs="1" maxOccurs="1" /&gt;</w:t>
      </w:r>
      <w:r w:rsidDel="00000000" w:rsidR="00000000" w:rsidRPr="00000000">
        <w:rPr>
          <w:rtl w:val="0"/>
        </w:rPr>
      </w:r>
    </w:p>
    <w:p w:rsidR="00000000" w:rsidDel="00000000" w:rsidP="00000000" w:rsidRDefault="00000000" w:rsidRPr="00000000" w14:paraId="00000A8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&lt;/xsd:sequence&gt;</w:t>
      </w:r>
      <w:r w:rsidDel="00000000" w:rsidR="00000000" w:rsidRPr="00000000">
        <w:rPr>
          <w:rtl w:val="0"/>
        </w:rPr>
      </w:r>
    </w:p>
    <w:p w:rsidR="00000000" w:rsidDel="00000000" w:rsidP="00000000" w:rsidRDefault="00000000" w:rsidRPr="00000000" w14:paraId="00000A8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&lt;xsd:attribute name="transition" type="transitionType" use="required" default="INSTANTANEOUS" /&gt;</w:t>
      </w:r>
      <w:r w:rsidDel="00000000" w:rsidR="00000000" w:rsidRPr="00000000">
        <w:rPr>
          <w:rtl w:val="0"/>
        </w:rPr>
      </w:r>
    </w:p>
    <w:p w:rsidR="00000000" w:rsidDel="00000000" w:rsidP="00000000" w:rsidRDefault="00000000" w:rsidRPr="00000000" w14:paraId="00000A8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&lt;/xsd:extension&gt;</w:t>
      </w:r>
      <w:r w:rsidDel="00000000" w:rsidR="00000000" w:rsidRPr="00000000">
        <w:rPr>
          <w:rtl w:val="0"/>
        </w:rPr>
      </w:r>
    </w:p>
    <w:p w:rsidR="00000000" w:rsidDel="00000000" w:rsidP="00000000" w:rsidRDefault="00000000" w:rsidRPr="00000000" w14:paraId="00000A8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&lt;/xsd:complexContent&gt;</w:t>
      </w:r>
      <w:r w:rsidDel="00000000" w:rsidR="00000000" w:rsidRPr="00000000">
        <w:rPr>
          <w:rtl w:val="0"/>
        </w:rPr>
      </w:r>
    </w:p>
    <w:p w:rsidR="00000000" w:rsidDel="00000000" w:rsidP="00000000" w:rsidRDefault="00000000" w:rsidRPr="00000000" w14:paraId="00000A8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&lt;/xsd:complexType&gt;</w:t>
      </w:r>
      <w:r w:rsidDel="00000000" w:rsidR="00000000" w:rsidRPr="00000000">
        <w:rPr>
          <w:rtl w:val="0"/>
        </w:rPr>
      </w:r>
    </w:p>
    <w:p w:rsidR="00000000" w:rsidDel="00000000" w:rsidP="00000000" w:rsidRDefault="00000000" w:rsidRPr="00000000" w14:paraId="00000A8C">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8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name="channelInterfaceType"&gt;</w:t>
      </w:r>
      <w:r w:rsidDel="00000000" w:rsidR="00000000" w:rsidRPr="00000000">
        <w:rPr>
          <w:rtl w:val="0"/>
        </w:rPr>
      </w:r>
    </w:p>
    <w:p w:rsidR="00000000" w:rsidDel="00000000" w:rsidP="00000000" w:rsidRDefault="00000000" w:rsidRPr="00000000" w14:paraId="00000A8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A8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value="ANALOG_BALANCED_TRS"/&gt;</w:t>
      </w:r>
      <w:r w:rsidDel="00000000" w:rsidR="00000000" w:rsidRPr="00000000">
        <w:rPr>
          <w:rtl w:val="0"/>
        </w:rPr>
      </w:r>
    </w:p>
    <w:p w:rsidR="00000000" w:rsidDel="00000000" w:rsidP="00000000" w:rsidRDefault="00000000" w:rsidRPr="00000000" w14:paraId="00000A9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value="ANALOG_BALANCED_XLR"/&gt;</w:t>
      </w:r>
      <w:r w:rsidDel="00000000" w:rsidR="00000000" w:rsidRPr="00000000">
        <w:rPr>
          <w:rtl w:val="0"/>
        </w:rPr>
      </w:r>
    </w:p>
    <w:p w:rsidR="00000000" w:rsidDel="00000000" w:rsidP="00000000" w:rsidRDefault="00000000" w:rsidRPr="00000000" w14:paraId="00000A9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value="ANALOG_RCA"/&gt;</w:t>
      </w:r>
      <w:r w:rsidDel="00000000" w:rsidR="00000000" w:rsidRPr="00000000">
        <w:rPr>
          <w:rtl w:val="0"/>
        </w:rPr>
      </w:r>
    </w:p>
    <w:p w:rsidR="00000000" w:rsidDel="00000000" w:rsidP="00000000" w:rsidRDefault="00000000" w:rsidRPr="00000000" w14:paraId="00000A9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value="ANALOG_UNBALANCED_TS"/&gt;</w:t>
      </w:r>
      <w:r w:rsidDel="00000000" w:rsidR="00000000" w:rsidRPr="00000000">
        <w:rPr>
          <w:rtl w:val="0"/>
        </w:rPr>
      </w:r>
    </w:p>
    <w:p w:rsidR="00000000" w:rsidDel="00000000" w:rsidP="00000000" w:rsidRDefault="00000000" w:rsidRPr="00000000" w14:paraId="00000A9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value="ATA"/&gt;</w:t>
      </w:r>
      <w:r w:rsidDel="00000000" w:rsidR="00000000" w:rsidRPr="00000000">
        <w:rPr>
          <w:rtl w:val="0"/>
        </w:rPr>
      </w:r>
    </w:p>
    <w:p w:rsidR="00000000" w:rsidDel="00000000" w:rsidP="00000000" w:rsidRDefault="00000000" w:rsidRPr="00000000" w14:paraId="00000A9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value="DIGITAL_AES_EBU"/&gt;</w:t>
      </w:r>
      <w:r w:rsidDel="00000000" w:rsidR="00000000" w:rsidRPr="00000000">
        <w:rPr>
          <w:rtl w:val="0"/>
        </w:rPr>
      </w:r>
    </w:p>
    <w:p w:rsidR="00000000" w:rsidDel="00000000" w:rsidP="00000000" w:rsidRDefault="00000000" w:rsidRPr="00000000" w14:paraId="00000A9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value="DIGITAL_SDIF"/&gt;</w:t>
      </w:r>
      <w:r w:rsidDel="00000000" w:rsidR="00000000" w:rsidRPr="00000000">
        <w:rPr>
          <w:rtl w:val="0"/>
        </w:rPr>
      </w:r>
    </w:p>
    <w:p w:rsidR="00000000" w:rsidDel="00000000" w:rsidP="00000000" w:rsidRDefault="00000000" w:rsidRPr="00000000" w14:paraId="00000A9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value="DIGITAL_SPDIF_COAXIAL"/&gt;</w:t>
      </w:r>
      <w:r w:rsidDel="00000000" w:rsidR="00000000" w:rsidRPr="00000000">
        <w:rPr>
          <w:rtl w:val="0"/>
        </w:rPr>
      </w:r>
    </w:p>
    <w:p w:rsidR="00000000" w:rsidDel="00000000" w:rsidP="00000000" w:rsidRDefault="00000000" w:rsidRPr="00000000" w14:paraId="00000A9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value="DIGITAL_SPDIF_OPTICAL"/&gt;</w:t>
      </w:r>
      <w:r w:rsidDel="00000000" w:rsidR="00000000" w:rsidRPr="00000000">
        <w:rPr>
          <w:rtl w:val="0"/>
        </w:rPr>
      </w:r>
    </w:p>
    <w:p w:rsidR="00000000" w:rsidDel="00000000" w:rsidP="00000000" w:rsidRDefault="00000000" w:rsidRPr="00000000" w14:paraId="00000A9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value="EIA_RS_232"/&gt;</w:t>
      </w:r>
      <w:r w:rsidDel="00000000" w:rsidR="00000000" w:rsidRPr="00000000">
        <w:rPr>
          <w:rtl w:val="0"/>
        </w:rPr>
      </w:r>
    </w:p>
    <w:p w:rsidR="00000000" w:rsidDel="00000000" w:rsidP="00000000" w:rsidRDefault="00000000" w:rsidRPr="00000000" w14:paraId="00000A9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value="EIA_RS_422"/&gt;</w:t>
      </w:r>
      <w:r w:rsidDel="00000000" w:rsidR="00000000" w:rsidRPr="00000000">
        <w:rPr>
          <w:rtl w:val="0"/>
        </w:rPr>
      </w:r>
    </w:p>
    <w:p w:rsidR="00000000" w:rsidDel="00000000" w:rsidP="00000000" w:rsidRDefault="00000000" w:rsidRPr="00000000" w14:paraId="00000A9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value="IEEE_1394"/&gt;</w:t>
      </w:r>
      <w:r w:rsidDel="00000000" w:rsidR="00000000" w:rsidRPr="00000000">
        <w:rPr>
          <w:rtl w:val="0"/>
        </w:rPr>
      </w:r>
    </w:p>
    <w:p w:rsidR="00000000" w:rsidDel="00000000" w:rsidP="00000000" w:rsidRDefault="00000000" w:rsidRPr="00000000" w14:paraId="00000A9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value="IEEE_1394b"/&gt;</w:t>
      </w:r>
      <w:r w:rsidDel="00000000" w:rsidR="00000000" w:rsidRPr="00000000">
        <w:rPr>
          <w:rtl w:val="0"/>
        </w:rPr>
      </w:r>
    </w:p>
    <w:p w:rsidR="00000000" w:rsidDel="00000000" w:rsidP="00000000" w:rsidRDefault="00000000" w:rsidRPr="00000000" w14:paraId="00000A9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value="LIGHT_PIPE"/&gt;</w:t>
      </w:r>
      <w:r w:rsidDel="00000000" w:rsidR="00000000" w:rsidRPr="00000000">
        <w:rPr>
          <w:rtl w:val="0"/>
        </w:rPr>
      </w:r>
    </w:p>
    <w:p w:rsidR="00000000" w:rsidDel="00000000" w:rsidP="00000000" w:rsidRDefault="00000000" w:rsidRPr="00000000" w14:paraId="00000A9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value="MIDI"/&gt;</w:t>
      </w:r>
      <w:r w:rsidDel="00000000" w:rsidR="00000000" w:rsidRPr="00000000">
        <w:rPr>
          <w:rtl w:val="0"/>
        </w:rPr>
      </w:r>
    </w:p>
    <w:p w:rsidR="00000000" w:rsidDel="00000000" w:rsidP="00000000" w:rsidRDefault="00000000" w:rsidRPr="00000000" w14:paraId="00000A9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value="RJ_45"/&gt;</w:t>
      </w:r>
      <w:r w:rsidDel="00000000" w:rsidR="00000000" w:rsidRPr="00000000">
        <w:rPr>
          <w:rtl w:val="0"/>
        </w:rPr>
      </w:r>
    </w:p>
    <w:p w:rsidR="00000000" w:rsidDel="00000000" w:rsidP="00000000" w:rsidRDefault="00000000" w:rsidRPr="00000000" w14:paraId="00000A9F">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value="SCSI"/&gt;</w:t>
      </w:r>
      <w:r w:rsidDel="00000000" w:rsidR="00000000" w:rsidRPr="00000000">
        <w:rPr>
          <w:rtl w:val="0"/>
        </w:rPr>
      </w:r>
    </w:p>
    <w:p w:rsidR="00000000" w:rsidDel="00000000" w:rsidP="00000000" w:rsidRDefault="00000000" w:rsidRPr="00000000" w14:paraId="00000AA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value="SONY_9_PIN"/&gt;</w:t>
      </w:r>
      <w:r w:rsidDel="00000000" w:rsidR="00000000" w:rsidRPr="00000000">
        <w:rPr>
          <w:rtl w:val="0"/>
        </w:rPr>
      </w:r>
    </w:p>
    <w:p w:rsidR="00000000" w:rsidDel="00000000" w:rsidP="00000000" w:rsidRDefault="00000000" w:rsidRPr="00000000" w14:paraId="00000AA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value="SUPER_CLOCK"/&gt;</w:t>
      </w:r>
      <w:r w:rsidDel="00000000" w:rsidR="00000000" w:rsidRPr="00000000">
        <w:rPr>
          <w:rtl w:val="0"/>
        </w:rPr>
      </w:r>
    </w:p>
    <w:p w:rsidR="00000000" w:rsidDel="00000000" w:rsidP="00000000" w:rsidRDefault="00000000" w:rsidRPr="00000000" w14:paraId="00000AA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value="USB_1_1"/&gt;</w:t>
      </w:r>
      <w:r w:rsidDel="00000000" w:rsidR="00000000" w:rsidRPr="00000000">
        <w:rPr>
          <w:rtl w:val="0"/>
        </w:rPr>
      </w:r>
    </w:p>
    <w:p w:rsidR="00000000" w:rsidDel="00000000" w:rsidP="00000000" w:rsidRDefault="00000000" w:rsidRPr="00000000" w14:paraId="00000AA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value="USB_2_0"/&gt;</w:t>
      </w:r>
      <w:r w:rsidDel="00000000" w:rsidR="00000000" w:rsidRPr="00000000">
        <w:rPr>
          <w:rtl w:val="0"/>
        </w:rPr>
      </w:r>
    </w:p>
    <w:p w:rsidR="00000000" w:rsidDel="00000000" w:rsidP="00000000" w:rsidRDefault="00000000" w:rsidRPr="00000000" w14:paraId="00000AA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value="WORD_CLOCK"/&gt;</w:t>
      </w:r>
      <w:r w:rsidDel="00000000" w:rsidR="00000000" w:rsidRPr="00000000">
        <w:rPr>
          <w:rtl w:val="0"/>
        </w:rPr>
      </w:r>
    </w:p>
    <w:p w:rsidR="00000000" w:rsidDel="00000000" w:rsidP="00000000" w:rsidRDefault="00000000" w:rsidRPr="00000000" w14:paraId="00000AA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AA6">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AA7">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A8">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name="interfacePrecisionType"&gt;</w:t>
      </w:r>
      <w:r w:rsidDel="00000000" w:rsidR="00000000" w:rsidRPr="00000000">
        <w:rPr>
          <w:rtl w:val="0"/>
        </w:rPr>
      </w:r>
    </w:p>
    <w:p w:rsidR="00000000" w:rsidDel="00000000" w:rsidP="00000000" w:rsidRDefault="00000000" w:rsidRPr="00000000" w14:paraId="00000AA9">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&lt;xsd:restriction base="xsd:string"&gt;</w:t>
      </w:r>
      <w:r w:rsidDel="00000000" w:rsidR="00000000" w:rsidRPr="00000000">
        <w:rPr>
          <w:rtl w:val="0"/>
        </w:rPr>
      </w:r>
    </w:p>
    <w:p w:rsidR="00000000" w:rsidDel="00000000" w:rsidP="00000000" w:rsidRDefault="00000000" w:rsidRPr="00000000" w14:paraId="00000AAA">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value="CLOSELY_REPEATABLE"/&gt;</w:t>
      </w:r>
      <w:r w:rsidDel="00000000" w:rsidR="00000000" w:rsidRPr="00000000">
        <w:rPr>
          <w:rtl w:val="0"/>
        </w:rPr>
      </w:r>
    </w:p>
    <w:p w:rsidR="00000000" w:rsidDel="00000000" w:rsidP="00000000" w:rsidRDefault="00000000" w:rsidRPr="00000000" w14:paraId="00000AAB">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value="NOT_REPEATABLE"/&gt;</w:t>
      </w:r>
      <w:r w:rsidDel="00000000" w:rsidR="00000000" w:rsidRPr="00000000">
        <w:rPr>
          <w:rtl w:val="0"/>
        </w:rPr>
      </w:r>
    </w:p>
    <w:p w:rsidR="00000000" w:rsidDel="00000000" w:rsidP="00000000" w:rsidRDefault="00000000" w:rsidRPr="00000000" w14:paraId="00000AAC">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value="FULLY_REPEATABLE"/&gt;</w:t>
      </w:r>
      <w:r w:rsidDel="00000000" w:rsidR="00000000" w:rsidRPr="00000000">
        <w:rPr>
          <w:rtl w:val="0"/>
        </w:rPr>
      </w:r>
    </w:p>
    <w:p w:rsidR="00000000" w:rsidDel="00000000" w:rsidP="00000000" w:rsidRDefault="00000000" w:rsidRPr="00000000" w14:paraId="00000AAD">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&lt;/xsd:restriction&gt;      </w:t>
      </w:r>
      <w:r w:rsidDel="00000000" w:rsidR="00000000" w:rsidRPr="00000000">
        <w:rPr>
          <w:rtl w:val="0"/>
        </w:rPr>
      </w:r>
    </w:p>
    <w:p w:rsidR="00000000" w:rsidDel="00000000" w:rsidP="00000000" w:rsidRDefault="00000000" w:rsidRPr="00000000" w14:paraId="00000AAE">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AAF">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B0">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 name="transitionType"&gt;</w:t>
      </w:r>
      <w:r w:rsidDel="00000000" w:rsidR="00000000" w:rsidRPr="00000000">
        <w:rPr>
          <w:rtl w:val="0"/>
        </w:rPr>
      </w:r>
    </w:p>
    <w:p w:rsidR="00000000" w:rsidDel="00000000" w:rsidP="00000000" w:rsidRDefault="00000000" w:rsidRPr="00000000" w14:paraId="00000AB1">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 base="xsd:string"&gt;</w:t>
      </w:r>
      <w:r w:rsidDel="00000000" w:rsidR="00000000" w:rsidRPr="00000000">
        <w:rPr>
          <w:rtl w:val="0"/>
        </w:rPr>
      </w:r>
    </w:p>
    <w:p w:rsidR="00000000" w:rsidDel="00000000" w:rsidP="00000000" w:rsidRDefault="00000000" w:rsidRPr="00000000" w14:paraId="00000AB2">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value="INSTANTANEOUS"/&gt;</w:t>
      </w:r>
      <w:r w:rsidDel="00000000" w:rsidR="00000000" w:rsidRPr="00000000">
        <w:rPr>
          <w:rtl w:val="0"/>
        </w:rPr>
      </w:r>
    </w:p>
    <w:p w:rsidR="00000000" w:rsidDel="00000000" w:rsidP="00000000" w:rsidRDefault="00000000" w:rsidRPr="00000000" w14:paraId="00000AB3">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   &lt;xsd:enumeration value="LINEAR_RAMP"/&gt;</w:t>
      </w:r>
      <w:r w:rsidDel="00000000" w:rsidR="00000000" w:rsidRPr="00000000">
        <w:rPr>
          <w:rtl w:val="0"/>
        </w:rPr>
      </w:r>
    </w:p>
    <w:p w:rsidR="00000000" w:rsidDel="00000000" w:rsidP="00000000" w:rsidRDefault="00000000" w:rsidRPr="00000000" w14:paraId="00000AB4">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&lt;/xsd:restriction&gt;</w:t>
      </w:r>
      <w:r w:rsidDel="00000000" w:rsidR="00000000" w:rsidRPr="00000000">
        <w:rPr>
          <w:rtl w:val="0"/>
        </w:rPr>
      </w:r>
    </w:p>
    <w:p w:rsidR="00000000" w:rsidDel="00000000" w:rsidP="00000000" w:rsidRDefault="00000000" w:rsidRPr="00000000" w14:paraId="00000AB5">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&lt;/xsd:simpleType&gt;</w:t>
      </w:r>
      <w:r w:rsidDel="00000000" w:rsidR="00000000" w:rsidRPr="00000000">
        <w:rPr>
          <w:rtl w:val="0"/>
        </w:rPr>
      </w:r>
    </w:p>
    <w:p w:rsidR="00000000" w:rsidDel="00000000" w:rsidP="00000000" w:rsidRDefault="00000000" w:rsidRPr="00000000" w14:paraId="00000AB6">
      <w:pPr>
        <w:pStyle w:val="Heading1"/>
        <w:jc w:val="left"/>
        <w:rPr>
          <w:rFonts w:ascii="Courier New" w:cs="Courier New" w:eastAsia="Courier New" w:hAnsi="Courier New"/>
          <w:vertAlign w:val="baseline"/>
        </w:rPr>
      </w:pPr>
      <w:r w:rsidDel="00000000" w:rsidR="00000000" w:rsidRPr="00000000">
        <w:rPr>
          <w:rtl w:val="0"/>
        </w:rPr>
      </w:r>
    </w:p>
    <w:p w:rsidR="00000000" w:rsidDel="00000000" w:rsidP="00000000" w:rsidRDefault="00000000" w:rsidRPr="00000000" w14:paraId="00000AB7">
      <w:pPr>
        <w:pStyle w:val="Heading1"/>
        <w:jc w:val="left"/>
        <w:rPr>
          <w:rFonts w:ascii="Courier New" w:cs="Courier New" w:eastAsia="Courier New" w:hAnsi="Courier New"/>
          <w:vertAlign w:val="baseline"/>
        </w:rPr>
      </w:pPr>
      <w:r w:rsidDel="00000000" w:rsidR="00000000" w:rsidRPr="00000000">
        <w:rPr>
          <w:rFonts w:ascii="Courier New" w:cs="Courier New" w:eastAsia="Courier New" w:hAnsi="Courier New"/>
          <w:b w:val="1"/>
          <w:bCs w:val="1"/>
          <w:sz w:val="20"/>
          <w:szCs w:val="20"/>
          <w:vertAlign w:val="baseline"/>
          <w:rtl w:val="0"/>
        </w:rPr>
        <w:t xml:space="preserve">&lt;/xsd:schema&gt;</w:t>
      </w:r>
      <w:r w:rsidDel="00000000" w:rsidR="00000000" w:rsidRPr="00000000">
        <w:rPr>
          <w:rtl w:val="0"/>
        </w:rPr>
      </w:r>
    </w:p>
    <w:p w:rsidR="00000000" w:rsidDel="00000000" w:rsidP="00000000" w:rsidRDefault="00000000" w:rsidRPr="00000000" w14:paraId="00000AB8">
      <w:pPr>
        <w:pStyle w:val="Heading1"/>
        <w:jc w:val="left"/>
        <w:rPr>
          <w:rFonts w:ascii="Courier New" w:cs="Courier New" w:eastAsia="Courier New" w:hAnsi="Courier New"/>
          <w:vertAlign w:val="baseline"/>
        </w:rPr>
      </w:pPr>
      <w:r w:rsidDel="00000000" w:rsidR="00000000" w:rsidRPr="00000000">
        <w:br w:type="page"/>
      </w:r>
      <w:r w:rsidDel="00000000" w:rsidR="00000000" w:rsidRPr="00000000">
        <w:rPr>
          <w:rFonts w:ascii="Courier New" w:cs="Courier New" w:eastAsia="Courier New" w:hAnsi="Courier New"/>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AB9">
      <w:pPr>
        <w:rPr>
          <w:vertAlign w:val="baseline"/>
        </w:rPr>
      </w:pPr>
      <w:r w:rsidDel="00000000" w:rsidR="00000000" w:rsidRPr="00000000">
        <w:rPr>
          <w:rtl w:val="0"/>
        </w:rPr>
      </w:r>
    </w:p>
    <w:sectPr>
      <w:headerReference r:id="rId7" w:type="default"/>
      <w:footerReference r:id="rId8" w:type="default"/>
      <w:pgSz w:h="15840" w:w="12240" w:orient="portrait"/>
      <w:pgMar w:bottom="799" w:top="675" w:left="1627" w:right="1627" w:header="675" w:footer="79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 wnyc" w:id="0" w:date="2011-12-05T12:39:00Z">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make sense to allow unbounded organization attributes? Some workers may be affiliated with more than one organization.</w:t>
      </w:r>
    </w:p>
  </w:comment>
  <w:comment w:author=" wnyc" w:id="1" w:date="2011-12-05T13:10:00Z">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clear to me how this is done. Is it an unbound attribute, or are they listed (separated by commas?) in the mediaRefs attribute?</w:t>
      </w:r>
    </w:p>
  </w:comment>
  <w:comment w:author=" wnyc" w:id="2" w:date="2011-12-05T13:18:00Z">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USB3 is on its way.</w:t>
      </w:r>
    </w:p>
  </w:comment>
  <w:comment w:author=" wnyc" w:id="3" w:date="2011-12-05T13:28:00Z">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it make more sense to just recommend using units and values that suggest the level of precision (e.g. 2.5 dB)?</w:t>
      </w:r>
    </w:p>
  </w:comment>
  <w:comment w:author=" wnyc" w:id="4" w:date="2011-12-05T13:31:00Z">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E.g. fades are often logarithmic/exponential, sigmoid…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ambria"/>
  <w:font w:name="Courier New"/>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E">
    <w:pPr>
      <w:pBdr>
        <w:top w:color="000000" w:space="1" w:sz="4" w:val="single"/>
        <w:left w:color="000000" w:space="4" w:sz="4" w:val="single"/>
        <w:bottom w:color="000000" w:space="1" w:sz="4" w:val="single"/>
        <w:right w:color="000000" w:space="4" w:sz="4" w:val="single"/>
      </w:pBd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COMMITTEE USE ONLY – NOT FOR PUBLICATION</w:t>
    </w:r>
    <w:r w:rsidDel="00000000" w:rsidR="00000000" w:rsidRPr="00000000">
      <w:rPr>
        <w:rtl w:val="0"/>
      </w:rPr>
    </w:r>
  </w:p>
  <w:p w:rsidR="00000000" w:rsidDel="00000000" w:rsidP="00000000" w:rsidRDefault="00000000" w:rsidRPr="00000000" w14:paraId="00000ABF">
    <w:pPr>
      <w:jc w:val="center"/>
      <w:rPr>
        <w:rFonts w:ascii="Helvetica Neue" w:cs="Helvetica Neue" w:eastAsia="Helvetica Neue" w:hAnsi="Helvetica Neue"/>
        <w:b w:val="0"/>
        <w:bCs w:val="0"/>
        <w:vertAlign w:val="baseline"/>
      </w:rPr>
    </w:pPr>
    <w:r w:rsidDel="00000000" w:rsidR="00000000" w:rsidRPr="00000000">
      <w:rPr>
        <w:vertAlign w:val="baseline"/>
        <w:rtl w:val="0"/>
      </w:rPr>
      <w:t xml:space="preserve"> </w:t>
    </w:r>
    <w:r w:rsidDel="00000000" w:rsidR="00000000" w:rsidRPr="00000000">
      <w:rPr>
        <w:rFonts w:ascii="Helvetica Neue" w:cs="Helvetica Neue" w:eastAsia="Helvetica Neue" w:hAnsi="Helvetica Neue"/>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C0">
    <w:pPr>
      <w:rPr>
        <w:sz w:val="18"/>
        <w:szCs w:val="18"/>
        <w:vertAlign w:val="baseline"/>
      </w:rPr>
    </w:pPr>
    <w:r w:rsidDel="00000000" w:rsidR="00000000" w:rsidRPr="00000000">
      <w:rPr>
        <w:rtl w:val="0"/>
      </w:rPr>
    </w:r>
  </w:p>
  <w:p w:rsidR="00000000" w:rsidDel="00000000" w:rsidP="00000000" w:rsidRDefault="00000000" w:rsidRPr="00000000" w14:paraId="00000AC1">
    <w:pPr>
      <w:rPr>
        <w:sz w:val="18"/>
        <w:szCs w:val="18"/>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A">
    <w:pPr>
      <w:pBdr>
        <w:top w:color="000000" w:space="1" w:sz="4" w:val="single"/>
        <w:left w:color="000000" w:space="4" w:sz="4" w:val="single"/>
        <w:bottom w:color="000000" w:space="1" w:sz="4" w:val="single"/>
        <w:right w:color="000000" w:space="4" w:sz="4" w:val="single"/>
      </w:pBdr>
      <w:jc w:val="center"/>
      <w:rPr>
        <w:rFonts w:ascii="Helvetica Neue" w:cs="Helvetica Neue" w:eastAsia="Helvetica Neue" w:hAnsi="Helvetica Neue"/>
        <w:b w:val="0"/>
        <w:bCs w:val="0"/>
        <w:vertAlign w:val="baseline"/>
      </w:rPr>
    </w:pPr>
    <w:r w:rsidDel="00000000" w:rsidR="00000000" w:rsidRPr="00000000">
      <w:rPr>
        <w:rFonts w:ascii="Helvetica Neue" w:cs="Helvetica Neue" w:eastAsia="Helvetica Neue" w:hAnsi="Helvetica Neue"/>
        <w:b w:val="1"/>
        <w:bCs w:val="1"/>
        <w:vertAlign w:val="baseline"/>
        <w:rtl w:val="0"/>
      </w:rPr>
      <w:t xml:space="preserve">COMMITTEE USE ONLY – NOT FOR PUBLICATION</w:t>
    </w:r>
    <w:r w:rsidDel="00000000" w:rsidR="00000000" w:rsidRPr="00000000">
      <w:rPr>
        <w:rtl w:val="0"/>
      </w:rPr>
    </w:r>
  </w:p>
  <w:p w:rsidR="00000000" w:rsidDel="00000000" w:rsidP="00000000" w:rsidRDefault="00000000" w:rsidRPr="00000000" w14:paraId="00000ABB">
    <w:pPr>
      <w:jc w:val="right"/>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DOCUMENT-FILENAME-071220.DOC </w:t>
    </w:r>
  </w:p>
  <w:p w:rsidR="00000000" w:rsidDel="00000000" w:rsidP="00000000" w:rsidRDefault="00000000" w:rsidRPr="00000000" w14:paraId="00000ABC">
    <w:pPr>
      <w:rPr>
        <w:sz w:val="18"/>
        <w:szCs w:val="18"/>
        <w:vertAlign w:val="baseline"/>
      </w:rPr>
    </w:pPr>
    <w:r w:rsidDel="00000000" w:rsidR="00000000" w:rsidRPr="00000000">
      <w:rPr>
        <w:rtl w:val="0"/>
      </w:rPr>
    </w:r>
  </w:p>
  <w:p w:rsidR="00000000" w:rsidDel="00000000" w:rsidP="00000000" w:rsidRDefault="00000000" w:rsidRPr="00000000" w14:paraId="00000ABD">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jc w:val="both"/>
    </w:pPr>
    <w:rPr>
      <w:rFonts w:ascii="Helvetica Neue" w:cs="Helvetica Neue" w:eastAsia="Helvetica Neue" w:hAnsi="Helvetica Neue"/>
      <w:b w:val="1"/>
      <w:bCs w:val="1"/>
      <w:sz w:val="24"/>
      <w:szCs w:val="24"/>
      <w:vertAlign w:val="baseline"/>
    </w:rPr>
  </w:style>
  <w:style w:type="paragraph" w:styleId="Heading2">
    <w:name w:val="heading 2"/>
    <w:basedOn w:val="Normal"/>
    <w:next w:val="Normal"/>
    <w:pPr>
      <w:keepNext w:val="1"/>
      <w:spacing w:after="60" w:before="240" w:lineRule="auto"/>
      <w:jc w:val="both"/>
    </w:pPr>
    <w:rPr>
      <w:rFonts w:ascii="Helvetica Neue" w:cs="Helvetica Neue" w:eastAsia="Helvetica Neue" w:hAnsi="Helvetica Neue"/>
      <w:b w:val="1"/>
      <w:bCs w:val="1"/>
      <w:sz w:val="24"/>
      <w:szCs w:val="24"/>
      <w:vertAlign w:val="baseline"/>
    </w:rPr>
  </w:style>
  <w:style w:type="paragraph" w:styleId="Heading3">
    <w:name w:val="heading 3"/>
    <w:basedOn w:val="Normal"/>
    <w:next w:val="Normal"/>
    <w:pPr>
      <w:keepNext w:val="1"/>
      <w:spacing w:after="60" w:before="240" w:lineRule="auto"/>
      <w:jc w:val="both"/>
    </w:pPr>
    <w:rPr>
      <w:rFonts w:ascii="Helvetica Neue" w:cs="Helvetica Neue" w:eastAsia="Helvetica Neue" w:hAnsi="Helvetica Neue"/>
      <w:b w:val="1"/>
      <w:bCs w:val="1"/>
      <w:sz w:val="24"/>
      <w:szCs w:val="24"/>
      <w:vertAlign w:val="baseline"/>
    </w:rPr>
  </w:style>
  <w:style w:type="paragraph" w:styleId="Heading4">
    <w:name w:val="heading 4"/>
    <w:basedOn w:val="Normal"/>
    <w:next w:val="Normal"/>
    <w:pPr>
      <w:keepNext w:val="1"/>
      <w:spacing w:after="100" w:before="100" w:lineRule="auto"/>
      <w:jc w:val="left"/>
    </w:pPr>
    <w:rPr>
      <w:rFonts w:ascii="Helvetica Neue" w:cs="Helvetica Neue" w:eastAsia="Helvetica Neue" w:hAnsi="Helvetica Neue"/>
      <w:b w:val="0"/>
      <w:bCs w:val="0"/>
      <w:sz w:val="24"/>
      <w:szCs w:val="24"/>
      <w:vertAlign w:val="baseline"/>
    </w:rPr>
  </w:style>
  <w:style w:type="paragraph" w:styleId="Heading5">
    <w:name w:val="heading 5"/>
    <w:basedOn w:val="Normal"/>
    <w:next w:val="Normal"/>
    <w:pPr>
      <w:keepNext w:val="1"/>
      <w:spacing w:after="100" w:before="100" w:lineRule="auto"/>
      <w:jc w:val="left"/>
    </w:pPr>
    <w:rPr>
      <w:rFonts w:ascii="Helvetica Neue" w:cs="Helvetica Neue" w:eastAsia="Helvetica Neue" w:hAnsi="Helvetica Neue"/>
      <w:b w:val="0"/>
      <w:bCs w:val="0"/>
      <w:sz w:val="24"/>
      <w:szCs w:val="24"/>
      <w:vertAlign w:val="baseline"/>
    </w:rPr>
  </w:style>
  <w:style w:type="paragraph" w:styleId="Heading6">
    <w:name w:val="heading 6"/>
    <w:basedOn w:val="Normal"/>
    <w:next w:val="Normal"/>
    <w:pPr>
      <w:keepNext w:val="1"/>
      <w:spacing w:after="100" w:before="100" w:lineRule="auto"/>
      <w:jc w:val="left"/>
    </w:pPr>
    <w:rPr>
      <w:rFonts w:ascii="Helvetica Neue" w:cs="Helvetica Neue" w:eastAsia="Helvetica Neue" w:hAnsi="Helvetica Neue"/>
      <w:b w:val="0"/>
      <w:bCs w:val="0"/>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