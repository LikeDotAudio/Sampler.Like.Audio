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vertAlign w:val="baseline"/>
        </w:rPr>
      </w:pPr>
      <w:r w:rsidDel="00000000" w:rsidR="00000000" w:rsidRPr="00000000">
        <w:rPr>
          <w:vertAlign w:val="baseline"/>
          <w:rtl w:val="0"/>
        </w:rPr>
        <w:t xml:space="preserve">AES-X098C</w:t>
      </w:r>
    </w:p>
    <w:p w:rsidR="00000000" w:rsidDel="00000000" w:rsidP="00000000" w:rsidRDefault="00000000" w:rsidRPr="00000000" w14:paraId="00000002">
      <w:pPr>
        <w:jc w:val="right"/>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SC-03-06</w:t>
      </w:r>
      <w:r w:rsidDel="00000000" w:rsidR="00000000" w:rsidRPr="00000000">
        <w:rPr>
          <w:rtl w:val="0"/>
        </w:rPr>
      </w:r>
    </w:p>
    <w:bookmarkStart w:colFirst="0" w:colLast="0" w:name="d14xcnefwk85" w:id="0"/>
    <w:bookmarkEnd w:id="0"/>
    <w:p w:rsidR="00000000" w:rsidDel="00000000" w:rsidP="00000000" w:rsidRDefault="00000000" w:rsidRPr="00000000" w14:paraId="00000003">
      <w:pPr>
        <w:jc w:val="right"/>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br w:type="textWrapping"/>
      </w:r>
      <w:r w:rsidDel="00000000" w:rsidR="00000000" w:rsidRPr="00000000">
        <w:rPr>
          <w:rtl w:val="0"/>
        </w:rPr>
      </w:r>
    </w:p>
    <w:p w:rsidR="00000000" w:rsidDel="00000000" w:rsidP="00000000" w:rsidRDefault="00000000" w:rsidRPr="00000000" w14:paraId="00000004">
      <w:pPr>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DRAFT</w:t>
      </w:r>
      <w:r w:rsidDel="00000000" w:rsidR="00000000" w:rsidRPr="00000000">
        <w:rPr>
          <w:rtl w:val="0"/>
        </w:rPr>
      </w:r>
    </w:p>
    <w:p w:rsidR="00000000" w:rsidDel="00000000" w:rsidP="00000000" w:rsidRDefault="00000000" w:rsidRPr="00000000" w14:paraId="00000005">
      <w:pPr>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AES standard for metadata – </w:t>
      </w:r>
      <w:r w:rsidDel="00000000" w:rsidR="00000000" w:rsidRPr="00000000">
        <w:rPr>
          <w:rtl w:val="0"/>
        </w:rPr>
      </w:r>
    </w:p>
    <w:p w:rsidR="00000000" w:rsidDel="00000000" w:rsidP="00000000" w:rsidRDefault="00000000" w:rsidRPr="00000000" w14:paraId="00000006">
      <w:pPr>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Processing and handling history</w:t>
      </w:r>
      <w:r w:rsidDel="00000000" w:rsidR="00000000" w:rsidRPr="00000000">
        <w:rPr>
          <w:rtl w:val="0"/>
        </w:rPr>
      </w:r>
    </w:p>
    <w:p w:rsidR="00000000" w:rsidDel="00000000" w:rsidP="00000000" w:rsidRDefault="00000000" w:rsidRPr="00000000" w14:paraId="00000007">
      <w:pPr>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of audio objects</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tabs>
          <w:tab w:val="left" w:leader="none" w:pos="6480"/>
          <w:tab w:val="left" w:leader="none" w:pos="7200"/>
        </w:tabs>
        <w:rPr>
          <w:rFonts w:ascii="Courier" w:cs="Courier" w:eastAsia="Courier" w:hAnsi="Courier"/>
          <w:vertAlign w:val="baseline"/>
        </w:rPr>
      </w:pPr>
      <w:r w:rsidDel="00000000" w:rsidR="00000000" w:rsidRPr="00000000">
        <w:rPr>
          <w:rtl w:val="0"/>
        </w:rPr>
      </w:r>
    </w:p>
    <w:p w:rsidR="00000000" w:rsidDel="00000000" w:rsidP="00000000" w:rsidRDefault="00000000" w:rsidRPr="00000000" w14:paraId="0000000A">
      <w:pPr>
        <w:tabs>
          <w:tab w:val="left" w:leader="none" w:pos="6480"/>
          <w:tab w:val="left" w:leader="none" w:pos="7200"/>
        </w:tabs>
        <w:rPr>
          <w:rFonts w:ascii="Courier" w:cs="Courier" w:eastAsia="Courier" w:hAnsi="Courier"/>
          <w:vertAlign w:val="baseline"/>
        </w:rPr>
      </w:pPr>
      <w:r w:rsidDel="00000000" w:rsidR="00000000" w:rsidRPr="00000000">
        <w:rPr>
          <w:rtl w:val="0"/>
        </w:rPr>
      </w:r>
    </w:p>
    <w:p w:rsidR="00000000" w:rsidDel="00000000" w:rsidP="00000000" w:rsidRDefault="00000000" w:rsidRPr="00000000" w14:paraId="0000000B">
      <w:pPr>
        <w:tabs>
          <w:tab w:val="left" w:leader="none" w:pos="5328"/>
          <w:tab w:val="left" w:leader="none" w:pos="6336"/>
        </w:tabs>
        <w:spacing w:after="80" w:lineRule="auto"/>
        <w:rPr>
          <w:rFonts w:ascii="Helvetica Neue" w:cs="Helvetica Neue" w:eastAsia="Helvetica Neue" w:hAnsi="Helvetica Neue"/>
          <w:vertAlign w:val="baseline"/>
        </w:rPr>
      </w:pPr>
      <w:r w:rsidDel="00000000" w:rsidR="00000000" w:rsidRPr="00000000">
        <w:rPr>
          <w:rtl w:val="0"/>
        </w:rPr>
      </w:r>
    </w:p>
    <w:p w:rsidR="00000000" w:rsidDel="00000000" w:rsidP="00000000" w:rsidRDefault="00000000" w:rsidRPr="00000000" w14:paraId="0000000C">
      <w:pPr>
        <w:rPr>
          <w:b w:val="0"/>
          <w:bCs w:val="0"/>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0E">
      <w:pPr>
        <w:rPr>
          <w:vertAlign w:val="baseline"/>
        </w:rPr>
      </w:pPr>
      <w:r w:rsidDel="00000000" w:rsidR="00000000" w:rsidRPr="00000000">
        <w:rPr>
          <w:vertAlign w:val="baseline"/>
          <w:rtl w:val="0"/>
        </w:rPr>
        <w:t xml:space="preserve">This standard provides a vocabulary to be used in describing structural and adminis</w:t>
      </w:r>
      <w:ins w:author="Ian Rudd" w:id="0" w:date="2011-10-19T20:12:00Z">
        <w:r w:rsidDel="00000000" w:rsidR="00000000" w:rsidRPr="00000000">
          <w:rPr>
            <w:vertAlign w:val="baseline"/>
            <w:rtl w:val="0"/>
          </w:rPr>
          <w:t xml:space="preserve">t</w:t>
        </w:r>
      </w:ins>
      <w:r w:rsidDel="00000000" w:rsidR="00000000" w:rsidRPr="00000000">
        <w:rPr>
          <w:vertAlign w:val="baseline"/>
          <w:rtl w:val="0"/>
        </w:rPr>
        <w:t xml:space="preserve">rative metadata about </w:t>
      </w:r>
      <w:ins w:author="Ian Rudd" w:id="1" w:date="2011-10-18T14:53:00Z">
        <w:r w:rsidDel="00000000" w:rsidR="00000000" w:rsidRPr="00000000">
          <w:rPr>
            <w:vertAlign w:val="baseline"/>
            <w:rtl w:val="0"/>
          </w:rPr>
          <w:t xml:space="preserve">the </w:t>
        </w:r>
      </w:ins>
      <w:r w:rsidDel="00000000" w:rsidR="00000000" w:rsidRPr="00000000">
        <w:rPr>
          <w:vertAlign w:val="baseline"/>
          <w:rtl w:val="0"/>
        </w:rPr>
        <w:t xml:space="preserve">process</w:t>
      </w:r>
      <w:ins w:author="Ian Rudd" w:id="2" w:date="2011-10-18T14:53:00Z">
        <w:r w:rsidDel="00000000" w:rsidR="00000000" w:rsidRPr="00000000">
          <w:rPr>
            <w:vertAlign w:val="baseline"/>
            <w:rtl w:val="0"/>
          </w:rPr>
          <w:t xml:space="preserve">ing</w:t>
        </w:r>
      </w:ins>
      <w:r w:rsidDel="00000000" w:rsidR="00000000" w:rsidRPr="00000000">
        <w:rPr>
          <w:vertAlign w:val="baseline"/>
          <w:rtl w:val="0"/>
        </w:rPr>
        <w:t xml:space="preserve"> and handling history of audio objects during audio preservation activities. Some implementations also refer to this metadata as technical metadata. The characteristics of the processing and handling of audio objects captured by this standard may be of use to audio communities beyond the audio preservation community.</w:t>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vertAlign w:val="baseline"/>
          <w:rtl w:val="0"/>
        </w:rPr>
        <w:t xml:space="preserve">An AES standard implies a consensus of those directly and materially affected by its scope and provisions and is intended as a guide to aid the manufacturer, the consumer, and the general public. The existence of an AES standard does not in any respect preclude anyone, whether or not he or she has approved the document, from manufacturing, marketing, purchasing, or using products, processes, or procedures not in agreement with the standard. Prior to approval, all parties were provided opportunities to comment or object to any provision. Attention is drawn to the possibility that some of the elements of this AES standard or information document may be the subject of patent rights. AES shall not be held responsible for identifying any or all such patents. Approval does not assume any liability to any patent owner, nor does it assume any obligation whatever to parties adopting the standards document. This document is subject to periodic review and users are cautioned to obtain the latest edition. Recipients of this document are invited to submit, with their comments, notification of any relevant patent rights of which they are aware and to provide supporting documentation.</w:t>
      </w:r>
    </w:p>
    <w:p w:rsidR="00000000" w:rsidDel="00000000" w:rsidP="00000000" w:rsidRDefault="00000000" w:rsidRPr="00000000" w14:paraId="00000013">
      <w:pPr>
        <w:keepNext w:val="0"/>
        <w:keepLines w:val="0"/>
        <w:pageBreakBefore w:val="1"/>
        <w:widowControl w:val="0"/>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footerReference r:id="rId8" w:type="default"/>
          <w:pgSz w:h="15840" w:w="12240" w:orient="portrait"/>
          <w:pgMar w:bottom="855" w:top="731" w:left="1627" w:right="1627" w:header="675" w:footer="799"/>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2039351683"/>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tab/>
            <w:t xml:space="preserve">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Preamble</w:t>
            <w:tab/>
            <w:t xml:space="preserve">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0.1.1 Decimal points</w:t>
            <w:tab/>
            <w:t xml:space="preserve">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0.1.2 Data representation</w:t>
            <w:tab/>
            <w:t xml:space="preserve">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0.1.3 Case sensitivity</w:t>
            <w:tab/>
            <w:t xml:space="preserve">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0.1.4 Logical conventions and data types</w:t>
            <w:tab/>
            <w:t xml:space="preserve">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Scope</w:t>
            <w:tab/>
            <w:t xml:space="preserve">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Normative references</w:t>
            <w:tab/>
            <w:t xml:space="preserve">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Definitions and abbreviations</w:t>
            <w:tab/>
            <w:t xml:space="preserve">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3.1 Audio object </w:t>
            <w:tab/>
            <w:t xml:space="preserve">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3.2 Instance Document </w:t>
            <w:tab/>
            <w:t xml:space="preserve">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3.3 Signal graph</w:t>
            <w:tab/>
            <w:t xml:space="preserve">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3.3.1 Patching</w:t>
            <w:tab/>
            <w:t xml:space="preserve">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Process history document structure</w:t>
            <w:tab/>
            <w:t xml:space="preserve">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4.1 Instance document scope</w:t>
            <w:tab/>
            <w:t xml:space="preserve">10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4.2 Document root</w:t>
            <w:tab/>
            <w:t xml:space="preserve">10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4.3 processHistoryType</w:t>
            <w:tab/>
            <w:t xml:space="preserve">10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4.3.8 processEvent</w:t>
            <w:tab/>
            <w:t xml:space="preserve">11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4.3.9 processEventType</w:t>
            <w:tab/>
            <w:t xml:space="preserve">11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4.3.9.6 media</w:t>
            <w:tab/>
            <w:t xml:space="preserve">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0" w:line="240" w:lineRule="auto"/>
            <w:ind w:left="2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4.3.9.7 mediaType</w:t>
            <w:tab/>
            <w:t xml:space="preserve">13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Annex A (Normative) Process History XML Schema</w:t>
            <w:tab/>
            <w:t xml:space="preserve">25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filename will be confirmed on publication on this standard, and may be updated in future versions of this standard. </w:t>
            <w:tab/>
            <w:t xml:space="preserve">26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Annex B: (Informative) Schema Listing</w:t>
            <w:tab/>
            <w:t xml:space="preserve">27</w:t>
          </w:r>
          <w:r w:rsidDel="00000000" w:rsidR="00000000" w:rsidRPr="00000000">
            <w:fldChar w:fldCharType="end"/>
          </w:r>
        </w:p>
      </w:sdtContent>
    </w:sdt>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86"/>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855" w:top="731" w:left="1627" w:right="1627" w:header="675" w:footer="799"/>
        </w:sectPr>
      </w:pPr>
      <w:r w:rsidDel="00000000" w:rsidR="00000000" w:rsidRPr="00000000">
        <w:rPr>
          <w:rtl w:val="0"/>
        </w:rPr>
      </w:r>
    </w:p>
    <w:p w:rsidR="00000000" w:rsidDel="00000000" w:rsidP="00000000" w:rsidRDefault="00000000" w:rsidRPr="00000000" w14:paraId="0000002E">
      <w:pPr>
        <w:tabs>
          <w:tab w:val="left" w:leader="none" w:pos="8280"/>
        </w:tabs>
        <w:jc w:val="center"/>
        <w:rPr>
          <w:rFonts w:ascii="Helvetica Neue" w:cs="Helvetica Neue" w:eastAsia="Helvetica Neue" w:hAnsi="Helvetica Neu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1"/>
        <w:widowControl w:val="0"/>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Foreword</w:t>
      </w:r>
    </w:p>
    <w:p w:rsidR="00000000" w:rsidDel="00000000" w:rsidP="00000000" w:rsidRDefault="00000000" w:rsidRPr="00000000" w14:paraId="00000030">
      <w:pPr>
        <w:tabs>
          <w:tab w:val="left" w:leader="none" w:pos="8280"/>
        </w:tabs>
        <w:rPr>
          <w:i w:val="0"/>
          <w:iCs w:val="0"/>
          <w:vertAlign w:val="baseline"/>
        </w:rPr>
      </w:pPr>
      <w:r w:rsidDel="00000000" w:rsidR="00000000" w:rsidRPr="00000000">
        <w:rPr>
          <w:vertAlign w:val="baseline"/>
          <w:rtl w:val="0"/>
        </w:rPr>
        <w:t xml:space="preserve">This foreword is not part of the AESxx-xxxx </w:t>
      </w:r>
      <w:r w:rsidDel="00000000" w:rsidR="00000000" w:rsidRPr="00000000">
        <w:rPr>
          <w:i w:val="1"/>
          <w:iCs w:val="1"/>
          <w:vertAlign w:val="baseline"/>
          <w:rtl w:val="0"/>
        </w:rPr>
        <w:t xml:space="preserve">AES standard for metadata – Processing and handling history of audio objects.</w:t>
      </w:r>
      <w:r w:rsidDel="00000000" w:rsidR="00000000" w:rsidRPr="00000000">
        <w:rPr>
          <w:rtl w:val="0"/>
        </w:rPr>
      </w:r>
    </w:p>
    <w:p w:rsidR="00000000" w:rsidDel="00000000" w:rsidP="00000000" w:rsidRDefault="00000000" w:rsidRPr="00000000" w14:paraId="00000031">
      <w:pPr>
        <w:tabs>
          <w:tab w:val="left" w:leader="none" w:pos="8280"/>
        </w:tabs>
        <w:rPr>
          <w:vertAlign w:val="baseline"/>
        </w:rPr>
      </w:pPr>
      <w:r w:rsidDel="00000000" w:rsidR="00000000" w:rsidRPr="00000000">
        <w:rPr>
          <w:rtl w:val="0"/>
        </w:rPr>
      </w:r>
    </w:p>
    <w:p w:rsidR="00000000" w:rsidDel="00000000" w:rsidP="00000000" w:rsidRDefault="00000000" w:rsidRPr="00000000" w14:paraId="000000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Fonts w:ascii="Times" w:cs="Times" w:eastAsia="Times" w:hAnsi="Times"/>
          <w:color w:val="000000"/>
          <w:sz w:val="19"/>
          <w:szCs w:val="19"/>
          <w:vertAlign w:val="baseline"/>
          <w:rtl w:val="0"/>
        </w:rPr>
        <w:t xml:space="preserve">Work on this project began in earnest in 2002 following a series of meetings that the chair attended at the Library of Congress in which the subject of technical metadata requirements for audio were discussed.</w:t>
      </w:r>
      <w:r w:rsidDel="00000000" w:rsidR="00000000" w:rsidRPr="00000000">
        <w:rPr>
          <w:vertAlign w:val="baseline"/>
          <w:rtl w:val="0"/>
        </w:rPr>
        <w:t xml:space="preserve"> Since that time</w:t>
      </w:r>
      <w:ins w:author="Ian Rudd" w:id="3" w:date="2011-10-18T14:51:00Z">
        <w:r w:rsidDel="00000000" w:rsidR="00000000" w:rsidRPr="00000000">
          <w:rPr>
            <w:vertAlign w:val="baseline"/>
            <w:rtl w:val="0"/>
          </w:rPr>
          <w:t xml:space="preserve">,</w:t>
        </w:r>
      </w:ins>
      <w:r w:rsidDel="00000000" w:rsidR="00000000" w:rsidRPr="00000000">
        <w:rPr>
          <w:vertAlign w:val="baseline"/>
          <w:rtl w:val="0"/>
        </w:rPr>
        <w:t xml:space="preserve"> Harvard University developed a working proof of concept of the metadata schema her</w:t>
      </w:r>
      <w:ins w:author="Ian Rudd" w:id="4" w:date="2011-10-18T14:51:00Z">
        <w:r w:rsidDel="00000000" w:rsidR="00000000" w:rsidRPr="00000000">
          <w:rPr>
            <w:vertAlign w:val="baseline"/>
            <w:rtl w:val="0"/>
          </w:rPr>
          <w:t xml:space="preserve">e</w:t>
        </w:r>
      </w:ins>
      <w:r w:rsidDel="00000000" w:rsidR="00000000" w:rsidRPr="00000000">
        <w:rPr>
          <w:vertAlign w:val="baseline"/>
          <w:rtl w:val="0"/>
        </w:rPr>
        <w:t xml:space="preserve">in described, which was shared with Indiana University as a part of the National Endow</w:t>
      </w:r>
      <w:del w:author="Ian Rudd" w:id="5" w:date="2011-10-19T20:13:00Z">
        <w:r w:rsidDel="00000000" w:rsidR="00000000" w:rsidRPr="00000000">
          <w:rPr>
            <w:vertAlign w:val="baseline"/>
            <w:rtl w:val="0"/>
          </w:rPr>
          <w:delText xml:space="preserve">e</w:delText>
        </w:r>
      </w:del>
      <w:r w:rsidDel="00000000" w:rsidR="00000000" w:rsidRPr="00000000">
        <w:rPr>
          <w:vertAlign w:val="baseline"/>
          <w:rtl w:val="0"/>
        </w:rPr>
        <w:t xml:space="preserve">ment for the Humanities funded Sound Directions research project. During that project</w:t>
      </w:r>
      <w:ins w:author="Ian Rudd" w:id="6" w:date="2011-10-18T14:52:00Z">
        <w:r w:rsidDel="00000000" w:rsidR="00000000" w:rsidRPr="00000000">
          <w:rPr>
            <w:vertAlign w:val="baseline"/>
            <w:rtl w:val="0"/>
          </w:rPr>
          <w:t xml:space="preserve">,</w:t>
        </w:r>
      </w:ins>
      <w:r w:rsidDel="00000000" w:rsidR="00000000" w:rsidRPr="00000000">
        <w:rPr>
          <w:vertAlign w:val="baseline"/>
          <w:rtl w:val="0"/>
        </w:rPr>
        <w:t xml:space="preserve"> IU developed </w:t>
      </w:r>
      <w:del w:author="Ian Rudd" w:id="7" w:date="2011-10-18T14:51:00Z">
        <w:r w:rsidDel="00000000" w:rsidR="00000000" w:rsidRPr="00000000">
          <w:rPr>
            <w:vertAlign w:val="baseline"/>
            <w:rtl w:val="0"/>
          </w:rPr>
          <w:delText xml:space="preserve">their</w:delText>
        </w:r>
      </w:del>
      <w:ins w:author="Ian Rudd" w:id="7" w:date="2011-10-18T14:51:00Z">
        <w:r w:rsidDel="00000000" w:rsidR="00000000" w:rsidRPr="00000000">
          <w:rPr>
            <w:vertAlign w:val="baseline"/>
            <w:rtl w:val="0"/>
          </w:rPr>
          <w:t xml:space="preserve">its</w:t>
        </w:r>
      </w:ins>
      <w:r w:rsidDel="00000000" w:rsidR="00000000" w:rsidRPr="00000000">
        <w:rPr>
          <w:vertAlign w:val="baseline"/>
          <w:rtl w:val="0"/>
        </w:rPr>
        <w:t xml:space="preserve"> own prototype tools that impl</w:t>
      </w:r>
      <w:ins w:author="Ian Rudd" w:id="8" w:date="2011-10-19T20:13:00Z">
        <w:r w:rsidDel="00000000" w:rsidR="00000000" w:rsidRPr="00000000">
          <w:rPr>
            <w:vertAlign w:val="baseline"/>
            <w:rtl w:val="0"/>
          </w:rPr>
          <w:t xml:space="preserve">e</w:t>
        </w:r>
      </w:ins>
      <w:r w:rsidDel="00000000" w:rsidR="00000000" w:rsidRPr="00000000">
        <w:rPr>
          <w:vertAlign w:val="baseline"/>
          <w:rtl w:val="0"/>
        </w:rPr>
        <w:t xml:space="preserve">mented that earlier draft of the schema. This version retains all of the earlier functional requirements of the earlier draft while offering a somewhat simplified implementation.</w:t>
      </w:r>
    </w:p>
    <w:p w:rsidR="00000000" w:rsidDel="00000000" w:rsidP="00000000" w:rsidRDefault="00000000" w:rsidRPr="00000000" w14:paraId="000000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The members of the writing group that developed this document in draft are: </w:t>
      </w:r>
    </w:p>
    <w:p w:rsidR="00000000" w:rsidDel="00000000" w:rsidP="00000000" w:rsidRDefault="00000000" w:rsidRPr="00000000" w14:paraId="000000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David Ackerman</w:t>
      </w:r>
    </w:p>
    <w:p w:rsidR="00000000" w:rsidDel="00000000" w:rsidP="00000000" w:rsidRDefault="00000000" w:rsidRPr="00000000" w14:paraId="000000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Chair, working group SC-03-06</w:t>
      </w:r>
    </w:p>
    <w:p w:rsidR="00000000" w:rsidDel="00000000" w:rsidP="00000000" w:rsidRDefault="00000000" w:rsidRPr="00000000" w14:paraId="00000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on normative language</w:t>
      </w:r>
    </w:p>
    <w:p w:rsidR="00000000" w:rsidDel="00000000" w:rsidP="00000000" w:rsidRDefault="00000000" w:rsidRPr="00000000" w14:paraId="00000042">
      <w:pPr>
        <w:rPr>
          <w:vertAlign w:val="baseline"/>
        </w:rPr>
      </w:pPr>
      <w:r w:rsidDel="00000000" w:rsidR="00000000" w:rsidRPr="00000000">
        <w:rPr>
          <w:vertAlign w:val="baseline"/>
          <w:rtl w:val="0"/>
        </w:rPr>
        <w:t xml:space="preserve">In AES standards documents, sentences containing the word “shall” are requirements for compliance with the document. Sentences containing the verb “should” are strong suggestions (recommendations). Sentences giving permission use the verb “may”. Sentences expressing a possibility use the verb “can”. </w:t>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pageBreakBefore w:val="1"/>
        <w:tabs>
          <w:tab w:val="left" w:leader="none" w:pos="8280"/>
        </w:tabs>
        <w:ind w:right="567"/>
        <w:rPr>
          <w:rFonts w:ascii="Helvetica Neue" w:cs="Helvetica Neue" w:eastAsia="Helvetica Neue" w:hAnsi="Helvetica Neue"/>
          <w:sz w:val="18"/>
          <w:szCs w:val="18"/>
          <w:vertAlign w:val="baseline"/>
        </w:rPr>
      </w:pPr>
      <w:r w:rsidDel="00000000" w:rsidR="00000000" w:rsidRPr="00000000">
        <w:rPr>
          <w:rtl w:val="0"/>
        </w:rPr>
      </w:r>
    </w:p>
    <w:p w:rsidR="00000000" w:rsidDel="00000000" w:rsidP="00000000" w:rsidRDefault="00000000" w:rsidRPr="00000000" w14:paraId="00000045">
      <w:pPr>
        <w:jc w:val="right"/>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br w:type="textWrapping"/>
      </w:r>
      <w:r w:rsidDel="00000000" w:rsidR="00000000" w:rsidRPr="00000000">
        <w:rPr>
          <w:rtl w:val="0"/>
        </w:rPr>
      </w:r>
    </w:p>
    <w:p w:rsidR="00000000" w:rsidDel="00000000" w:rsidP="00000000" w:rsidRDefault="00000000" w:rsidRPr="00000000" w14:paraId="00000046">
      <w:pPr>
        <w:jc w:val="center"/>
        <w:rPr>
          <w:vertAlign w:val="baseline"/>
        </w:rPr>
      </w:pPr>
      <w:r w:rsidDel="00000000" w:rsidR="00000000" w:rsidRPr="00000000">
        <w:rPr>
          <w:rtl w:val="0"/>
        </w:rPr>
      </w:r>
    </w:p>
    <w:p w:rsidR="00000000" w:rsidDel="00000000" w:rsidP="00000000" w:rsidRDefault="00000000" w:rsidRPr="00000000" w14:paraId="00000047">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DRAFT </w:t>
      </w:r>
      <w:r w:rsidDel="00000000" w:rsidR="00000000" w:rsidRPr="00000000">
        <w:rPr>
          <w:rtl w:val="0"/>
        </w:rPr>
      </w:r>
    </w:p>
    <w:p w:rsidR="00000000" w:rsidDel="00000000" w:rsidP="00000000" w:rsidRDefault="00000000" w:rsidRPr="00000000" w14:paraId="00000048">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AES standard for metadata –</w:t>
      </w:r>
      <w:r w:rsidDel="00000000" w:rsidR="00000000" w:rsidRPr="00000000">
        <w:rPr>
          <w:rtl w:val="0"/>
        </w:rPr>
      </w:r>
    </w:p>
    <w:p w:rsidR="00000000" w:rsidDel="00000000" w:rsidP="00000000" w:rsidRDefault="00000000" w:rsidRPr="00000000" w14:paraId="00000049">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Processing and handling history</w:t>
      </w:r>
      <w:r w:rsidDel="00000000" w:rsidR="00000000" w:rsidRPr="00000000">
        <w:rPr>
          <w:rtl w:val="0"/>
        </w:rPr>
      </w:r>
    </w:p>
    <w:p w:rsidR="00000000" w:rsidDel="00000000" w:rsidP="00000000" w:rsidRDefault="00000000" w:rsidRPr="00000000" w14:paraId="0000004A">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of audio objects</w:t>
      </w: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pStyle w:val="Heading1"/>
        <w:numPr>
          <w:ilvl w:val="0"/>
          <w:numId w:val="1"/>
        </w:numPr>
        <w:tabs>
          <w:tab w:val="left" w:leader="none" w:pos="8280"/>
        </w:tabs>
        <w:ind w:left="432" w:hanging="432"/>
        <w:rPr/>
      </w:pPr>
      <w:r w:rsidDel="00000000" w:rsidR="00000000" w:rsidRPr="00000000">
        <w:rPr>
          <w:vertAlign w:val="baseline"/>
          <w:rtl w:val="0"/>
        </w:rPr>
        <w:t xml:space="preserve">Introduction</w:t>
      </w:r>
    </w:p>
    <w:p w:rsidR="00000000" w:rsidDel="00000000" w:rsidP="00000000" w:rsidRDefault="00000000" w:rsidRPr="00000000" w14:paraId="0000004E">
      <w:pPr>
        <w:rPr>
          <w:vertAlign w:val="baseline"/>
        </w:rPr>
      </w:pPr>
      <w:r w:rsidDel="00000000" w:rsidR="00000000" w:rsidRPr="00000000">
        <w:rPr>
          <w:vertAlign w:val="baseline"/>
          <w:rtl w:val="0"/>
        </w:rPr>
        <w:t xml:space="preserve">This standard sets out the vocabulary to be used in describing the processing and handling history of audio objects in audio preservation work. This metadata, sometimes referred to as ‘process history’, 'digital provenance' (or ‘digi-prov’), describes the details of how audio objects are treated and/or migrated. Essentially it provides the ‘who’, ‘where’, ‘what’</w:t>
      </w:r>
      <w:ins w:author="Ian Rudd" w:id="9" w:date="2011-10-18T14:56:00Z">
        <w:r w:rsidDel="00000000" w:rsidR="00000000" w:rsidRPr="00000000">
          <w:rPr>
            <w:vertAlign w:val="baseline"/>
            <w:rtl w:val="0"/>
          </w:rPr>
          <w:t xml:space="preserve">, 'when'</w:t>
        </w:r>
      </w:ins>
      <w:r w:rsidDel="00000000" w:rsidR="00000000" w:rsidRPr="00000000">
        <w:rPr>
          <w:vertAlign w:val="baseline"/>
          <w:rtl w:val="0"/>
        </w:rPr>
        <w:t xml:space="preserve"> and ‘how’ information that clarifies the provenance of the audio object with regard to the work that has been done to restore and/or preserve the object. This vocabulary is expressed in the form of an Extensible Markup Language (XML) schema. By doing so it provides a structured human readable instance document that can be easily parsed and manipulated using any of a number of freely available programming libraries and tools.</w:t>
      </w:r>
    </w:p>
    <w:p w:rsidR="00000000" w:rsidDel="00000000" w:rsidP="00000000" w:rsidRDefault="00000000" w:rsidRPr="00000000" w14:paraId="0000004F">
      <w:pPr>
        <w:pStyle w:val="Heading1"/>
        <w:numPr>
          <w:ilvl w:val="0"/>
          <w:numId w:val="1"/>
        </w:numPr>
        <w:tabs>
          <w:tab w:val="left" w:leader="none" w:pos="8280"/>
        </w:tabs>
        <w:ind w:left="432" w:hanging="432"/>
        <w:rPr/>
      </w:pPr>
      <w:r w:rsidDel="00000000" w:rsidR="00000000" w:rsidRPr="00000000">
        <w:rPr>
          <w:vertAlign w:val="baseline"/>
          <w:rtl w:val="0"/>
        </w:rPr>
        <w:t xml:space="preserve">0 Preamble</w:t>
      </w:r>
    </w:p>
    <w:p w:rsidR="00000000" w:rsidDel="00000000" w:rsidP="00000000" w:rsidRDefault="00000000" w:rsidRPr="00000000" w14:paraId="00000050">
      <w:pPr>
        <w:pStyle w:val="Heading2"/>
        <w:numPr>
          <w:ilvl w:val="1"/>
          <w:numId w:val="1"/>
        </w:numPr>
        <w:ind w:left="576" w:hanging="576"/>
        <w:rPr/>
      </w:pPr>
      <w:r w:rsidDel="00000000" w:rsidR="00000000" w:rsidRPr="00000000">
        <w:rPr>
          <w:vertAlign w:val="baseline"/>
          <w:rtl w:val="0"/>
        </w:rPr>
        <w:t xml:space="preserve">0.1.1 Decimal points</w:t>
      </w:r>
    </w:p>
    <w:p w:rsidR="00000000" w:rsidDel="00000000" w:rsidP="00000000" w:rsidRDefault="00000000" w:rsidRPr="00000000" w14:paraId="00000051">
      <w:pPr>
        <w:rPr>
          <w:vertAlign w:val="baseline"/>
        </w:rPr>
      </w:pPr>
      <w:r w:rsidDel="00000000" w:rsidR="00000000" w:rsidRPr="00000000">
        <w:rPr>
          <w:vertAlign w:val="baseline"/>
          <w:rtl w:val="0"/>
        </w:rPr>
        <w:t xml:space="preserve">According to IEC directives, the comma is used in all text to indicate the decimal point. However, in the specified coding, including the examples shown, the full stop is used as in IEC programming language standards.</w:t>
      </w:r>
    </w:p>
    <w:p w:rsidR="00000000" w:rsidDel="00000000" w:rsidP="00000000" w:rsidRDefault="00000000" w:rsidRPr="00000000" w14:paraId="00000052">
      <w:pPr>
        <w:pStyle w:val="Heading2"/>
        <w:numPr>
          <w:ilvl w:val="1"/>
          <w:numId w:val="1"/>
        </w:numPr>
        <w:ind w:left="576" w:hanging="576"/>
        <w:rPr/>
      </w:pPr>
      <w:r w:rsidDel="00000000" w:rsidR="00000000" w:rsidRPr="00000000">
        <w:rPr>
          <w:vertAlign w:val="baseline"/>
          <w:rtl w:val="0"/>
        </w:rPr>
        <w:t xml:space="preserve">0.1.2 Data representation</w:t>
      </w:r>
    </w:p>
    <w:p w:rsidR="00000000" w:rsidDel="00000000" w:rsidP="00000000" w:rsidRDefault="00000000" w:rsidRPr="00000000" w14:paraId="00000053">
      <w:pPr>
        <w:rPr>
          <w:vertAlign w:val="baseline"/>
        </w:rPr>
      </w:pPr>
      <w:r w:rsidDel="00000000" w:rsidR="00000000" w:rsidRPr="00000000">
        <w:rPr>
          <w:vertAlign w:val="baseline"/>
          <w:rtl w:val="0"/>
        </w:rPr>
        <w:t xml:space="preserve">In this standard, all coding and data representations are printed in an equally-spaced font. Inherited elements and attributes are printed in an italicized equally-spaced font.</w:t>
      </w:r>
    </w:p>
    <w:p w:rsidR="00000000" w:rsidDel="00000000" w:rsidP="00000000" w:rsidRDefault="00000000" w:rsidRPr="00000000" w14:paraId="00000054">
      <w:pPr>
        <w:pStyle w:val="Heading2"/>
        <w:numPr>
          <w:ilvl w:val="1"/>
          <w:numId w:val="1"/>
        </w:numPr>
        <w:ind w:left="576" w:hanging="576"/>
        <w:rPr/>
      </w:pPr>
      <w:r w:rsidDel="00000000" w:rsidR="00000000" w:rsidRPr="00000000">
        <w:rPr>
          <w:vertAlign w:val="baseline"/>
          <w:rtl w:val="0"/>
        </w:rPr>
        <w:t xml:space="preserve">0.1.3 Case sensitivity</w:t>
      </w:r>
    </w:p>
    <w:p w:rsidR="00000000" w:rsidDel="00000000" w:rsidP="00000000" w:rsidRDefault="00000000" w:rsidRPr="00000000" w14:paraId="00000055">
      <w:pPr>
        <w:rPr>
          <w:vertAlign w:val="baseline"/>
        </w:rPr>
      </w:pPr>
      <w:r w:rsidDel="00000000" w:rsidR="00000000" w:rsidRPr="00000000">
        <w:rPr>
          <w:vertAlign w:val="baseline"/>
          <w:rtl w:val="0"/>
        </w:rPr>
        <w:t xml:space="preserve">All element, attribute, data type and constant names shall be case sensitive.</w:t>
      </w:r>
    </w:p>
    <w:p w:rsidR="00000000" w:rsidDel="00000000" w:rsidP="00000000" w:rsidRDefault="00000000" w:rsidRPr="00000000" w14:paraId="00000056">
      <w:pPr>
        <w:pStyle w:val="Heading2"/>
        <w:numPr>
          <w:ilvl w:val="1"/>
          <w:numId w:val="1"/>
        </w:numPr>
        <w:ind w:left="576" w:hanging="576"/>
        <w:rPr/>
      </w:pPr>
      <w:r w:rsidDel="00000000" w:rsidR="00000000" w:rsidRPr="00000000">
        <w:rPr>
          <w:vertAlign w:val="baseline"/>
          <w:rtl w:val="0"/>
        </w:rPr>
        <w:t xml:space="preserve">0.1.4 Logical conventions and data types</w:t>
      </w:r>
    </w:p>
    <w:p w:rsidR="00000000" w:rsidDel="00000000" w:rsidP="00000000" w:rsidRDefault="00000000" w:rsidRPr="00000000" w14:paraId="00000057">
      <w:pPr>
        <w:rPr>
          <w:vertAlign w:val="baseline"/>
        </w:rPr>
      </w:pPr>
      <w:r w:rsidDel="00000000" w:rsidR="00000000" w:rsidRPr="00000000">
        <w:rPr>
          <w:vertAlign w:val="baseline"/>
          <w:rtl w:val="0"/>
        </w:rPr>
        <w:t xml:space="preserve">In this standard, all elements, attributes and custom data types are defined in the lower-camel-case coding convention. For example, </w:t>
      </w:r>
      <w:r w:rsidDel="00000000" w:rsidR="00000000" w:rsidRPr="00000000">
        <w:rPr>
          <w:rFonts w:ascii="Courier" w:cs="Courier" w:eastAsia="Courier" w:hAnsi="Courier"/>
          <w:vertAlign w:val="baseline"/>
          <w:rtl w:val="0"/>
        </w:rPr>
        <w:t xml:space="preserve">lowerCamelCase</w:t>
      </w:r>
      <w:r w:rsidDel="00000000" w:rsidR="00000000" w:rsidRPr="00000000">
        <w:rPr>
          <w:vertAlign w:val="baseline"/>
          <w:rtl w:val="0"/>
        </w:rPr>
        <w:t xml:space="preserve">.</w:t>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vertAlign w:val="baseline"/>
          <w:rtl w:val="0"/>
        </w:rPr>
        <w:t xml:space="preserve">This standard is implemented as an Extensible markup language (XML) schema according to the W3C XML schema recommendation. The full listing in the schema format is provided in this documents appendices.</w:t>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vertAlign w:val="baseline"/>
          <w:rtl w:val="0"/>
        </w:rPr>
        <w:t xml:space="preserve">This standard relies on a number of data types that are defined by the W3C. See Clause 2 </w:t>
      </w:r>
      <w:r w:rsidDel="00000000" w:rsidR="00000000" w:rsidRPr="00000000">
        <w:rPr>
          <w:i w:val="1"/>
          <w:iCs w:val="1"/>
          <w:vertAlign w:val="baseline"/>
          <w:rtl w:val="0"/>
        </w:rPr>
        <w:t xml:space="preserve">Normative references.</w:t>
      </w:r>
      <w:r w:rsidDel="00000000" w:rsidR="00000000" w:rsidRPr="00000000">
        <w:rPr>
          <w:vertAlign w:val="baseline"/>
          <w:rtl w:val="0"/>
        </w:rPr>
        <w:t xml:space="preserve"> W3C defined datatypes appear in the text prefixed with the ‘xsd:’ namespace qualifier. The following W3C data types are used:</w:t>
      </w:r>
    </w:p>
    <w:p w:rsidR="00000000" w:rsidDel="00000000" w:rsidP="00000000" w:rsidRDefault="00000000" w:rsidRPr="00000000" w14:paraId="0000005C">
      <w:pPr>
        <w:rPr>
          <w:vertAlign w:val="baseline"/>
        </w:rPr>
      </w:pPr>
      <w:r w:rsidDel="00000000" w:rsidR="00000000" w:rsidRPr="00000000">
        <w:rPr>
          <w:vertAlign w:val="baseline"/>
          <w:rtl w:val="0"/>
        </w:rPr>
        <w:tab/>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rtl w:val="0"/>
        </w:rPr>
      </w:r>
    </w:p>
    <w:p w:rsidR="00000000" w:rsidDel="00000000" w:rsidP="00000000" w:rsidRDefault="00000000" w:rsidRPr="00000000" w14:paraId="00000060">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xsd:dateTime</w:t>
      </w:r>
    </w:p>
    <w:p w:rsidR="00000000" w:rsidDel="00000000" w:rsidP="00000000" w:rsidRDefault="00000000" w:rsidRPr="00000000" w14:paraId="00000061">
      <w:pPr>
        <w:rPr>
          <w:rFonts w:ascii="Courier" w:cs="Courier" w:eastAsia="Courier" w:hAnsi="Courier"/>
          <w:vertAlign w:val="baseline"/>
        </w:rPr>
      </w:pPr>
      <w:r w:rsidDel="00000000" w:rsidR="00000000" w:rsidRPr="00000000">
        <w:rPr>
          <w:rFonts w:ascii="Courier" w:cs="Courier" w:eastAsia="Courier" w:hAnsi="Courier"/>
          <w:vertAlign w:val="baseline"/>
          <w:rtl w:val="0"/>
        </w:rPr>
        <w:tab/>
        <w:t xml:space="preserve">xsd:ID</w:t>
      </w:r>
    </w:p>
    <w:p w:rsidR="00000000" w:rsidDel="00000000" w:rsidP="00000000" w:rsidRDefault="00000000" w:rsidRPr="00000000" w14:paraId="00000062">
      <w:pPr>
        <w:rPr>
          <w:rFonts w:ascii="Courier" w:cs="Courier" w:eastAsia="Courier" w:hAnsi="Courier"/>
          <w:vertAlign w:val="baseline"/>
        </w:rPr>
      </w:pPr>
      <w:r w:rsidDel="00000000" w:rsidR="00000000" w:rsidRPr="00000000">
        <w:rPr>
          <w:rFonts w:ascii="Courier" w:cs="Courier" w:eastAsia="Courier" w:hAnsi="Courier"/>
          <w:vertAlign w:val="baseline"/>
          <w:rtl w:val="0"/>
        </w:rPr>
        <w:tab/>
        <w:t xml:space="preserve">xsd:IDREF</w:t>
      </w:r>
    </w:p>
    <w:p w:rsidR="00000000" w:rsidDel="00000000" w:rsidP="00000000" w:rsidRDefault="00000000" w:rsidRPr="00000000" w14:paraId="00000063">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xsd:IDREFS</w:t>
      </w:r>
    </w:p>
    <w:p w:rsidR="00000000" w:rsidDel="00000000" w:rsidP="00000000" w:rsidRDefault="00000000" w:rsidRPr="00000000" w14:paraId="00000064">
      <w:pPr>
        <w:rPr>
          <w:rFonts w:ascii="Courier" w:cs="Courier" w:eastAsia="Courier" w:hAnsi="Courier"/>
          <w:vertAlign w:val="baseline"/>
        </w:rPr>
      </w:pPr>
      <w:r w:rsidDel="00000000" w:rsidR="00000000" w:rsidRPr="00000000">
        <w:rPr>
          <w:rFonts w:ascii="Courier" w:cs="Courier" w:eastAsia="Courier" w:hAnsi="Courier"/>
          <w:vertAlign w:val="baseline"/>
          <w:rtl w:val="0"/>
        </w:rPr>
        <w:tab/>
        <w:t xml:space="preserve">xsd:positiveInteger</w:t>
      </w:r>
    </w:p>
    <w:p w:rsidR="00000000" w:rsidDel="00000000" w:rsidP="00000000" w:rsidRDefault="00000000" w:rsidRPr="00000000" w14:paraId="00000065">
      <w:pPr>
        <w:rPr>
          <w:rFonts w:ascii="Courier" w:cs="Courier" w:eastAsia="Courier" w:hAnsi="Courier"/>
          <w:vertAlign w:val="baseline"/>
        </w:rPr>
      </w:pPr>
      <w:r w:rsidDel="00000000" w:rsidR="00000000" w:rsidRPr="00000000">
        <w:rPr>
          <w:rFonts w:ascii="Courier" w:cs="Courier" w:eastAsia="Courier" w:hAnsi="Courier"/>
          <w:vertAlign w:val="baseline"/>
          <w:rtl w:val="0"/>
        </w:rPr>
        <w:tab/>
        <w:t xml:space="preserve">xsd:string</w:t>
      </w:r>
    </w:p>
    <w:p w:rsidR="00000000" w:rsidDel="00000000" w:rsidP="00000000" w:rsidRDefault="00000000" w:rsidRPr="00000000" w14:paraId="00000066">
      <w:pPr>
        <w:rPr>
          <w:vertAlign w:val="baseline"/>
        </w:rPr>
      </w:pPr>
      <w:r w:rsidDel="00000000" w:rsidR="00000000" w:rsidRPr="00000000">
        <w:rPr>
          <w:rtl w:val="0"/>
        </w:rPr>
      </w:r>
    </w:p>
    <w:p w:rsidR="00000000" w:rsidDel="00000000" w:rsidP="00000000" w:rsidRDefault="00000000" w:rsidRPr="00000000" w14:paraId="00000067">
      <w:pPr>
        <w:rPr>
          <w:vertAlign w:val="baseline"/>
        </w:rPr>
      </w:pP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vertAlign w:val="baseline"/>
          <w:rtl w:val="0"/>
        </w:rPr>
        <w:t xml:space="preserve">This standard also relies on data types defined in AES57-2011 AES standard for audio metadata – Audio object structures for preservation and restoration. AES57 datatypes appear in the text prefixed with the</w:t>
      </w:r>
      <w:del w:author="Ian Rudd" w:id="10" w:date="2011-10-19T20:32:00Z">
        <w:r w:rsidDel="00000000" w:rsidR="00000000" w:rsidRPr="00000000">
          <w:rPr>
            <w:vertAlign w:val="baseline"/>
            <w:rtl w:val="0"/>
          </w:rPr>
          <w:delText xml:space="preserve"> </w:delText>
        </w:r>
      </w:del>
      <w:r w:rsidDel="00000000" w:rsidR="00000000" w:rsidRPr="00000000">
        <w:rPr>
          <w:vertAlign w:val="baseline"/>
          <w:rtl w:val="0"/>
        </w:rPr>
        <w:t xml:space="preserve"> ‘aes57:’ namespace qualifier. The following AES57 datatypes are used:</w:t>
      </w:r>
    </w:p>
    <w:p w:rsidR="00000000" w:rsidDel="00000000" w:rsidP="00000000" w:rsidRDefault="00000000" w:rsidRPr="00000000" w14:paraId="00000069">
      <w:pPr>
        <w:rPr>
          <w:vertAlign w:val="baseline"/>
        </w:rPr>
      </w:pPr>
      <w:r w:rsidDel="00000000" w:rsidR="00000000" w:rsidRPr="00000000">
        <w:rPr>
          <w:vertAlign w:val="baseline"/>
          <w:rtl w:val="0"/>
        </w:rPr>
        <w:tab/>
      </w:r>
    </w:p>
    <w:p w:rsidR="00000000" w:rsidDel="00000000" w:rsidP="00000000" w:rsidRDefault="00000000" w:rsidRPr="00000000" w14:paraId="0000006A">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aes57:audioObjectType</w:t>
      </w:r>
    </w:p>
    <w:p w:rsidR="00000000" w:rsidDel="00000000" w:rsidP="00000000" w:rsidRDefault="00000000" w:rsidRPr="00000000" w14:paraId="0000006B">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aes57:timeRangeType</w:t>
      </w:r>
    </w:p>
    <w:p w:rsidR="00000000" w:rsidDel="00000000" w:rsidP="00000000" w:rsidRDefault="00000000" w:rsidRPr="00000000" w14:paraId="0000006C">
      <w:pPr>
        <w:rPr>
          <w:vertAlign w:val="baseline"/>
        </w:rPr>
      </w:pP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vertAlign w:val="baseline"/>
          <w:rtl w:val="0"/>
        </w:rPr>
        <w:t xml:space="preserve">This standard also relies on data types defined in AES60-2011 AES standard for audio metadata – AES standard for audio metadata – Core audio metadata. AES60 datatypes appear in the text prefixed with the</w:t>
      </w:r>
      <w:del w:author="Ian Rudd" w:id="11" w:date="2011-10-19T20:33:00Z">
        <w:r w:rsidDel="00000000" w:rsidR="00000000" w:rsidRPr="00000000">
          <w:rPr>
            <w:vertAlign w:val="baseline"/>
            <w:rtl w:val="0"/>
          </w:rPr>
          <w:delText xml:space="preserve"> </w:delText>
        </w:r>
      </w:del>
      <w:r w:rsidDel="00000000" w:rsidR="00000000" w:rsidRPr="00000000">
        <w:rPr>
          <w:vertAlign w:val="baseline"/>
          <w:rtl w:val="0"/>
        </w:rPr>
        <w:t xml:space="preserve"> ‘aes60:’ namespace qualifier. The following AES60 datatypes are used:</w:t>
      </w:r>
    </w:p>
    <w:p w:rsidR="00000000" w:rsidDel="00000000" w:rsidP="00000000" w:rsidRDefault="00000000" w:rsidRPr="00000000" w14:paraId="0000006E">
      <w:pPr>
        <w:rPr>
          <w:vertAlign w:val="baseline"/>
        </w:rPr>
      </w:pPr>
      <w:r w:rsidDel="00000000" w:rsidR="00000000" w:rsidRPr="00000000">
        <w:rPr>
          <w:rtl w:val="0"/>
        </w:rPr>
      </w:r>
    </w:p>
    <w:p w:rsidR="00000000" w:rsidDel="00000000" w:rsidP="00000000" w:rsidRDefault="00000000" w:rsidRPr="00000000" w14:paraId="0000006F">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aes60:editUnitNumberType</w:t>
      </w:r>
    </w:p>
    <w:p w:rsidR="00000000" w:rsidDel="00000000" w:rsidP="00000000" w:rsidRDefault="00000000" w:rsidRPr="00000000" w14:paraId="00000070">
      <w:pPr>
        <w:ind w:firstLine="720"/>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aes60:contactDetailsType</w:t>
      </w:r>
    </w:p>
    <w:p w:rsidR="00000000" w:rsidDel="00000000" w:rsidP="00000000" w:rsidRDefault="00000000" w:rsidRPr="00000000" w14:paraId="00000071">
      <w:pPr>
        <w:rPr>
          <w:vertAlign w:val="baseline"/>
        </w:rPr>
      </w:pPr>
      <w:r w:rsidDel="00000000" w:rsidR="00000000" w:rsidRPr="00000000">
        <w:rPr>
          <w:rtl w:val="0"/>
        </w:rPr>
      </w:r>
    </w:p>
    <w:p w:rsidR="00000000" w:rsidDel="00000000" w:rsidP="00000000" w:rsidRDefault="00000000" w:rsidRPr="00000000" w14:paraId="00000072">
      <w:pPr>
        <w:rPr>
          <w:vertAlign w:val="baseline"/>
        </w:rPr>
      </w:pPr>
      <w:r w:rsidDel="00000000" w:rsidR="00000000" w:rsidRPr="00000000">
        <w:rPr>
          <w:vertAlign w:val="baseline"/>
          <w:rtl w:val="0"/>
        </w:rPr>
        <w:t xml:space="preserve">Finally, this standard defines a number of custom data types according to the rules of the W3C XML schema recommendation. These types are defined throughout the text as they are encountered in the element and attribute definition listings.</w:t>
      </w:r>
    </w:p>
    <w:p w:rsidR="00000000" w:rsidDel="00000000" w:rsidP="00000000" w:rsidRDefault="00000000" w:rsidRPr="00000000" w14:paraId="00000073">
      <w:pPr>
        <w:pStyle w:val="Heading1"/>
        <w:numPr>
          <w:ilvl w:val="0"/>
          <w:numId w:val="1"/>
        </w:numPr>
        <w:tabs>
          <w:tab w:val="left" w:leader="none" w:pos="8280"/>
        </w:tabs>
        <w:ind w:left="432" w:hanging="432"/>
        <w:rPr/>
      </w:pPr>
      <w:r w:rsidDel="00000000" w:rsidR="00000000" w:rsidRPr="00000000">
        <w:rPr>
          <w:vertAlign w:val="baseline"/>
          <w:rtl w:val="0"/>
        </w:rPr>
        <w:t xml:space="preserve">1 Scope</w:t>
      </w:r>
    </w:p>
    <w:p w:rsidR="00000000" w:rsidDel="00000000" w:rsidP="00000000" w:rsidRDefault="00000000" w:rsidRPr="00000000" w14:paraId="00000074">
      <w:pPr>
        <w:rPr>
          <w:vertAlign w:val="baseline"/>
        </w:rPr>
      </w:pPr>
      <w:r w:rsidDel="00000000" w:rsidR="00000000" w:rsidRPr="00000000">
        <w:rPr>
          <w:vertAlign w:val="baseline"/>
          <w:rtl w:val="0"/>
        </w:rPr>
        <w:t xml:space="preserve">This standard concerns the technical documentation of the processing and handling of audio files and physical audio formats carried out during audio preservation and restoration work. This documentation, here referred to as </w:t>
      </w:r>
      <w:r w:rsidDel="00000000" w:rsidR="00000000" w:rsidRPr="00000000">
        <w:rPr>
          <w:i w:val="1"/>
          <w:iCs w:val="1"/>
          <w:vertAlign w:val="baseline"/>
          <w:rtl w:val="0"/>
        </w:rPr>
        <w:t xml:space="preserve">metadata</w:t>
      </w:r>
      <w:r w:rsidDel="00000000" w:rsidR="00000000" w:rsidRPr="00000000">
        <w:rPr>
          <w:vertAlign w:val="baseline"/>
          <w:rtl w:val="0"/>
        </w:rPr>
        <w:t xml:space="preserve">, provides a description of where the work occurred, who did the work, when the work was completed, and how the work was done, including a full description of the audio signal chain as it was configured during the processing. </w:t>
      </w:r>
    </w:p>
    <w:p w:rsidR="00000000" w:rsidDel="00000000" w:rsidP="00000000" w:rsidRDefault="00000000" w:rsidRPr="00000000" w14:paraId="00000075">
      <w:pPr>
        <w:pStyle w:val="Heading1"/>
        <w:numPr>
          <w:ilvl w:val="0"/>
          <w:numId w:val="1"/>
        </w:numPr>
        <w:ind w:left="432" w:hanging="432"/>
        <w:rPr/>
      </w:pPr>
      <w:r w:rsidDel="00000000" w:rsidR="00000000" w:rsidRPr="00000000">
        <w:rPr>
          <w:vertAlign w:val="baseline"/>
          <w:rtl w:val="0"/>
        </w:rPr>
        <w:t xml:space="preserve">2 Normative references</w:t>
      </w:r>
    </w:p>
    <w:p w:rsidR="00000000" w:rsidDel="00000000" w:rsidP="00000000" w:rsidRDefault="00000000" w:rsidRPr="00000000" w14:paraId="00000076">
      <w:pPr>
        <w:rPr>
          <w:vertAlign w:val="baseline"/>
        </w:rPr>
      </w:pPr>
      <w:r w:rsidDel="00000000" w:rsidR="00000000" w:rsidRPr="00000000">
        <w:rPr>
          <w:vertAlign w:val="baseline"/>
          <w:rtl w:val="0"/>
        </w:rPr>
        <w:t xml:space="preserve">The following standards contain provisions which, through reference in this text, constitute provisions of this document. At the time of publication, the editions indicated were valid. All standards are subject to revision, and parties to agreements based on this document are encouraged to investigate the possibility of applying the most recent editions of the indicated standards.</w:t>
      </w:r>
    </w:p>
    <w:p w:rsidR="00000000" w:rsidDel="00000000" w:rsidP="00000000" w:rsidRDefault="00000000" w:rsidRPr="00000000" w14:paraId="00000077">
      <w:pPr>
        <w:rPr>
          <w:vertAlign w:val="baseline"/>
        </w:rPr>
      </w:pPr>
      <w:r w:rsidDel="00000000" w:rsidR="00000000" w:rsidRPr="00000000">
        <w:rPr>
          <w:rtl w:val="0"/>
        </w:rPr>
      </w:r>
    </w:p>
    <w:p w:rsidR="00000000" w:rsidDel="00000000" w:rsidP="00000000" w:rsidRDefault="00000000" w:rsidRPr="00000000" w14:paraId="00000078">
      <w:pPr>
        <w:rPr>
          <w:vertAlign w:val="baseline"/>
        </w:rPr>
      </w:pPr>
      <w:r w:rsidDel="00000000" w:rsidR="00000000" w:rsidRPr="00000000">
        <w:rPr>
          <w:vertAlign w:val="baseline"/>
          <w:rtl w:val="0"/>
        </w:rPr>
        <w:t xml:space="preserve">AES57-2011, </w:t>
      </w:r>
      <w:r w:rsidDel="00000000" w:rsidR="00000000" w:rsidRPr="00000000">
        <w:rPr>
          <w:i w:val="1"/>
          <w:iCs w:val="1"/>
          <w:vertAlign w:val="baseline"/>
          <w:rtl w:val="0"/>
        </w:rPr>
        <w:t xml:space="preserve">AES standard for audio metadata – Audio object structures for preservation and restoration;</w:t>
      </w:r>
      <w:r w:rsidDel="00000000" w:rsidR="00000000" w:rsidRPr="00000000">
        <w:rPr>
          <w:vertAlign w:val="baseline"/>
          <w:rtl w:val="0"/>
        </w:rPr>
        <w:t xml:space="preserve"> Audio Engineering Society, New York, NY., US.</w:t>
      </w:r>
    </w:p>
    <w:p w:rsidR="00000000" w:rsidDel="00000000" w:rsidP="00000000" w:rsidRDefault="00000000" w:rsidRPr="00000000" w14:paraId="00000079">
      <w:pPr>
        <w:rPr>
          <w:vertAlign w:val="baseline"/>
        </w:rPr>
      </w:pPr>
      <w:r w:rsidDel="00000000" w:rsidR="00000000" w:rsidRPr="00000000">
        <w:rPr>
          <w:rtl w:val="0"/>
        </w:rPr>
      </w:r>
    </w:p>
    <w:p w:rsidR="00000000" w:rsidDel="00000000" w:rsidP="00000000" w:rsidRDefault="00000000" w:rsidRPr="00000000" w14:paraId="0000007A">
      <w:pPr>
        <w:rPr>
          <w:vertAlign w:val="baseline"/>
        </w:rPr>
      </w:pPr>
      <w:r w:rsidDel="00000000" w:rsidR="00000000" w:rsidRPr="00000000">
        <w:rPr>
          <w:vertAlign w:val="baseline"/>
          <w:rtl w:val="0"/>
        </w:rPr>
        <w:t xml:space="preserve">AES60-2011, </w:t>
      </w:r>
      <w:r w:rsidDel="00000000" w:rsidR="00000000" w:rsidRPr="00000000">
        <w:rPr>
          <w:i w:val="1"/>
          <w:iCs w:val="1"/>
          <w:vertAlign w:val="baseline"/>
          <w:rtl w:val="0"/>
        </w:rPr>
        <w:t xml:space="preserve">AES standard for audio metadata – Core audio metadata;</w:t>
      </w:r>
      <w:r w:rsidDel="00000000" w:rsidR="00000000" w:rsidRPr="00000000">
        <w:rPr>
          <w:vertAlign w:val="baseline"/>
          <w:rtl w:val="0"/>
        </w:rPr>
        <w:t xml:space="preserve"> Audio Engineering Society, New York, NY., US.</w:t>
      </w:r>
    </w:p>
    <w:p w:rsidR="00000000" w:rsidDel="00000000" w:rsidP="00000000" w:rsidRDefault="00000000" w:rsidRPr="00000000" w14:paraId="0000007B">
      <w:pPr>
        <w:rPr>
          <w:vertAlign w:val="baseline"/>
        </w:rPr>
      </w:pPr>
      <w:r w:rsidDel="00000000" w:rsidR="00000000" w:rsidRPr="00000000">
        <w:rPr>
          <w:rtl w:val="0"/>
        </w:rPr>
      </w:r>
    </w:p>
    <w:p w:rsidR="00000000" w:rsidDel="00000000" w:rsidP="00000000" w:rsidRDefault="00000000" w:rsidRPr="00000000" w14:paraId="0000007C">
      <w:pPr>
        <w:rPr>
          <w:vertAlign w:val="baseline"/>
        </w:rPr>
      </w:pPr>
      <w:r w:rsidDel="00000000" w:rsidR="00000000" w:rsidRPr="00000000">
        <w:rPr>
          <w:i w:val="1"/>
          <w:iCs w:val="1"/>
          <w:vertAlign w:val="baseline"/>
          <w:rtl w:val="0"/>
        </w:rPr>
        <w:t xml:space="preserve">W3C XML Schema Part 1: Structures Second Edition,</w:t>
      </w:r>
      <w:r w:rsidDel="00000000" w:rsidR="00000000" w:rsidRPr="00000000">
        <w:rPr>
          <w:vertAlign w:val="baseline"/>
          <w:rtl w:val="0"/>
        </w:rPr>
        <w:t xml:space="preserve"> W3C Recommendation 28 October 2004.</w:t>
      </w:r>
    </w:p>
    <w:p w:rsidR="00000000" w:rsidDel="00000000" w:rsidP="00000000" w:rsidRDefault="00000000" w:rsidRPr="00000000" w14:paraId="0000007D">
      <w:pPr>
        <w:rPr>
          <w:i w:val="0"/>
          <w:iCs w:val="0"/>
          <w:vertAlign w:val="baseline"/>
        </w:rPr>
      </w:pPr>
      <w:r w:rsidDel="00000000" w:rsidR="00000000" w:rsidRPr="00000000">
        <w:rPr>
          <w:rtl w:val="0"/>
        </w:rPr>
      </w:r>
    </w:p>
    <w:p w:rsidR="00000000" w:rsidDel="00000000" w:rsidP="00000000" w:rsidRDefault="00000000" w:rsidRPr="00000000" w14:paraId="0000007E">
      <w:pPr>
        <w:ind w:left="720" w:hanging="720"/>
        <w:rPr>
          <w:i w:val="0"/>
          <w:iCs w:val="0"/>
          <w:vertAlign w:val="baseline"/>
        </w:rPr>
      </w:pPr>
      <w:r w:rsidDel="00000000" w:rsidR="00000000" w:rsidRPr="00000000">
        <w:rPr>
          <w:i w:val="1"/>
          <w:iCs w:val="1"/>
          <w:vertAlign w:val="baseline"/>
          <w:rtl w:val="0"/>
        </w:rPr>
        <w:t xml:space="preserve">W3C XML Schema Part 2: Datatypes Second Edition, </w:t>
      </w:r>
      <w:r w:rsidDel="00000000" w:rsidR="00000000" w:rsidRPr="00000000">
        <w:rPr>
          <w:vertAlign w:val="baseline"/>
          <w:rtl w:val="0"/>
        </w:rPr>
        <w:t xml:space="preserve">W3C Recommendation 28 October 2004</w:t>
      </w:r>
      <w:r w:rsidDel="00000000" w:rsidR="00000000" w:rsidRPr="00000000">
        <w:rPr>
          <w:i w:val="1"/>
          <w:iCs w:val="1"/>
          <w:vertAlign w:val="baseline"/>
          <w:rtl w:val="0"/>
        </w:rPr>
        <w:t xml:space="preserve">.</w:t>
      </w:r>
      <w:r w:rsidDel="00000000" w:rsidR="00000000" w:rsidRPr="00000000">
        <w:rPr>
          <w:rtl w:val="0"/>
        </w:rPr>
      </w:r>
    </w:p>
    <w:p w:rsidR="00000000" w:rsidDel="00000000" w:rsidP="00000000" w:rsidRDefault="00000000" w:rsidRPr="00000000" w14:paraId="0000007F">
      <w:pPr>
        <w:rPr>
          <w:vertAlign w:val="baseline"/>
        </w:rPr>
      </w:pPr>
      <w:r w:rsidDel="00000000" w:rsidR="00000000" w:rsidRPr="00000000">
        <w:rPr>
          <w:rtl w:val="0"/>
        </w:rPr>
      </w:r>
    </w:p>
    <w:p w:rsidR="00000000" w:rsidDel="00000000" w:rsidP="00000000" w:rsidRDefault="00000000" w:rsidRPr="00000000" w14:paraId="00000080">
      <w:pPr>
        <w:rPr>
          <w:vertAlign w:val="baseline"/>
        </w:rPr>
      </w:pPr>
      <w:r w:rsidDel="00000000" w:rsidR="00000000" w:rsidRPr="00000000">
        <w:rPr>
          <w:i w:val="1"/>
          <w:iCs w:val="1"/>
          <w:vertAlign w:val="baseline"/>
          <w:rtl w:val="0"/>
        </w:rPr>
        <w:t xml:space="preserve">W3C XML Linking Language (XLink) Version 1.1:</w:t>
      </w:r>
      <w:r w:rsidDel="00000000" w:rsidR="00000000" w:rsidRPr="00000000">
        <w:rPr>
          <w:vertAlign w:val="baseline"/>
          <w:rtl w:val="0"/>
        </w:rPr>
        <w:t xml:space="preserve"> W3C Working Draft 07 July 2005.</w:t>
      </w:r>
    </w:p>
    <w:p w:rsidR="00000000" w:rsidDel="00000000" w:rsidP="00000000" w:rsidRDefault="00000000" w:rsidRPr="00000000" w14:paraId="00000081">
      <w:pPr>
        <w:rPr>
          <w:vertAlign w:val="baseline"/>
        </w:rPr>
      </w:pPr>
      <w:r w:rsidDel="00000000" w:rsidR="00000000" w:rsidRPr="00000000">
        <w:rPr>
          <w:rtl w:val="0"/>
        </w:rPr>
      </w:r>
    </w:p>
    <w:p w:rsidR="00000000" w:rsidDel="00000000" w:rsidP="00000000" w:rsidRDefault="00000000" w:rsidRPr="00000000" w14:paraId="00000082">
      <w:pPr>
        <w:rPr>
          <w:vertAlign w:val="baseline"/>
        </w:rPr>
      </w:pPr>
      <w:ins w:author="Ian Rudd" w:id="12" w:date="2011-10-19T11:11:00Z">
        <w:r w:rsidDel="00000000" w:rsidR="00000000" w:rsidRPr="00000000">
          <w:rPr>
            <w:vertAlign w:val="baseline"/>
            <w:rtl w:val="0"/>
          </w:rPr>
          <w:t xml:space="preserve">I think we need at least an Informative Reference to the BWF (aka AES 31-2) here, partly because we are talking about the “handling of audio files” and partly because Figure 1 makes direct reference to it. Further, we ought to cite EBU Tech 3285 Supplement 5 (</w:t>
        </w:r>
        <w:r w:rsidDel="00000000" w:rsidR="00000000" w:rsidRPr="00000000">
          <w:fldChar w:fldCharType="begin"/>
        </w:r>
        <w:r w:rsidDel="00000000" w:rsidR="00000000" w:rsidRPr="00000000">
          <w:instrText xml:space="preserve">HYPERLINK "http://tech.ebu.ch/publications/tech3285S5"</w:instrText>
        </w:r>
        <w:r w:rsidDel="00000000" w:rsidR="00000000" w:rsidRPr="00000000">
          <w:fldChar w:fldCharType="separate"/>
        </w:r>
        <w:r w:rsidDel="00000000" w:rsidR="00000000" w:rsidRPr="00000000">
          <w:rPr>
            <w:vertAlign w:val="baseline"/>
            <w:rtl w:val="0"/>
          </w:rPr>
          <w:t xml:space="preserve">http://tech.ebu.ch/publications/tech3285S5</w:t>
        </w:r>
        <w:r w:rsidDel="00000000" w:rsidR="00000000" w:rsidRPr="00000000">
          <w:fldChar w:fldCharType="end"/>
        </w:r>
        <w:r w:rsidDel="00000000" w:rsidR="00000000" w:rsidRPr="00000000">
          <w:rPr>
            <w:vertAlign w:val="baseline"/>
            <w:rtl w:val="0"/>
          </w:rPr>
          <w:t xml:space="preserve">), for that is a most useful way to embed the XML in the audio file itself, particularly when sending a file somewhere.</w:t>
        </w:r>
      </w:ins>
      <w:r w:rsidDel="00000000" w:rsidR="00000000" w:rsidRPr="00000000">
        <w:rPr>
          <w:rtl w:val="0"/>
        </w:rPr>
      </w:r>
    </w:p>
    <w:p w:rsidR="00000000" w:rsidDel="00000000" w:rsidP="00000000" w:rsidRDefault="00000000" w:rsidRPr="00000000" w14:paraId="00000083">
      <w:pPr>
        <w:pStyle w:val="Heading1"/>
        <w:numPr>
          <w:ilvl w:val="0"/>
          <w:numId w:val="1"/>
        </w:numPr>
        <w:ind w:left="432" w:hanging="432"/>
        <w:rPr/>
      </w:pPr>
      <w:r w:rsidDel="00000000" w:rsidR="00000000" w:rsidRPr="00000000">
        <w:rPr>
          <w:vertAlign w:val="baseline"/>
          <w:rtl w:val="0"/>
        </w:rPr>
        <w:t xml:space="preserve">3 Definitions and abbreviations</w:t>
      </w:r>
    </w:p>
    <w:p w:rsidR="00000000" w:rsidDel="00000000" w:rsidP="00000000" w:rsidRDefault="00000000" w:rsidRPr="00000000" w14:paraId="00000084">
      <w:pPr>
        <w:pStyle w:val="Heading2"/>
        <w:numPr>
          <w:ilvl w:val="1"/>
          <w:numId w:val="1"/>
        </w:numPr>
        <w:ind w:left="576" w:hanging="576"/>
        <w:rPr/>
      </w:pPr>
      <w:r w:rsidDel="00000000" w:rsidR="00000000" w:rsidRPr="00000000">
        <w:rPr>
          <w:vertAlign w:val="baseline"/>
          <w:rtl w:val="0"/>
        </w:rPr>
        <w:t xml:space="preserve">3.1 Audio object </w:t>
      </w:r>
    </w:p>
    <w:p w:rsidR="00000000" w:rsidDel="00000000" w:rsidP="00000000" w:rsidRDefault="00000000" w:rsidRPr="00000000" w14:paraId="0000008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A general term used to describe physical audio carriers, and digital audio in the form of files and streams.</w:t>
      </w:r>
    </w:p>
    <w:p w:rsidR="00000000" w:rsidDel="00000000" w:rsidP="00000000" w:rsidRDefault="00000000" w:rsidRPr="00000000" w14:paraId="00000086">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087">
      <w:pPr>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For the purposes of this document, the term physical audio carriers shall be understood to mean only those carriers to which an audio data essence is intrinsically bound to the physical object. For example, an audio DAT tape is a physical digital audio object. Wave files on the other hand are file based digital audio objects. They can be moved, copied, and renamed without the need to play the audio essence. In the latter case, the file exists on a storage device, but it is not intrinsically bound to that device. Therefore there is no need to describe the physical storage given its transient nature.</w:t>
      </w:r>
    </w:p>
    <w:p w:rsidR="00000000" w:rsidDel="00000000" w:rsidP="00000000" w:rsidRDefault="00000000" w:rsidRPr="00000000" w14:paraId="00000088">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089">
      <w:pPr>
        <w:rPr>
          <w:i w:val="0"/>
          <w:iCs w:val="0"/>
          <w:vertAlign w:val="baseline"/>
        </w:rPr>
      </w:pPr>
      <w:r w:rsidDel="00000000" w:rsidR="00000000" w:rsidRPr="00000000">
        <w:rPr>
          <w:rFonts w:ascii="Times" w:cs="Times" w:eastAsia="Times" w:hAnsi="Times"/>
          <w:color w:val="000000"/>
          <w:sz w:val="19"/>
          <w:szCs w:val="19"/>
          <w:vertAlign w:val="baseline"/>
          <w:rtl w:val="0"/>
        </w:rPr>
        <w:t xml:space="preserve">For additional details see </w:t>
      </w:r>
      <w:r w:rsidDel="00000000" w:rsidR="00000000" w:rsidRPr="00000000">
        <w:rPr>
          <w:vertAlign w:val="baseline"/>
          <w:rtl w:val="0"/>
        </w:rPr>
        <w:t xml:space="preserve">AES57-2011, </w:t>
      </w:r>
      <w:r w:rsidDel="00000000" w:rsidR="00000000" w:rsidRPr="00000000">
        <w:rPr>
          <w:i w:val="1"/>
          <w:iCs w:val="1"/>
          <w:vertAlign w:val="baseline"/>
          <w:rtl w:val="0"/>
        </w:rPr>
        <w:t xml:space="preserve">AES standard for audio metadata – Audio object structures for preservation and restoration.</w:t>
      </w:r>
      <w:r w:rsidDel="00000000" w:rsidR="00000000" w:rsidRPr="00000000">
        <w:rPr>
          <w:rtl w:val="0"/>
        </w:rPr>
      </w:r>
    </w:p>
    <w:p w:rsidR="00000000" w:rsidDel="00000000" w:rsidP="00000000" w:rsidRDefault="00000000" w:rsidRPr="00000000" w14:paraId="0000008A">
      <w:pPr>
        <w:pStyle w:val="Heading2"/>
        <w:numPr>
          <w:ilvl w:val="1"/>
          <w:numId w:val="1"/>
        </w:numPr>
        <w:ind w:left="576" w:hanging="576"/>
        <w:rPr/>
      </w:pPr>
      <w:r w:rsidDel="00000000" w:rsidR="00000000" w:rsidRPr="00000000">
        <w:rPr>
          <w:vertAlign w:val="baseline"/>
          <w:rtl w:val="0"/>
        </w:rPr>
        <w:t xml:space="preserve">3.2 Instance Document </w:t>
      </w:r>
    </w:p>
    <w:p w:rsidR="00000000" w:rsidDel="00000000" w:rsidP="00000000" w:rsidRDefault="00000000" w:rsidRPr="00000000" w14:paraId="0000008B">
      <w:pPr>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A document that conforms to the minimally required set of elements and attributes defined by an XML schema.</w:t>
      </w:r>
    </w:p>
    <w:p w:rsidR="00000000" w:rsidDel="00000000" w:rsidP="00000000" w:rsidRDefault="00000000" w:rsidRPr="00000000" w14:paraId="0000008C">
      <w:pPr>
        <w:pStyle w:val="Heading2"/>
        <w:numPr>
          <w:ilvl w:val="1"/>
          <w:numId w:val="1"/>
        </w:numPr>
        <w:ind w:left="576" w:hanging="576"/>
        <w:rPr/>
      </w:pPr>
      <w:r w:rsidDel="00000000" w:rsidR="00000000" w:rsidRPr="00000000">
        <w:rPr>
          <w:vertAlign w:val="baseline"/>
          <w:rtl w:val="0"/>
        </w:rPr>
        <w:t xml:space="preserve">3.3 Signal graph</w:t>
      </w:r>
    </w:p>
    <w:p w:rsidR="00000000" w:rsidDel="00000000" w:rsidP="00000000" w:rsidRDefault="00000000" w:rsidRPr="00000000" w14:paraId="0000008D">
      <w:pPr>
        <w:rPr>
          <w:vertAlign w:val="baseline"/>
        </w:rPr>
      </w:pPr>
      <w:r w:rsidDel="00000000" w:rsidR="00000000" w:rsidRPr="00000000">
        <w:rPr>
          <w:vertAlign w:val="baseline"/>
          <w:rtl w:val="0"/>
        </w:rPr>
        <w:t xml:space="preserve">An input through output tracing of all audio signal routing through a series of devices and or software describing the total processing applied to the audio signal during a process event. </w:t>
      </w:r>
    </w:p>
    <w:p w:rsidR="00000000" w:rsidDel="00000000" w:rsidP="00000000" w:rsidRDefault="00000000" w:rsidRPr="00000000" w14:paraId="0000008E">
      <w:pPr>
        <w:rPr>
          <w:vertAlign w:val="baseline"/>
        </w:rPr>
      </w:pPr>
      <w:ins w:author="David Ackerman" w:id="13" w:date="1970-01-01T00:00:01Z">
        <w:r w:rsidDel="00000000" w:rsidR="00000000" w:rsidRPr="00000000">
          <w:rPr>
            <w:vertAlign w:val="baseline"/>
          </w:rPr>
          <w:drawing>
            <wp:inline distB="0" distT="0" distL="114300" distR="114300">
              <wp:extent cx="4838700" cy="7937500"/>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38700" cy="7937500"/>
                      </a:xfrm>
                      <a:prstGeom prst="rect"/>
                      <a:ln/>
                    </pic:spPr>
                  </pic:pic>
                </a:graphicData>
              </a:graphic>
            </wp:inline>
          </w:drawing>
        </w:r>
      </w:ins>
      <w:del w:author="David Ackerman" w:id="13" w:date="1970-01-01T00:00:01Z">
        <w:commentRangeStart w:id="0"/>
        <w:r w:rsidDel="00000000" w:rsidR="00000000" w:rsidRPr="00000000">
          <w:rPr>
            <w:vertAlign w:val="baseline"/>
          </w:rPr>
          <w:drawing>
            <wp:inline distB="0" distT="0" distL="114300" distR="114300">
              <wp:extent cx="4851400" cy="7530465"/>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51400" cy="7530465"/>
                      </a:xfrm>
                      <a:prstGeom prst="rect"/>
                      <a:ln/>
                    </pic:spPr>
                  </pic:pic>
                </a:graphicData>
              </a:graphic>
            </wp:inline>
          </w:drawing>
        </w:r>
      </w:del>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F">
      <w:pPr>
        <w:rPr>
          <w:vertAlign w:val="baseline"/>
        </w:rPr>
      </w:pPr>
      <w:ins w:author="Ian Rudd" w:id="14" w:date="2011-10-18T15:05:00Z">
        <w:r w:rsidDel="00000000" w:rsidR="00000000" w:rsidRPr="00000000">
          <w:rPr>
            <w:vertAlign w:val="baseline"/>
            <w:rtl w:val="0"/>
          </w:rPr>
          <w:t xml:space="preserve">Figure 1. Example of a Signal graph</w:t>
        </w:r>
      </w:ins>
      <w:r w:rsidDel="00000000" w:rsidR="00000000" w:rsidRPr="00000000">
        <w:rPr>
          <w:rtl w:val="0"/>
        </w:rPr>
      </w:r>
    </w:p>
    <w:p w:rsidR="00000000" w:rsidDel="00000000" w:rsidP="00000000" w:rsidRDefault="00000000" w:rsidRPr="00000000" w14:paraId="00000090">
      <w:pPr>
        <w:pStyle w:val="Heading2"/>
        <w:numPr>
          <w:ilvl w:val="1"/>
          <w:numId w:val="1"/>
        </w:numPr>
        <w:ind w:left="576" w:hanging="576"/>
        <w:rPr/>
      </w:pPr>
      <w:r w:rsidDel="00000000" w:rsidR="00000000" w:rsidRPr="00000000">
        <w:rPr>
          <w:vertAlign w:val="baseline"/>
          <w:rtl w:val="0"/>
        </w:rPr>
        <w:t xml:space="preserve">3.3.1 Patching</w:t>
      </w:r>
    </w:p>
    <w:p w:rsidR="00000000" w:rsidDel="00000000" w:rsidP="00000000" w:rsidRDefault="00000000" w:rsidRPr="00000000" w14:paraId="00000091">
      <w:pPr>
        <w:rPr>
          <w:vertAlign w:val="baseline"/>
        </w:rPr>
      </w:pPr>
      <w:r w:rsidDel="00000000" w:rsidR="00000000" w:rsidRPr="00000000">
        <w:rPr>
          <w:vertAlign w:val="baseline"/>
          <w:rtl w:val="0"/>
        </w:rPr>
        <w:t xml:space="preserve">Signal flow is expressed by forming relationships between channels of three types of </w:t>
      </w:r>
      <w:del w:author="Ian Rudd" w:id="15" w:date="2011-10-19T20:33:00Z">
        <w:r w:rsidDel="00000000" w:rsidR="00000000" w:rsidRPr="00000000">
          <w:rPr>
            <w:vertAlign w:val="baseline"/>
            <w:rtl w:val="0"/>
          </w:rPr>
          <w:delText xml:space="preserve"> </w:delText>
        </w:r>
      </w:del>
      <w:r w:rsidDel="00000000" w:rsidR="00000000" w:rsidRPr="00000000">
        <w:rPr>
          <w:vertAlign w:val="baseline"/>
          <w:rtl w:val="0"/>
        </w:rPr>
        <w:t xml:space="preserve">elements. They are device elements, module elements and media elements. A device element represents a single audio device in the signal graph. It may contain </w:t>
      </w:r>
      <w:del w:author="Ian Rudd" w:id="16" w:date="2011-10-18T19:47:00Z">
        <w:r w:rsidDel="00000000" w:rsidR="00000000" w:rsidRPr="00000000">
          <w:rPr>
            <w:vertAlign w:val="baseline"/>
            <w:rtl w:val="0"/>
          </w:rPr>
          <w:delText xml:space="preserve">0</w:delText>
        </w:r>
      </w:del>
      <w:ins w:author="Ian Rudd" w:id="16" w:date="2011-10-18T19:47:00Z">
        <w:commentRangeStart w:id="1"/>
        <w:r w:rsidDel="00000000" w:rsidR="00000000" w:rsidRPr="00000000">
          <w:rPr>
            <w:vertAlign w:val="baseline"/>
            <w:rtl w:val="0"/>
          </w:rPr>
          <w:t xml:space="preserve">1</w:t>
        </w:r>
      </w:ins>
      <w:commentRangeEnd w:id="1"/>
      <w:r w:rsidDel="00000000" w:rsidR="00000000" w:rsidRPr="00000000">
        <w:commentReference w:id="1"/>
      </w:r>
      <w:r w:rsidDel="00000000" w:rsidR="00000000" w:rsidRPr="00000000">
        <w:rPr>
          <w:vertAlign w:val="baseline"/>
          <w:rtl w:val="0"/>
        </w:rPr>
        <w:t xml:space="preserve">..n module elements, which each represent a sub-processor of the device. Media elements contain an audioObject element which has stream elements that represent audio channels from a media source </w:t>
      </w:r>
      <w:del w:author="Ian Rudd" w:id="17" w:date="2011-10-18T19:46:00Z">
        <w:r w:rsidDel="00000000" w:rsidR="00000000" w:rsidRPr="00000000">
          <w:rPr>
            <w:vertAlign w:val="baseline"/>
            <w:rtl w:val="0"/>
          </w:rPr>
          <w:delText xml:space="preserve">or</w:delText>
        </w:r>
      </w:del>
      <w:ins w:author="Ian Rudd" w:id="17" w:date="2011-10-18T19:46:00Z">
        <w:r w:rsidDel="00000000" w:rsidR="00000000" w:rsidRPr="00000000">
          <w:rPr>
            <w:vertAlign w:val="baseline"/>
            <w:rtl w:val="0"/>
          </w:rPr>
          <w:t xml:space="preserve">to a</w:t>
        </w:r>
      </w:ins>
      <w:r w:rsidDel="00000000" w:rsidR="00000000" w:rsidRPr="00000000">
        <w:rPr>
          <w:vertAlign w:val="baseline"/>
          <w:rtl w:val="0"/>
        </w:rPr>
        <w:t xml:space="preserve"> medi</w:t>
      </w:r>
      <w:commentRangeStart w:id="2"/>
      <w:r w:rsidDel="00000000" w:rsidR="00000000" w:rsidRPr="00000000">
        <w:rPr>
          <w:vertAlign w:val="baseline"/>
          <w:rtl w:val="0"/>
        </w:rPr>
        <w:t xml:space="preserve">a</w:t>
      </w:r>
      <w:commentRangeEnd w:id="2"/>
      <w:r w:rsidDel="00000000" w:rsidR="00000000" w:rsidRPr="00000000">
        <w:commentReference w:id="2"/>
      </w:r>
      <w:r w:rsidDel="00000000" w:rsidR="00000000" w:rsidRPr="00000000">
        <w:rPr>
          <w:vertAlign w:val="baseline"/>
          <w:rtl w:val="0"/>
        </w:rPr>
        <w:t xml:space="preserve"> destination. Patching is the process of forming ID-IDREF relationships between streams and channels of devices, between multiple devices, between devices and their modules, and between multiple modules within a device to describe the audio signal flow.</w:t>
      </w:r>
    </w:p>
    <w:p w:rsidR="00000000" w:rsidDel="00000000" w:rsidP="00000000" w:rsidRDefault="00000000" w:rsidRPr="00000000" w14:paraId="00000092">
      <w:pPr>
        <w:pStyle w:val="Heading3"/>
        <w:numPr>
          <w:ilvl w:val="2"/>
          <w:numId w:val="1"/>
        </w:numPr>
        <w:ind w:left="720" w:hanging="720"/>
        <w:rPr/>
      </w:pPr>
      <w:r w:rsidDel="00000000" w:rsidR="00000000" w:rsidRPr="00000000">
        <w:rPr>
          <w:vertAlign w:val="baseline"/>
          <w:rtl w:val="0"/>
        </w:rPr>
        <w:t xml:space="preserve">3.3.1.1 Device and module patching</w:t>
      </w:r>
    </w:p>
    <w:p w:rsidR="00000000" w:rsidDel="00000000" w:rsidP="00000000" w:rsidRDefault="00000000" w:rsidRPr="00000000" w14:paraId="00000093">
      <w:pPr>
        <w:rPr>
          <w:vertAlign w:val="baseline"/>
        </w:rPr>
      </w:pPr>
      <w:r w:rsidDel="00000000" w:rsidR="00000000" w:rsidRPr="00000000">
        <w:rPr>
          <w:vertAlign w:val="baseline"/>
          <w:rtl w:val="0"/>
        </w:rPr>
        <w:t xml:space="preserve">Device channels and module channels are d</w:t>
      </w:r>
      <w:ins w:author="Ian Rudd" w:id="18" w:date="2011-10-19T20:15:00Z">
        <w:r w:rsidDel="00000000" w:rsidR="00000000" w:rsidRPr="00000000">
          <w:rPr>
            <w:vertAlign w:val="baseline"/>
            <w:rtl w:val="0"/>
          </w:rPr>
          <w:t xml:space="preserve">i</w:t>
        </w:r>
      </w:ins>
      <w:del w:author="Ian Rudd" w:id="18" w:date="2011-10-19T20:15:00Z">
        <w:r w:rsidDel="00000000" w:rsidR="00000000" w:rsidRPr="00000000">
          <w:rPr>
            <w:vertAlign w:val="baseline"/>
            <w:rtl w:val="0"/>
          </w:rPr>
          <w:delText xml:space="preserve">e</w:delText>
        </w:r>
      </w:del>
      <w:r w:rsidDel="00000000" w:rsidR="00000000" w:rsidRPr="00000000">
        <w:rPr>
          <w:vertAlign w:val="baseline"/>
          <w:rtl w:val="0"/>
        </w:rPr>
        <w:t xml:space="preserve">vided into inputChannels and outputChannels for each type of element</w:t>
      </w:r>
      <w:commentRangeStart w:id="3"/>
      <w:r w:rsidDel="00000000" w:rsidR="00000000" w:rsidRPr="00000000">
        <w:rPr>
          <w:vertAlign w:val="baseline"/>
          <w:rtl w:val="0"/>
        </w:rPr>
        <w:t xml:space="preserve">.</w:t>
      </w:r>
      <w:commentRangeEnd w:id="3"/>
      <w:r w:rsidDel="00000000" w:rsidR="00000000" w:rsidRPr="00000000">
        <w:commentReference w:id="3"/>
      </w:r>
      <w:r w:rsidDel="00000000" w:rsidR="00000000" w:rsidRPr="00000000">
        <w:rPr>
          <w:vertAlign w:val="baseline"/>
          <w:rtl w:val="0"/>
        </w:rPr>
        <w:t xml:space="preserve"> Each of these channel elements in turn has an attribute that indicates an incoming signal and one that indicates an outgoing signal. This allows the signal graph to express both relationships between external devices as well as an internal signal path for each device through the use of module elements. In this scheme, a device’s input channels can be routed to the inputs of different modules or to the device output channels. </w:t>
      </w:r>
    </w:p>
    <w:p w:rsidR="00000000" w:rsidDel="00000000" w:rsidP="00000000" w:rsidRDefault="00000000" w:rsidRPr="00000000" w14:paraId="00000094">
      <w:pPr>
        <w:rPr>
          <w:vertAlign w:val="baseline"/>
        </w:rPr>
      </w:pPr>
      <w:r w:rsidDel="00000000" w:rsidR="00000000" w:rsidRPr="00000000">
        <w:rPr>
          <w:rtl w:val="0"/>
        </w:rPr>
      </w:r>
    </w:p>
    <w:p w:rsidR="00000000" w:rsidDel="00000000" w:rsidP="00000000" w:rsidRDefault="00000000" w:rsidRPr="00000000" w14:paraId="00000095">
      <w:pPr>
        <w:rPr>
          <w:vertAlign w:val="baseline"/>
        </w:rPr>
      </w:pPr>
      <w:r w:rsidDel="00000000" w:rsidR="00000000" w:rsidRPr="00000000">
        <w:rPr>
          <w:vertAlign w:val="baseline"/>
          <w:rtl w:val="0"/>
        </w:rPr>
        <w:t xml:space="preserve">In all cases, these elements shall use ID-IDREF relationships to express the signal routing. </w:t>
      </w:r>
    </w:p>
    <w:p w:rsidR="00000000" w:rsidDel="00000000" w:rsidP="00000000" w:rsidRDefault="00000000" w:rsidRPr="00000000" w14:paraId="00000096">
      <w:pPr>
        <w:rPr>
          <w:vertAlign w:val="baseline"/>
        </w:rPr>
      </w:pPr>
      <w:r w:rsidDel="00000000" w:rsidR="00000000" w:rsidRPr="00000000">
        <w:rPr>
          <w:rtl w:val="0"/>
        </w:rPr>
      </w:r>
    </w:p>
    <w:p w:rsidR="00000000" w:rsidDel="00000000" w:rsidP="00000000" w:rsidRDefault="00000000" w:rsidRPr="00000000" w14:paraId="00000097">
      <w:pPr>
        <w:rPr>
          <w:vertAlign w:val="baseline"/>
        </w:rPr>
      </w:pPr>
      <w:r w:rsidDel="00000000" w:rsidR="00000000" w:rsidRPr="00000000">
        <w:rPr>
          <w:vertAlign w:val="baseline"/>
          <w:rtl w:val="0"/>
        </w:rPr>
        <w:t xml:space="preserve">When forming relationships between devices or within a device and its modules the following rules shall apply:</w:t>
      </w:r>
    </w:p>
    <w:tbl>
      <w:tblPr>
        <w:tblStyle w:val="Table1"/>
        <w:tblW w:w="9212.0" w:type="dxa"/>
        <w:jc w:val="left"/>
        <w:tblInd w:w="-113.0" w:type="dxa"/>
        <w:tblLayout w:type="fixed"/>
        <w:tblLook w:val="0000"/>
      </w:tblPr>
      <w:tblGrid>
        <w:gridCol w:w="828"/>
        <w:gridCol w:w="8384"/>
        <w:tblGridChange w:id="0">
          <w:tblGrid>
            <w:gridCol w:w="828"/>
            <w:gridCol w:w="8384"/>
          </w:tblGrid>
        </w:tblGridChange>
      </w:tblGrid>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8">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device outputChannel may be patched to one or more device inputChannels. In this configuration the outputChannel’s outgoingSignal attribute shall reference the ID attributes of all of the device inputChannel</w:t>
            </w:r>
            <w:commentRangeStart w:id="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t>
            </w:r>
            <w:commentRangeEnd w:id="4"/>
            <w:r w:rsidDel="00000000" w:rsidR="00000000" w:rsidRPr="00000000">
              <w:commentReference w:id="4"/>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it sends signal t</w:t>
            </w:r>
            <w:commentRangeStart w:id="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recipr</w:t>
            </w:r>
            <w:ins w:author="Ian Rudd" w:id="19"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ins>
            <w:del w:author="Ian Rudd" w:id="19"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i</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 link shall be formed by setting the destination device inputChannel’s incomingSignal attribute to reference the ID of the device outputChannel.</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A">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device inputChannel may be patched to one or more module inputChannels. In this configuration the device inputChannel’s outgoingSignal attribute shall reference the ID attributes of all of the module inputChannels that it sends signal to. A recipr</w:t>
            </w:r>
            <w:ins w:author="Ian Rudd" w:id="20"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ins>
            <w:del w:author="Ian Rudd" w:id="20"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i</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 link shall be formed by setting the module inputChannel’s incomingSignal attribute to reference the ID of the device inputChannel.</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C">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D">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module outputChannel may be patched to one or more module inputChannels provided that all modules reside in the same device. In this configuration the module outputChannel’s outgoingSignal attribute shall reference the ID attributes of all of the module inputChannels that it sends signal to. A recipr</w:t>
            </w:r>
            <w:ins w:author="Ian Rudd" w:id="21"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ins>
            <w:del w:author="Ian Rudd" w:id="21"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i</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 link shall be formed by setting the module inputChannel’s incomingSignal attribute to reference the ID of the module outputChannel.</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E">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F">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module outputChannel may be patched to one or more device outputChannels In this configuration the module outputChannel’s outgoingSignal attribute shall reference the ID attributes of all of the device outputChannels that it sends signal to. A recipr</w:t>
            </w:r>
            <w:ins w:author="Ian Rudd" w:id="22"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ins>
            <w:del w:author="Ian Rudd" w:id="22"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i</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 link shall be formed by setting the device outputChannel’s incomingSignal attribute to reference the ID of the module outputChannel.</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A0">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1">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device inputChannel may be patched to one or more of the same devices outputChannel. In this configuration the device inputChannel’s outgoingSignal attribute shall reference the ID attributes of all of the device outputChannels that it sends signal to. A recipr</w:t>
            </w:r>
            <w:ins w:author="Ian Rudd" w:id="23"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ins>
            <w:del w:author="Ian Rudd" w:id="23" w:date="2011-10-19T13:2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i</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 link shall be formed by setting the device outputChannel’s incomingSignal attribute to reference the ID of the device inputChannel.</w:t>
            </w:r>
          </w:p>
        </w:tc>
      </w:tr>
    </w:tbl>
    <w:p w:rsidR="00000000" w:rsidDel="00000000" w:rsidP="00000000" w:rsidRDefault="00000000" w:rsidRPr="00000000" w14:paraId="000000A2">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rules make it possible to represent a straight one</w:t>
      </w:r>
      <w:ins w:author="Ian Rudd" w:id="24" w:date="2011-10-19T16:35: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ins>
      <w:del w:author="Ian Rudd" w:id="24" w:date="2011-10-19T16:35: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 </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w:t>
      </w:r>
      <w:del w:author="Ian Rudd" w:id="25" w:date="2011-10-19T16:35: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 </w:delText>
        </w:r>
      </w:del>
      <w:ins w:author="Ian Rudd" w:id="25" w:date="2011-10-19T16:35: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connection or to represent a signal multiplier, but not a signal mixer. </w:t>
      </w:r>
    </w:p>
    <w:p w:rsidR="00000000" w:rsidDel="00000000" w:rsidP="00000000" w:rsidRDefault="00000000" w:rsidRPr="00000000" w14:paraId="000000A3">
      <w:pPr>
        <w:rPr>
          <w:rPrChange w:author="David Ackerman" w:id="26" w:date="1970-01-01T00:00:01Z">
            <w:rPr>
              <w:vertAlign w:val="baseline"/>
            </w:rPr>
          </w:rPrChange>
        </w:rPr>
        <w:pPrChange w:author="David Ackerman" w:id="0" w:date="1970-01-01T00:00:01Z">
          <w:pPr/>
        </w:pPrChange>
      </w:pPr>
      <w:r w:rsidDel="00000000" w:rsidR="00000000" w:rsidRPr="00000000">
        <w:rPr>
          <w:rtl w:val="0"/>
        </w:rPr>
      </w:r>
    </w:p>
    <w:p w:rsidR="00000000" w:rsidDel="00000000" w:rsidP="00000000" w:rsidRDefault="00000000" w:rsidRPr="00000000" w14:paraId="000000A4">
      <w:pPr>
        <w:rPr>
          <w:rPrChange w:author="David Ackerman" w:id="27" w:date="1970-01-01T00:00:01Z">
            <w:rPr>
              <w:vertAlign w:val="baseline"/>
            </w:rPr>
          </w:rPrChange>
        </w:rPr>
        <w:pPrChange w:author="David Ackerman" w:id="0" w:date="1970-01-01T00:00:01Z">
          <w:pPr/>
        </w:pPrChange>
      </w:pPr>
      <w:r w:rsidDel="00000000" w:rsidR="00000000" w:rsidRPr="00000000">
        <w:rPr>
          <w:rtl w:val="0"/>
        </w:rPr>
      </w:r>
    </w:p>
    <w:p w:rsidR="00000000" w:rsidDel="00000000" w:rsidP="00000000" w:rsidRDefault="00000000" w:rsidRPr="00000000" w14:paraId="000000A5">
      <w:pPr>
        <w:rPr>
          <w:vertAlign w:val="baseline"/>
        </w:rPr>
      </w:pPr>
      <w:ins w:author="David Ackerman" w:id="28" w:date="1970-01-01T00:00:01Z">
        <w:r w:rsidDel="00000000" w:rsidR="00000000" w:rsidRPr="00000000">
          <w:rPr>
            <w:vertAlign w:val="baseline"/>
          </w:rPr>
          <w:drawing>
            <wp:inline distB="0" distT="0" distL="114300" distR="114300">
              <wp:extent cx="5702935" cy="3005455"/>
              <wp:effectExtent b="0" l="0" r="0" t="0"/>
              <wp:docPr id="1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02935" cy="3005455"/>
                      </a:xfrm>
                      <a:prstGeom prst="rect"/>
                      <a:ln/>
                    </pic:spPr>
                  </pic:pic>
                </a:graphicData>
              </a:graphic>
            </wp:inline>
          </w:drawing>
        </w:r>
      </w:ins>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rPr>
          <w:vertAlign w:val="baseline"/>
        </w:rPr>
      </w:pPr>
      <w:ins w:author="David Ackerman" w:id="29" w:date="1970-01-01T00:00:01Z">
        <w:r w:rsidDel="00000000" w:rsidR="00000000" w:rsidRPr="00000000">
          <w:rPr>
            <w:vertAlign w:val="baseline"/>
            <w:rtl w:val="0"/>
          </w:rPr>
          <w:t xml:space="preserve">Figure 2. Example of rule 1.</w:t>
        </w:r>
      </w:ins>
      <w:r w:rsidDel="00000000" w:rsidR="00000000" w:rsidRPr="00000000">
        <w:rPr>
          <w:rtl w:val="0"/>
        </w:rPr>
      </w:r>
    </w:p>
    <w:p w:rsidR="00000000" w:rsidDel="00000000" w:rsidP="00000000" w:rsidRDefault="00000000" w:rsidRPr="00000000" w14:paraId="000000A8">
      <w:pPr>
        <w:rPr>
          <w:vertAlign w:val="baseline"/>
        </w:rPr>
      </w:pPr>
      <w:r w:rsidDel="00000000" w:rsidR="00000000" w:rsidRPr="00000000">
        <w:rPr>
          <w:rtl w:val="0"/>
        </w:rPr>
      </w:r>
    </w:p>
    <w:p w:rsidR="00000000" w:rsidDel="00000000" w:rsidP="00000000" w:rsidRDefault="00000000" w:rsidRPr="00000000" w14:paraId="000000A9">
      <w:pPr>
        <w:rPr>
          <w:vertAlign w:val="baseline"/>
        </w:rPr>
      </w:pPr>
      <w:ins w:author="David Ackerman" w:id="30" w:date="1970-01-01T00:00:01Z">
        <w:r w:rsidDel="00000000" w:rsidR="00000000" w:rsidRPr="00000000">
          <w:rPr>
            <w:vertAlign w:val="baseline"/>
          </w:rPr>
          <w:drawing>
            <wp:inline distB="0" distT="0" distL="114300" distR="114300">
              <wp:extent cx="5706110" cy="3239135"/>
              <wp:effectExtent b="0" l="0" r="0" t="0"/>
              <wp:docPr id="1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06110" cy="3239135"/>
                      </a:xfrm>
                      <a:prstGeom prst="rect"/>
                      <a:ln/>
                    </pic:spPr>
                  </pic:pic>
                </a:graphicData>
              </a:graphic>
            </wp:inline>
          </w:drawing>
        </w:r>
      </w:ins>
      <w:r w:rsidDel="00000000" w:rsidR="00000000" w:rsidRPr="00000000">
        <w:rPr>
          <w:rtl w:val="0"/>
        </w:rPr>
      </w:r>
    </w:p>
    <w:p w:rsidR="00000000" w:rsidDel="00000000" w:rsidP="00000000" w:rsidRDefault="00000000" w:rsidRPr="00000000" w14:paraId="000000AA">
      <w:pPr>
        <w:keepNext w:val="1"/>
        <w:rPr>
          <w:rPrChange w:author="David Ackerman" w:id="31" w:date="1970-01-01T00:00:01Z">
            <w:rPr>
              <w:vertAlign w:val="baseline"/>
            </w:rPr>
          </w:rPrChange>
        </w:rPr>
        <w:pPrChange w:author="David Ackerman" w:id="0" w:date="1970-01-01T00:00:01Z">
          <w:pPr/>
        </w:pPrChange>
      </w:pPr>
      <w:r w:rsidDel="00000000" w:rsidR="00000000" w:rsidRPr="00000000">
        <w:rPr>
          <w:rtl w:val="0"/>
        </w:rPr>
      </w:r>
    </w:p>
    <w:p w:rsidR="00000000" w:rsidDel="00000000" w:rsidP="00000000" w:rsidRDefault="00000000" w:rsidRPr="00000000" w14:paraId="000000AB">
      <w:pPr>
        <w:rPr>
          <w:vertAlign w:val="baseline"/>
        </w:rPr>
      </w:pPr>
      <w:ins w:author="David Ackerman" w:id="32" w:date="1970-01-01T00:00:01Z">
        <w:r w:rsidDel="00000000" w:rsidR="00000000" w:rsidRPr="00000000">
          <w:rPr>
            <w:vertAlign w:val="baseline"/>
            <w:rtl w:val="0"/>
          </w:rPr>
          <w:t xml:space="preserve">Figure 3. Example of rule 2.</w:t>
        </w:r>
      </w:ins>
      <w:r w:rsidDel="00000000" w:rsidR="00000000" w:rsidRPr="00000000">
        <w:rPr>
          <w:rtl w:val="0"/>
        </w:rPr>
      </w:r>
    </w:p>
    <w:p w:rsidR="00000000" w:rsidDel="00000000" w:rsidP="00000000" w:rsidRDefault="00000000" w:rsidRPr="00000000" w14:paraId="000000AC">
      <w:pPr>
        <w:rPr>
          <w:vertAlign w:val="baseline"/>
        </w:rPr>
      </w:pPr>
      <w:r w:rsidDel="00000000" w:rsidR="00000000" w:rsidRPr="00000000">
        <w:rPr>
          <w:rtl w:val="0"/>
        </w:rPr>
      </w:r>
    </w:p>
    <w:p w:rsidR="00000000" w:rsidDel="00000000" w:rsidP="00000000" w:rsidRDefault="00000000" w:rsidRPr="00000000" w14:paraId="000000AD">
      <w:pPr>
        <w:rPr>
          <w:vertAlign w:val="baseline"/>
        </w:rPr>
      </w:pPr>
      <w:ins w:author="David Ackerman" w:id="33" w:date="1970-01-01T00:00:01Z">
        <w:r w:rsidDel="00000000" w:rsidR="00000000" w:rsidRPr="00000000">
          <w:rPr>
            <w:vertAlign w:val="baseline"/>
          </w:rPr>
          <w:drawing>
            <wp:inline distB="0" distT="0" distL="114300" distR="114300">
              <wp:extent cx="5706110" cy="3203575"/>
              <wp:effectExtent b="0" l="0" r="0" t="0"/>
              <wp:docPr id="1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06110" cy="3203575"/>
                      </a:xfrm>
                      <a:prstGeom prst="rect"/>
                      <a:ln/>
                    </pic:spPr>
                  </pic:pic>
                </a:graphicData>
              </a:graphic>
            </wp:inline>
          </w:drawing>
        </w:r>
      </w:ins>
      <w:r w:rsidDel="00000000" w:rsidR="00000000" w:rsidRPr="00000000">
        <w:rPr>
          <w:rtl w:val="0"/>
        </w:rPr>
      </w:r>
    </w:p>
    <w:p w:rsidR="00000000" w:rsidDel="00000000" w:rsidP="00000000" w:rsidRDefault="00000000" w:rsidRPr="00000000" w14:paraId="000000AE">
      <w:pPr>
        <w:rPr>
          <w:vertAlign w:val="baseline"/>
        </w:rPr>
      </w:pPr>
      <w:ins w:author="David Ackerman" w:id="34" w:date="1970-01-01T00:00:01Z">
        <w:r w:rsidDel="00000000" w:rsidR="00000000" w:rsidRPr="00000000">
          <w:rPr>
            <w:vertAlign w:val="baseline"/>
            <w:rtl w:val="0"/>
          </w:rPr>
          <w:t xml:space="preserve">Figure 4. Example of rule 3.</w:t>
        </w:r>
      </w:ins>
      <w:r w:rsidDel="00000000" w:rsidR="00000000" w:rsidRPr="00000000">
        <w:rPr>
          <w:rtl w:val="0"/>
        </w:rPr>
      </w:r>
    </w:p>
    <w:p w:rsidR="00000000" w:rsidDel="00000000" w:rsidP="00000000" w:rsidRDefault="00000000" w:rsidRPr="00000000" w14:paraId="000000AF">
      <w:pPr>
        <w:rPr>
          <w:vertAlign w:val="baseline"/>
        </w:rPr>
      </w:pPr>
      <w:r w:rsidDel="00000000" w:rsidR="00000000" w:rsidRPr="00000000">
        <w:rPr>
          <w:rtl w:val="0"/>
        </w:rPr>
      </w:r>
    </w:p>
    <w:p w:rsidR="00000000" w:rsidDel="00000000" w:rsidP="00000000" w:rsidRDefault="00000000" w:rsidRPr="00000000" w14:paraId="000000B0">
      <w:pPr>
        <w:rPr>
          <w:vertAlign w:val="baseline"/>
        </w:rPr>
      </w:pPr>
      <w:r w:rsidDel="00000000" w:rsidR="00000000" w:rsidRPr="00000000">
        <w:rPr>
          <w:rtl w:val="0"/>
        </w:rPr>
      </w:r>
    </w:p>
    <w:p w:rsidR="00000000" w:rsidDel="00000000" w:rsidP="00000000" w:rsidRDefault="00000000" w:rsidRPr="00000000" w14:paraId="000000B1">
      <w:pPr>
        <w:rPr>
          <w:vertAlign w:val="baseline"/>
        </w:rPr>
      </w:pPr>
      <w:ins w:author="David Ackerman" w:id="35" w:date="1970-01-01T00:00:01Z">
        <w:r w:rsidDel="00000000" w:rsidR="00000000" w:rsidRPr="00000000">
          <w:rPr>
            <w:vertAlign w:val="baseline"/>
          </w:rPr>
          <w:drawing>
            <wp:inline distB="0" distT="0" distL="114300" distR="114300">
              <wp:extent cx="5706110" cy="3239135"/>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06110" cy="3239135"/>
                      </a:xfrm>
                      <a:prstGeom prst="rect"/>
                      <a:ln/>
                    </pic:spPr>
                  </pic:pic>
                </a:graphicData>
              </a:graphic>
            </wp:inline>
          </w:drawing>
        </w:r>
      </w:ins>
      <w:r w:rsidDel="00000000" w:rsidR="00000000" w:rsidRPr="00000000">
        <w:rPr>
          <w:rtl w:val="0"/>
        </w:rPr>
      </w:r>
    </w:p>
    <w:p w:rsidR="00000000" w:rsidDel="00000000" w:rsidP="00000000" w:rsidRDefault="00000000" w:rsidRPr="00000000" w14:paraId="000000B2">
      <w:pPr>
        <w:rPr>
          <w:vertAlign w:val="baseline"/>
        </w:rPr>
      </w:pPr>
      <w:r w:rsidDel="00000000" w:rsidR="00000000" w:rsidRPr="00000000">
        <w:rPr>
          <w:rtl w:val="0"/>
        </w:rPr>
      </w:r>
    </w:p>
    <w:p w:rsidR="00000000" w:rsidDel="00000000" w:rsidP="00000000" w:rsidRDefault="00000000" w:rsidRPr="00000000" w14:paraId="000000B3">
      <w:pPr>
        <w:rPr>
          <w:vertAlign w:val="baseline"/>
        </w:rPr>
      </w:pPr>
      <w:ins w:author="David Ackerman" w:id="36" w:date="1970-01-01T00:00:01Z">
        <w:r w:rsidDel="00000000" w:rsidR="00000000" w:rsidRPr="00000000">
          <w:rPr>
            <w:vertAlign w:val="baseline"/>
            <w:rtl w:val="0"/>
          </w:rPr>
          <w:t xml:space="preserve">Figure 5. Example of rule 4.</w:t>
        </w:r>
      </w:ins>
      <w:r w:rsidDel="00000000" w:rsidR="00000000" w:rsidRPr="00000000">
        <w:rPr>
          <w:rtl w:val="0"/>
        </w:rPr>
      </w:r>
    </w:p>
    <w:p w:rsidR="00000000" w:rsidDel="00000000" w:rsidP="00000000" w:rsidRDefault="00000000" w:rsidRPr="00000000" w14:paraId="000000B4">
      <w:pPr>
        <w:rPr>
          <w:vertAlign w:val="baseline"/>
        </w:rPr>
      </w:pPr>
      <w:r w:rsidDel="00000000" w:rsidR="00000000" w:rsidRPr="00000000">
        <w:rPr>
          <w:rtl w:val="0"/>
        </w:rPr>
      </w:r>
    </w:p>
    <w:p w:rsidR="00000000" w:rsidDel="00000000" w:rsidP="00000000" w:rsidRDefault="00000000" w:rsidRPr="00000000" w14:paraId="000000B5">
      <w:pPr>
        <w:rPr>
          <w:vertAlign w:val="baseline"/>
        </w:rPr>
      </w:pPr>
      <w:ins w:author="David Ackerman" w:id="37" w:date="1970-01-01T00:00:01Z">
        <w:r w:rsidDel="00000000" w:rsidR="00000000" w:rsidRPr="00000000">
          <w:rPr>
            <w:vertAlign w:val="baseline"/>
          </w:rPr>
          <w:drawing>
            <wp:inline distB="0" distT="0" distL="114300" distR="114300">
              <wp:extent cx="5706110" cy="3239135"/>
              <wp:effectExtent b="0" l="0" r="0" t="0"/>
              <wp:docPr id="2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06110" cy="3239135"/>
                      </a:xfrm>
                      <a:prstGeom prst="rect"/>
                      <a:ln/>
                    </pic:spPr>
                  </pic:pic>
                </a:graphicData>
              </a:graphic>
            </wp:inline>
          </w:drawing>
        </w:r>
      </w:ins>
      <w:r w:rsidDel="00000000" w:rsidR="00000000" w:rsidRPr="00000000">
        <w:rPr>
          <w:rtl w:val="0"/>
        </w:rPr>
      </w:r>
    </w:p>
    <w:p w:rsidR="00000000" w:rsidDel="00000000" w:rsidP="00000000" w:rsidRDefault="00000000" w:rsidRPr="00000000" w14:paraId="000000B6">
      <w:pPr>
        <w:rPr>
          <w:vertAlign w:val="baseline"/>
        </w:rPr>
      </w:pPr>
      <w:r w:rsidDel="00000000" w:rsidR="00000000" w:rsidRPr="00000000">
        <w:rPr>
          <w:rtl w:val="0"/>
        </w:rPr>
      </w:r>
    </w:p>
    <w:p w:rsidR="00000000" w:rsidDel="00000000" w:rsidP="00000000" w:rsidRDefault="00000000" w:rsidRPr="00000000" w14:paraId="000000B7">
      <w:pPr>
        <w:rPr>
          <w:vertAlign w:val="baseline"/>
        </w:rPr>
      </w:pPr>
      <w:ins w:author="David Ackerman" w:id="38" w:date="1970-01-01T00:00:01Z">
        <w:r w:rsidDel="00000000" w:rsidR="00000000" w:rsidRPr="00000000">
          <w:rPr>
            <w:vertAlign w:val="baseline"/>
            <w:rtl w:val="0"/>
          </w:rPr>
          <w:t xml:space="preserve">Figure 6. Example of rule 5.</w:t>
        </w:r>
      </w:ins>
      <w:r w:rsidDel="00000000" w:rsidR="00000000" w:rsidRPr="00000000">
        <w:rPr>
          <w:rtl w:val="0"/>
        </w:rPr>
      </w:r>
    </w:p>
    <w:p w:rsidR="00000000" w:rsidDel="00000000" w:rsidP="00000000" w:rsidRDefault="00000000" w:rsidRPr="00000000" w14:paraId="000000B8">
      <w:pPr>
        <w:rPr>
          <w:vertAlign w:val="baseline"/>
        </w:rPr>
      </w:pPr>
      <w:r w:rsidDel="00000000" w:rsidR="00000000" w:rsidRPr="00000000">
        <w:rPr>
          <w:rtl w:val="0"/>
        </w:rPr>
      </w:r>
    </w:p>
    <w:p w:rsidR="00000000" w:rsidDel="00000000" w:rsidP="00000000" w:rsidRDefault="00000000" w:rsidRPr="00000000" w14:paraId="000000B9">
      <w:pPr>
        <w:rPr>
          <w:vertAlign w:val="baseline"/>
        </w:rPr>
      </w:pPr>
      <w:r w:rsidDel="00000000" w:rsidR="00000000" w:rsidRPr="00000000">
        <w:rPr>
          <w:rtl w:val="0"/>
        </w:rPr>
      </w:r>
    </w:p>
    <w:p w:rsidR="00000000" w:rsidDel="00000000" w:rsidP="00000000" w:rsidRDefault="00000000" w:rsidRPr="00000000" w14:paraId="000000BA">
      <w:pPr>
        <w:rPr>
          <w:vertAlign w:val="baseline"/>
        </w:rPr>
      </w:pPr>
      <w:r w:rsidDel="00000000" w:rsidR="00000000" w:rsidRPr="00000000">
        <w:rPr>
          <w:rtl w:val="0"/>
        </w:rPr>
      </w:r>
    </w:p>
    <w:p w:rsidR="00000000" w:rsidDel="00000000" w:rsidP="00000000" w:rsidRDefault="00000000" w:rsidRPr="00000000" w14:paraId="000000BB">
      <w:pPr>
        <w:rPr>
          <w:vertAlign w:val="baseline"/>
        </w:rPr>
      </w:pPr>
      <w:r w:rsidDel="00000000" w:rsidR="00000000" w:rsidRPr="00000000">
        <w:rPr>
          <w:rtl w:val="0"/>
        </w:rPr>
      </w:r>
    </w:p>
    <w:p w:rsidR="00000000" w:rsidDel="00000000" w:rsidP="00000000" w:rsidRDefault="00000000" w:rsidRPr="00000000" w14:paraId="000000BC">
      <w:pPr>
        <w:rPr>
          <w:vertAlign w:val="baseline"/>
        </w:rPr>
      </w:pPr>
      <w:r w:rsidDel="00000000" w:rsidR="00000000" w:rsidRPr="00000000">
        <w:rPr>
          <w:rtl w:val="0"/>
        </w:rPr>
      </w:r>
    </w:p>
    <w:p w:rsidR="00000000" w:rsidDel="00000000" w:rsidP="00000000" w:rsidRDefault="00000000" w:rsidRPr="00000000" w14:paraId="000000BD">
      <w:pPr>
        <w:pStyle w:val="Heading3"/>
        <w:numPr>
          <w:ilvl w:val="2"/>
          <w:numId w:val="1"/>
        </w:numPr>
        <w:ind w:left="720" w:hanging="720"/>
        <w:rPr/>
      </w:pPr>
      <w:r w:rsidDel="00000000" w:rsidR="00000000" w:rsidRPr="00000000">
        <w:rPr>
          <w:vertAlign w:val="baseline"/>
          <w:rtl w:val="0"/>
        </w:rPr>
        <w:t xml:space="preserve">3.3.1.2 Media patching</w:t>
      </w:r>
    </w:p>
    <w:p w:rsidR="00000000" w:rsidDel="00000000" w:rsidP="00000000" w:rsidRDefault="00000000" w:rsidRPr="00000000" w14:paraId="000000BE">
      <w:pPr>
        <w:rPr>
          <w:vertAlign w:val="baseline"/>
        </w:rPr>
      </w:pPr>
      <w:r w:rsidDel="00000000" w:rsidR="00000000" w:rsidRPr="00000000">
        <w:rPr>
          <w:vertAlign w:val="baseline"/>
          <w:rtl w:val="0"/>
        </w:rPr>
        <w:t xml:space="preserve">In addition to input and output channels, devices also may have media channels</w:t>
      </w:r>
      <w:commentRangeStart w:id="6"/>
      <w:r w:rsidDel="00000000" w:rsidR="00000000" w:rsidRPr="00000000">
        <w:rPr>
          <w:vertAlign w:val="baseline"/>
          <w:rtl w:val="0"/>
        </w:rPr>
        <w:t xml:space="preserve">.</w:t>
      </w:r>
      <w:commentRangeEnd w:id="6"/>
      <w:r w:rsidDel="00000000" w:rsidR="00000000" w:rsidRPr="00000000">
        <w:commentReference w:id="6"/>
      </w:r>
      <w:r w:rsidDel="00000000" w:rsidR="00000000" w:rsidRPr="00000000">
        <w:rPr>
          <w:vertAlign w:val="baseline"/>
          <w:rtl w:val="0"/>
        </w:rPr>
        <w:t xml:space="preserve"> Media channels represent the </w:t>
      </w:r>
      <w:del w:author="Ian Rudd" w:id="39" w:date="2011-10-19T20:34:00Z">
        <w:r w:rsidDel="00000000" w:rsidR="00000000" w:rsidRPr="00000000">
          <w:rPr>
            <w:vertAlign w:val="baseline"/>
            <w:rtl w:val="0"/>
          </w:rPr>
          <w:delText xml:space="preserve"> </w:delText>
        </w:r>
      </w:del>
      <w:r w:rsidDel="00000000" w:rsidR="00000000" w:rsidRPr="00000000">
        <w:rPr>
          <w:vertAlign w:val="baseline"/>
          <w:rtl w:val="0"/>
        </w:rPr>
        <w:t xml:space="preserve">ability of the device to play an audio signal from or record an audio signal to media that the device is equip</w:t>
      </w:r>
      <w:ins w:author="Ian Rudd" w:id="40" w:date="2011-10-19T16:19:00Z">
        <w:r w:rsidDel="00000000" w:rsidR="00000000" w:rsidRPr="00000000">
          <w:rPr>
            <w:vertAlign w:val="baseline"/>
            <w:rtl w:val="0"/>
          </w:rPr>
          <w:t xml:space="preserve">p</w:t>
        </w:r>
      </w:ins>
      <w:r w:rsidDel="00000000" w:rsidR="00000000" w:rsidRPr="00000000">
        <w:rPr>
          <w:vertAlign w:val="baseline"/>
          <w:rtl w:val="0"/>
        </w:rPr>
        <w:t xml:space="preserve">ed to play or record.</w:t>
      </w:r>
      <w:commentRangeStart w:id="7"/>
      <w:r w:rsidDel="00000000" w:rsidR="00000000" w:rsidRPr="00000000">
        <w:rPr>
          <w:vertAlign w:val="baseline"/>
          <w:rtl w:val="0"/>
        </w:rPr>
        <w:t xml:space="preserv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BF">
      <w:pPr>
        <w:rPr>
          <w:vertAlign w:val="baseline"/>
        </w:rPr>
      </w:pPr>
      <w:r w:rsidDel="00000000" w:rsidR="00000000" w:rsidRPr="00000000">
        <w:rPr>
          <w:rtl w:val="0"/>
        </w:rPr>
      </w:r>
    </w:p>
    <w:p w:rsidR="00000000" w:rsidDel="00000000" w:rsidP="00000000" w:rsidRDefault="00000000" w:rsidRPr="00000000" w14:paraId="000000C0">
      <w:pPr>
        <w:rPr>
          <w:vertAlign w:val="baseline"/>
        </w:rPr>
      </w:pPr>
      <w:r w:rsidDel="00000000" w:rsidR="00000000" w:rsidRPr="00000000">
        <w:rPr>
          <w:vertAlign w:val="baseline"/>
          <w:rtl w:val="0"/>
        </w:rPr>
        <w:t xml:space="preserve">This standard defines media elements to represent the real world media object. Each </w:t>
      </w:r>
      <w:r w:rsidDel="00000000" w:rsidR="00000000" w:rsidRPr="00000000">
        <w:rPr>
          <w:rFonts w:ascii="Courier New" w:cs="Courier New" w:eastAsia="Courier New" w:hAnsi="Courier New"/>
          <w:vertAlign w:val="baseline"/>
          <w:rtl w:val="0"/>
        </w:rPr>
        <w:t xml:space="preserve">media</w:t>
      </w:r>
      <w:r w:rsidDel="00000000" w:rsidR="00000000" w:rsidRPr="00000000">
        <w:rPr>
          <w:vertAlign w:val="baseline"/>
          <w:rtl w:val="0"/>
        </w:rPr>
        <w:t xml:space="preserve"> element contains an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element which in turn contains one or more </w:t>
      </w:r>
      <w:r w:rsidDel="00000000" w:rsidR="00000000" w:rsidRPr="00000000">
        <w:rPr>
          <w:rFonts w:ascii="Courier New" w:cs="Courier New" w:eastAsia="Courier New" w:hAnsi="Courier New"/>
          <w:vertAlign w:val="baseline"/>
          <w:rtl w:val="0"/>
        </w:rPr>
        <w:t xml:space="preserve">region</w:t>
      </w:r>
      <w:r w:rsidDel="00000000" w:rsidR="00000000" w:rsidRPr="00000000">
        <w:rPr>
          <w:vertAlign w:val="baseline"/>
          <w:rtl w:val="0"/>
        </w:rPr>
        <w:t xml:space="preserve"> elements. The </w:t>
      </w:r>
      <w:r w:rsidDel="00000000" w:rsidR="00000000" w:rsidRPr="00000000">
        <w:rPr>
          <w:rFonts w:ascii="Courier New" w:cs="Courier New" w:eastAsia="Courier New" w:hAnsi="Courier New"/>
          <w:vertAlign w:val="baseline"/>
          <w:rtl w:val="0"/>
        </w:rPr>
        <w:t xml:space="preserve">regionRef</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media</w:t>
      </w:r>
      <w:r w:rsidDel="00000000" w:rsidR="00000000" w:rsidRPr="00000000">
        <w:rPr>
          <w:vertAlign w:val="baseline"/>
          <w:rtl w:val="0"/>
        </w:rPr>
        <w:t xml:space="preserve"> element sets the scope of the media element to a particular region of the child audioObject element. This region element contains one or more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elements, each with a unique ID attribute. The value of this ID attribute shall be used as the value of the incomingStream attribute on inputMediaChannels when the media was played during the process event. The value of this ID attribute shall be used as the value of the outgoingStream attribute on outputMediaChannels when the media was recorded during the process event.</w:t>
      </w:r>
    </w:p>
    <w:p w:rsidR="00000000" w:rsidDel="00000000" w:rsidP="00000000" w:rsidRDefault="00000000" w:rsidRPr="00000000" w14:paraId="000000C1">
      <w:pPr>
        <w:rPr>
          <w:vertAlign w:val="baseline"/>
        </w:rPr>
      </w:pPr>
      <w:r w:rsidDel="00000000" w:rsidR="00000000" w:rsidRPr="00000000">
        <w:rPr>
          <w:rtl w:val="0"/>
        </w:rPr>
      </w:r>
    </w:p>
    <w:p w:rsidR="00000000" w:rsidDel="00000000" w:rsidP="00000000" w:rsidRDefault="00000000" w:rsidRPr="00000000" w14:paraId="000000C2">
      <w:pPr>
        <w:rPr>
          <w:vertAlign w:val="baseline"/>
        </w:rPr>
      </w:pPr>
      <w:r w:rsidDel="00000000" w:rsidR="00000000" w:rsidRPr="00000000">
        <w:rPr>
          <w:rtl w:val="0"/>
        </w:rPr>
      </w:r>
    </w:p>
    <w:p w:rsidR="00000000" w:rsidDel="00000000" w:rsidP="00000000" w:rsidRDefault="00000000" w:rsidRPr="00000000" w14:paraId="000000C3">
      <w:pPr>
        <w:rPr>
          <w:vertAlign w:val="baseline"/>
        </w:rPr>
      </w:pPr>
      <w:r w:rsidDel="00000000" w:rsidR="00000000" w:rsidRPr="00000000">
        <w:rPr>
          <w:rtl w:val="0"/>
        </w:rPr>
      </w:r>
    </w:p>
    <w:p w:rsidR="00000000" w:rsidDel="00000000" w:rsidP="00000000" w:rsidRDefault="00000000" w:rsidRPr="00000000" w14:paraId="000000C4">
      <w:pPr>
        <w:rPr>
          <w:vertAlign w:val="baseline"/>
        </w:rPr>
      </w:pPr>
      <w:r w:rsidDel="00000000" w:rsidR="00000000" w:rsidRPr="00000000">
        <w:rPr>
          <w:rtl w:val="0"/>
        </w:rPr>
      </w:r>
    </w:p>
    <w:p w:rsidR="00000000" w:rsidDel="00000000" w:rsidP="00000000" w:rsidRDefault="00000000" w:rsidRPr="00000000" w14:paraId="000000C5">
      <w:pPr>
        <w:rPr>
          <w:vertAlign w:val="baseline"/>
        </w:rPr>
      </w:pPr>
      <w:r w:rsidDel="00000000" w:rsidR="00000000" w:rsidRPr="00000000">
        <w:rPr>
          <w:vertAlign w:val="baseline"/>
          <w:rtl w:val="0"/>
        </w:rPr>
        <w:t xml:space="preserve"> When forming relationships between a device’s media channels and an audio stream the following rules shall apply.</w:t>
      </w:r>
    </w:p>
    <w:p w:rsidR="00000000" w:rsidDel="00000000" w:rsidP="00000000" w:rsidRDefault="00000000" w:rsidRPr="00000000" w14:paraId="000000C6">
      <w:pPr>
        <w:rPr>
          <w:vertAlign w:val="baseline"/>
        </w:rPr>
      </w:pPr>
      <w:r w:rsidDel="00000000" w:rsidR="00000000" w:rsidRPr="00000000">
        <w:rPr>
          <w:rtl w:val="0"/>
        </w:rPr>
      </w:r>
    </w:p>
    <w:tbl>
      <w:tblPr>
        <w:tblStyle w:val="Table2"/>
        <w:tblW w:w="9212.0" w:type="dxa"/>
        <w:jc w:val="left"/>
        <w:tblInd w:w="-113.0" w:type="dxa"/>
        <w:tblLayout w:type="fixed"/>
        <w:tblLook w:val="0000"/>
      </w:tblPr>
      <w:tblGrid>
        <w:gridCol w:w="828"/>
        <w:gridCol w:w="8384"/>
        <w:tblGridChange w:id="0">
          <w:tblGrid>
            <w:gridCol w:w="828"/>
            <w:gridCol w:w="8384"/>
          </w:tblGrid>
        </w:tblGridChange>
      </w:tblGrid>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7">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8">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representing the playback of a media object, the value of the ID of the audioObject’s stream element shall be used as the value of the playbackMediaChanne</w:t>
            </w:r>
            <w:commentRangeStart w: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commentRangeEnd w:id="8"/>
            <w:r w:rsidDel="00000000" w:rsidR="00000000" w:rsidRPr="00000000">
              <w:commentReference w:id="8"/>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elements incomingStream attribute. The outgoingSignal attribute of the playbackMediaChannel element may be patched to one or more of the device’s module inputChannel elements or to one or more of the same devices outputChannel elements. Accordingly, the value of the ID attribute of the patched module inputChannel or of the device outputChannel shall be used as the value of the outgoingSignal attribute.</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A">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representing the recording of a media object, the value of the incomingSignal attribute of the recordMediaChannel shall be set to the value of the ID of either the last module outputChannel in the device signal graph or to the ID of a device inputChannel if the device contains no modules. The value of the recordMediaChannel elements outgoingSt</w:t>
            </w:r>
            <w:ins w:author="Ian Rudd" w:id="41" w:date="2011-10-19T20:17: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eam attribute shall be set to the value of the ID attribute of the audioObject stream element that represents the recorded audio.</w:t>
            </w:r>
          </w:p>
        </w:tc>
      </w:tr>
    </w:tbl>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vertAlign w:val="baseline"/>
        </w:rPr>
      </w:pPr>
      <w:r w:rsidDel="00000000" w:rsidR="00000000" w:rsidRPr="00000000">
        <w:rPr>
          <w:vertAlign w:val="baseline"/>
          <w:rtl w:val="0"/>
        </w:rPr>
        <w:t xml:space="preserve">EXAMPLE</w:t>
      </w:r>
    </w:p>
    <w:p w:rsidR="00000000" w:rsidDel="00000000" w:rsidP="00000000" w:rsidRDefault="00000000" w:rsidRPr="00000000" w14:paraId="000000CD">
      <w:pPr>
        <w:rPr>
          <w:vertAlign w:val="baseline"/>
        </w:rPr>
      </w:pPr>
      <w:r w:rsidDel="00000000" w:rsidR="00000000" w:rsidRPr="00000000">
        <w:rPr>
          <w:rtl w:val="0"/>
        </w:rPr>
      </w:r>
    </w:p>
    <w:p w:rsidR="00000000" w:rsidDel="00000000" w:rsidP="00000000" w:rsidRDefault="00000000" w:rsidRPr="00000000" w14:paraId="000000CE">
      <w:pPr>
        <w:rPr>
          <w:vertAlign w:val="baseline"/>
        </w:rPr>
      </w:pPr>
      <w:r w:rsidDel="00000000" w:rsidR="00000000" w:rsidRPr="00000000">
        <w:rPr>
          <w:vertAlign w:val="baseline"/>
          <w:rtl w:val="0"/>
        </w:rPr>
        <w:t xml:space="preserve">This example shows </w:t>
      </w:r>
      <w:del w:author="Ian Rudd" w:id="42" w:date="2011-10-19T13:34:00Z">
        <w:r w:rsidDel="00000000" w:rsidR="00000000" w:rsidRPr="00000000">
          <w:rPr>
            <w:vertAlign w:val="baseline"/>
            <w:rtl w:val="0"/>
          </w:rPr>
          <w:delText xml:space="preserve">three</w:delText>
        </w:r>
      </w:del>
      <w:ins w:author="Ian Rudd" w:id="42" w:date="2011-10-19T13:34:00Z">
        <w:r w:rsidDel="00000000" w:rsidR="00000000" w:rsidRPr="00000000">
          <w:rPr>
            <w:vertAlign w:val="baseline"/>
            <w:rtl w:val="0"/>
          </w:rPr>
          <w:t xml:space="preserve">tw</w:t>
        </w:r>
        <w:commentRangeStart w:id="9"/>
        <w:r w:rsidDel="00000000" w:rsidR="00000000" w:rsidRPr="00000000">
          <w:rPr>
            <w:vertAlign w:val="baseline"/>
            <w:rtl w:val="0"/>
          </w:rPr>
          <w:t xml:space="preserve">o</w:t>
        </w:r>
      </w:ins>
      <w:commentRangeEnd w:id="9"/>
      <w:r w:rsidDel="00000000" w:rsidR="00000000" w:rsidRPr="00000000">
        <w:commentReference w:id="9"/>
      </w:r>
      <w:r w:rsidDel="00000000" w:rsidR="00000000" w:rsidRPr="00000000">
        <w:rPr>
          <w:vertAlign w:val="baseline"/>
          <w:rtl w:val="0"/>
        </w:rPr>
        <w:t xml:space="preserve"> XML fragments. The first is an excerpt from an aes57:audioObject element. Notice the ID attribute of the stream.</w:t>
      </w:r>
    </w:p>
    <w:p w:rsidR="00000000" w:rsidDel="00000000" w:rsidP="00000000" w:rsidRDefault="00000000" w:rsidRPr="00000000" w14:paraId="000000CF">
      <w:pPr>
        <w:rPr>
          <w:vertAlign w:val="baseline"/>
        </w:rPr>
      </w:pPr>
      <w:r w:rsidDel="00000000" w:rsidR="00000000" w:rsidRPr="00000000">
        <w:rPr>
          <w:rtl w:val="0"/>
        </w:rPr>
      </w:r>
    </w:p>
    <w:p w:rsidR="00000000" w:rsidDel="00000000" w:rsidP="00000000" w:rsidRDefault="00000000" w:rsidRPr="00000000" w14:paraId="000000D0">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&lt;audioObject …</w:t>
      </w:r>
    </w:p>
    <w:p w:rsidR="00000000" w:rsidDel="00000000" w:rsidP="00000000" w:rsidRDefault="00000000" w:rsidRPr="00000000" w14:paraId="000000D1">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&lt;face …</w:t>
      </w:r>
    </w:p>
    <w:p w:rsidR="00000000" w:rsidDel="00000000" w:rsidP="00000000" w:rsidRDefault="00000000" w:rsidRPr="00000000" w14:paraId="000000D2">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&lt;region …</w:t>
      </w:r>
    </w:p>
    <w:p w:rsidR="00000000" w:rsidDel="00000000" w:rsidP="00000000" w:rsidRDefault="00000000" w:rsidRPr="00000000" w14:paraId="000000D3">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&lt;stream ID="_</w:t>
      </w:r>
      <w:r w:rsidDel="00000000" w:rsidR="00000000" w:rsidRPr="00000000">
        <w:rPr>
          <w:rFonts w:ascii="Courier New" w:cs="Courier New" w:eastAsia="Courier New" w:hAnsi="Courier New"/>
          <w:b w:val="1"/>
          <w:bCs w:val="1"/>
          <w:vertAlign w:val="baseline"/>
          <w:rtl w:val="0"/>
        </w:rPr>
        <w:t xml:space="preserve">58452545-9ADE-4B87-9105-7581B65FCEB0</w:t>
      </w:r>
      <w:r w:rsidDel="00000000" w:rsidR="00000000" w:rsidRPr="00000000">
        <w:rPr>
          <w:rFonts w:ascii="Courier New" w:cs="Courier New" w:eastAsia="Courier New" w:hAnsi="Courier New"/>
          <w:vertAlign w:val="baseline"/>
          <w:rtl w:val="0"/>
        </w:rPr>
        <w:t xml:space="preserve">" faceRegionRef="_F2DEA464-88F5-47CA-9039-A9BD94B35AD5" label="Stream 1" xsi:type="streamType"&gt;</w:t>
      </w:r>
    </w:p>
    <w:p w:rsidR="00000000" w:rsidDel="00000000" w:rsidP="00000000" w:rsidRDefault="00000000" w:rsidRPr="00000000" w14:paraId="000000D4">
      <w:pPr>
        <w:ind w:firstLine="720"/>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w:t>
      </w:r>
    </w:p>
    <w:p w:rsidR="00000000" w:rsidDel="00000000" w:rsidP="00000000" w:rsidRDefault="00000000" w:rsidRPr="00000000" w14:paraId="000000D5">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&lt;/stream&gt;</w:t>
      </w:r>
    </w:p>
    <w:p w:rsidR="00000000" w:rsidDel="00000000" w:rsidP="00000000" w:rsidRDefault="00000000" w:rsidRPr="00000000" w14:paraId="000000D6">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&lt;/region&gt;</w:t>
      </w:r>
    </w:p>
    <w:p w:rsidR="00000000" w:rsidDel="00000000" w:rsidP="00000000" w:rsidRDefault="00000000" w:rsidRPr="00000000" w14:paraId="000000D7">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&lt;/face&gt;</w:t>
      </w:r>
    </w:p>
    <w:p w:rsidR="00000000" w:rsidDel="00000000" w:rsidP="00000000" w:rsidRDefault="00000000" w:rsidRPr="00000000" w14:paraId="000000D8">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w:t>
      </w:r>
    </w:p>
    <w:p w:rsidR="00000000" w:rsidDel="00000000" w:rsidP="00000000" w:rsidRDefault="00000000" w:rsidRPr="00000000" w14:paraId="000000D9">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&lt;/audioObject&gt;</w:t>
      </w:r>
    </w:p>
    <w:p w:rsidR="00000000" w:rsidDel="00000000" w:rsidP="00000000" w:rsidRDefault="00000000" w:rsidRPr="00000000" w14:paraId="000000DA">
      <w:pPr>
        <w:jc w:val="left"/>
        <w:rPr>
          <w:vertAlign w:val="baseline"/>
        </w:rPr>
      </w:pPr>
      <w:r w:rsidDel="00000000" w:rsidR="00000000" w:rsidRPr="00000000">
        <w:rPr>
          <w:rtl w:val="0"/>
        </w:rPr>
      </w:r>
    </w:p>
    <w:p w:rsidR="00000000" w:rsidDel="00000000" w:rsidP="00000000" w:rsidRDefault="00000000" w:rsidRPr="00000000" w14:paraId="000000DB">
      <w:pPr>
        <w:jc w:val="left"/>
        <w:rPr>
          <w:vertAlign w:val="baseline"/>
        </w:rPr>
      </w:pPr>
      <w:r w:rsidDel="00000000" w:rsidR="00000000" w:rsidRPr="00000000">
        <w:rPr>
          <w:vertAlign w:val="baseline"/>
          <w:rtl w:val="0"/>
        </w:rPr>
        <w:t xml:space="preserve">Next is a fragment of a device element contain</w:t>
      </w:r>
      <w:del w:author="Ian Rudd" w:id="43" w:date="2011-10-19T16:38:00Z">
        <w:r w:rsidDel="00000000" w:rsidR="00000000" w:rsidRPr="00000000">
          <w:rPr>
            <w:vertAlign w:val="baseline"/>
            <w:rtl w:val="0"/>
          </w:rPr>
          <w:delText xml:space="preserve">g</w:delText>
        </w:r>
      </w:del>
      <w:r w:rsidDel="00000000" w:rsidR="00000000" w:rsidRPr="00000000">
        <w:rPr>
          <w:vertAlign w:val="baseline"/>
          <w:rtl w:val="0"/>
        </w:rPr>
        <w:t xml:space="preserve">ing a module element. Notice the xml ID of the playbackMediaChannel.</w:t>
      </w:r>
    </w:p>
    <w:p w:rsidR="00000000" w:rsidDel="00000000" w:rsidP="00000000" w:rsidRDefault="00000000" w:rsidRPr="00000000" w14:paraId="000000DC">
      <w:pPr>
        <w:jc w:val="left"/>
        <w:rPr>
          <w:vertAlign w:val="baseline"/>
        </w:rPr>
      </w:pPr>
      <w:r w:rsidDel="00000000" w:rsidR="00000000" w:rsidRPr="00000000">
        <w:rPr>
          <w:rtl w:val="0"/>
        </w:rPr>
      </w:r>
    </w:p>
    <w:p w:rsidR="00000000" w:rsidDel="00000000" w:rsidP="00000000" w:rsidRDefault="00000000" w:rsidRPr="00000000" w14:paraId="000000DD">
      <w:pPr>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&lt;device…</w:t>
        <w:br w:type="textWrapping"/>
        <w:t xml:space="preserve">    &lt;playbackMediaChannel ID="</w:t>
      </w:r>
      <w:r w:rsidDel="00000000" w:rsidR="00000000" w:rsidRPr="00000000">
        <w:rPr>
          <w:rFonts w:ascii="Courier New" w:cs="Courier New" w:eastAsia="Courier New" w:hAnsi="Courier New"/>
          <w:b w:val="1"/>
          <w:bCs w:val="1"/>
          <w:vertAlign w:val="baseline"/>
          <w:rtl w:val="0"/>
        </w:rPr>
        <w:t xml:space="preserve">ID085</w:t>
      </w:r>
      <w:r w:rsidDel="00000000" w:rsidR="00000000" w:rsidRPr="00000000">
        <w:rPr>
          <w:rFonts w:ascii="Courier New" w:cs="Courier New" w:eastAsia="Courier New" w:hAnsi="Courier New"/>
          <w:vertAlign w:val="baseline"/>
          <w:rtl w:val="0"/>
        </w:rPr>
        <w:t xml:space="preserve">" incomingStream="_</w:t>
      </w:r>
      <w:r w:rsidDel="00000000" w:rsidR="00000000" w:rsidRPr="00000000">
        <w:rPr>
          <w:rFonts w:ascii="Courier New" w:cs="Courier New" w:eastAsia="Courier New" w:hAnsi="Courier New"/>
          <w:b w:val="1"/>
          <w:bCs w:val="1"/>
          <w:vertAlign w:val="baseline"/>
          <w:rtl w:val="0"/>
        </w:rPr>
        <w:t xml:space="preserve">58452545-9ADE-4B87-9105-7581B65FCEB0</w:t>
      </w:r>
      <w:r w:rsidDel="00000000" w:rsidR="00000000" w:rsidRPr="00000000">
        <w:rPr>
          <w:rFonts w:ascii="Courier New" w:cs="Courier New" w:eastAsia="Courier New" w:hAnsi="Courier New"/>
          <w:vertAlign w:val="baseline"/>
          <w:rtl w:val="0"/>
        </w:rPr>
        <w:t xml:space="preserve">"</w:t>
      </w:r>
    </w:p>
    <w:p w:rsidR="00000000" w:rsidDel="00000000" w:rsidP="00000000" w:rsidRDefault="00000000" w:rsidRPr="00000000" w14:paraId="000000DE">
      <w:pPr>
        <w:ind w:firstLine="720"/>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outgoingSignals="</w:t>
      </w:r>
      <w:r w:rsidDel="00000000" w:rsidR="00000000" w:rsidRPr="00000000">
        <w:rPr>
          <w:rFonts w:ascii="Courier New" w:cs="Courier New" w:eastAsia="Courier New" w:hAnsi="Courier New"/>
          <w:b w:val="1"/>
          <w:bCs w:val="1"/>
          <w:vertAlign w:val="baseline"/>
          <w:rtl w:val="0"/>
        </w:rPr>
        <w:t xml:space="preserve">ID093</w:t>
      </w:r>
      <w:r w:rsidDel="00000000" w:rsidR="00000000" w:rsidRPr="00000000">
        <w:rPr>
          <w:rFonts w:ascii="Courier New" w:cs="Courier New" w:eastAsia="Courier New" w:hAnsi="Courier New"/>
          <w:vertAlign w:val="baseline"/>
          <w:rtl w:val="0"/>
        </w:rPr>
        <w:t xml:space="preserve">" label="1"/&gt;  </w:t>
      </w:r>
    </w:p>
    <w:p w:rsidR="00000000" w:rsidDel="00000000" w:rsidP="00000000" w:rsidRDefault="00000000" w:rsidRPr="00000000" w14:paraId="000000DF">
      <w:pPr>
        <w:ind w:firstLine="720"/>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 …</w:t>
      </w:r>
    </w:p>
    <w:p w:rsidR="00000000" w:rsidDel="00000000" w:rsidP="00000000" w:rsidRDefault="00000000" w:rsidRPr="00000000" w14:paraId="000000E0">
      <w:pPr>
        <w:ind w:firstLine="720"/>
        <w:jc w:val="left"/>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&lt;module …&gt;</w:t>
        <w:br w:type="textWrapping"/>
        <w:t xml:space="preserve">         &lt;inputChannel ID="</w:t>
      </w:r>
      <w:r w:rsidDel="00000000" w:rsidR="00000000" w:rsidRPr="00000000">
        <w:rPr>
          <w:rFonts w:ascii="Courier New" w:cs="Courier New" w:eastAsia="Courier New" w:hAnsi="Courier New"/>
          <w:b w:val="1"/>
          <w:bCs w:val="1"/>
          <w:vertAlign w:val="baseline"/>
          <w:rtl w:val="0"/>
        </w:rPr>
        <w:t xml:space="preserve">ID093</w:t>
      </w:r>
      <w:r w:rsidDel="00000000" w:rsidR="00000000" w:rsidRPr="00000000">
        <w:rPr>
          <w:rFonts w:ascii="Courier New" w:cs="Courier New" w:eastAsia="Courier New" w:hAnsi="Courier New"/>
          <w:vertAlign w:val="baseline"/>
          <w:rtl w:val="0"/>
        </w:rPr>
        <w:t xml:space="preserve">" incomingSignal="</w:t>
      </w:r>
      <w:r w:rsidDel="00000000" w:rsidR="00000000" w:rsidRPr="00000000">
        <w:rPr>
          <w:rFonts w:ascii="Courier New" w:cs="Courier New" w:eastAsia="Courier New" w:hAnsi="Courier New"/>
          <w:b w:val="1"/>
          <w:bCs w:val="1"/>
          <w:vertAlign w:val="baseline"/>
          <w:rtl w:val="0"/>
        </w:rPr>
        <w:t xml:space="preserve">ID085</w:t>
      </w:r>
      <w:r w:rsidDel="00000000" w:rsidR="00000000" w:rsidRPr="00000000">
        <w:rPr>
          <w:rFonts w:ascii="Courier New" w:cs="Courier New" w:eastAsia="Courier New" w:hAnsi="Courier New"/>
          <w:vertAlign w:val="baseline"/>
          <w:rtl w:val="0"/>
        </w:rPr>
        <w:t xml:space="preserve">" outgoingSignals="ID072" label="label83" routing="INPUT"/&gt;</w:t>
      </w:r>
      <w:commentRangeStart w:id="10"/>
      <w:r w:rsidDel="00000000" w:rsidR="00000000" w:rsidRPr="00000000">
        <w:rPr>
          <w:rtl w:val="0"/>
        </w:rPr>
      </w:r>
    </w:p>
    <w:p w:rsidR="00000000" w:rsidDel="00000000" w:rsidP="00000000" w:rsidRDefault="00000000" w:rsidRPr="00000000" w14:paraId="000000E1">
      <w:pPr>
        <w:jc w:val="left"/>
        <w:rPr>
          <w:rFonts w:ascii="Courier New" w:cs="Courier New" w:eastAsia="Courier New" w:hAnsi="Courier New"/>
          <w:vertAlign w:val="baseline"/>
        </w:rPr>
      </w:pPr>
      <w:commentRangeEnd w:id="10"/>
      <w:r w:rsidDel="00000000" w:rsidR="00000000" w:rsidRPr="00000000">
        <w:commentReference w:id="10"/>
      </w:r>
      <w:r w:rsidDel="00000000" w:rsidR="00000000" w:rsidRPr="00000000">
        <w:rPr>
          <w:rFonts w:ascii="Courier New" w:cs="Courier New" w:eastAsia="Courier New" w:hAnsi="Courier New"/>
          <w:vertAlign w:val="baseline"/>
          <w:rtl w:val="0"/>
        </w:rPr>
        <w:t xml:space="preserve">&lt;/device&gt;</w:t>
      </w:r>
    </w:p>
    <w:p w:rsidR="00000000" w:rsidDel="00000000" w:rsidP="00000000" w:rsidRDefault="00000000" w:rsidRPr="00000000" w14:paraId="000000E2">
      <w:pPr>
        <w:rPr>
          <w:vertAlign w:val="baseline"/>
        </w:rPr>
      </w:pPr>
      <w:r w:rsidDel="00000000" w:rsidR="00000000" w:rsidRPr="00000000">
        <w:rPr>
          <w:rtl w:val="0"/>
        </w:rPr>
      </w:r>
    </w:p>
    <w:p w:rsidR="00000000" w:rsidDel="00000000" w:rsidP="00000000" w:rsidRDefault="00000000" w:rsidRPr="00000000" w14:paraId="000000E3">
      <w:pPr>
        <w:rPr>
          <w:vertAlign w:val="baseline"/>
        </w:rPr>
      </w:pPr>
      <w:r w:rsidDel="00000000" w:rsidR="00000000" w:rsidRPr="00000000">
        <w:rPr>
          <w:vertAlign w:val="baseline"/>
          <w:rtl w:val="0"/>
        </w:rPr>
        <w:t xml:space="preserve">Notice that the stream ID from the audioObject and the incoming stream IDREF from the playbackMediaChannel match, that the ID from the playbackMediaChannel and the module incomingSignal IDREF match a</w:t>
      </w:r>
      <w:del w:author="Ian Rudd" w:id="44" w:date="2011-10-19T13:34:00Z">
        <w:r w:rsidDel="00000000" w:rsidR="00000000" w:rsidRPr="00000000">
          <w:rPr>
            <w:vertAlign w:val="baseline"/>
            <w:rtl w:val="0"/>
          </w:rPr>
          <w:delText xml:space="preserve">b</w:delText>
        </w:r>
      </w:del>
      <w:ins w:author="Ian Rudd" w:id="44" w:date="2011-10-19T13:34:00Z">
        <w:r w:rsidDel="00000000" w:rsidR="00000000" w:rsidRPr="00000000">
          <w:rPr>
            <w:vertAlign w:val="baseline"/>
            <w:rtl w:val="0"/>
          </w:rPr>
          <w:t xml:space="preserve">n</w:t>
        </w:r>
      </w:ins>
      <w:r w:rsidDel="00000000" w:rsidR="00000000" w:rsidRPr="00000000">
        <w:rPr>
          <w:vertAlign w:val="baseline"/>
          <w:rtl w:val="0"/>
        </w:rPr>
        <w:t xml:space="preserve">d the playbackMediaChannel’s outgoingSignals IDREF</w:t>
      </w:r>
      <w:ins w:author="Ian Rudd" w:id="45" w:date="2011-10-19T13:34:00Z">
        <w:r w:rsidDel="00000000" w:rsidR="00000000" w:rsidRPr="00000000">
          <w:rPr>
            <w:vertAlign w:val="baseline"/>
            <w:rtl w:val="0"/>
          </w:rPr>
          <w:t xml:space="preserve">s</w:t>
        </w:r>
      </w:ins>
      <w:del w:author="Ian Rudd" w:id="45" w:date="2011-10-19T13:34:00Z">
        <w:r w:rsidDel="00000000" w:rsidR="00000000" w:rsidRPr="00000000">
          <w:rPr>
            <w:vertAlign w:val="baseline"/>
            <w:rtl w:val="0"/>
          </w:rPr>
          <w:delText xml:space="preserve">S</w:delText>
        </w:r>
      </w:del>
      <w:r w:rsidDel="00000000" w:rsidR="00000000" w:rsidRPr="00000000">
        <w:rPr>
          <w:vertAlign w:val="baseline"/>
          <w:rtl w:val="0"/>
        </w:rPr>
        <w:t xml:space="preserve"> and the ID of the module match.</w:t>
      </w:r>
    </w:p>
    <w:p w:rsidR="00000000" w:rsidDel="00000000" w:rsidP="00000000" w:rsidRDefault="00000000" w:rsidRPr="00000000" w14:paraId="000000E4">
      <w:pPr>
        <w:pStyle w:val="Heading1"/>
        <w:numPr>
          <w:ilvl w:val="0"/>
          <w:numId w:val="1"/>
        </w:numPr>
        <w:ind w:left="432" w:hanging="432"/>
        <w:rPr/>
      </w:pPr>
      <w:r w:rsidDel="00000000" w:rsidR="00000000" w:rsidRPr="00000000">
        <w:rPr>
          <w:vertAlign w:val="baseline"/>
          <w:rtl w:val="0"/>
        </w:rPr>
        <w:t xml:space="preserve">4 Process history document structure</w:t>
      </w:r>
    </w:p>
    <w:p w:rsidR="00000000" w:rsidDel="00000000" w:rsidP="00000000" w:rsidRDefault="00000000" w:rsidRPr="00000000" w14:paraId="000000E5">
      <w:pPr>
        <w:pStyle w:val="Heading2"/>
        <w:numPr>
          <w:ilvl w:val="1"/>
          <w:numId w:val="1"/>
        </w:numPr>
        <w:ind w:left="576" w:hanging="576"/>
        <w:rPr/>
      </w:pPr>
      <w:r w:rsidDel="00000000" w:rsidR="00000000" w:rsidRPr="00000000">
        <w:rPr>
          <w:vertAlign w:val="baseline"/>
          <w:rtl w:val="0"/>
        </w:rPr>
        <w:t xml:space="preserve">4.1 Instance document scope</w:t>
      </w:r>
    </w:p>
    <w:p w:rsidR="00000000" w:rsidDel="00000000" w:rsidP="00000000" w:rsidRDefault="00000000" w:rsidRPr="00000000" w14:paraId="000000E6">
      <w:pPr>
        <w:rPr>
          <w:vertAlign w:val="baseline"/>
        </w:rPr>
      </w:pPr>
      <w:r w:rsidDel="00000000" w:rsidR="00000000" w:rsidRPr="00000000">
        <w:rPr>
          <w:vertAlign w:val="baseline"/>
          <w:rtl w:val="0"/>
        </w:rPr>
        <w:t xml:space="preserve">An instance document’s scope shall be limited to the de</w:t>
      </w:r>
      <w:ins w:author="Ian Rudd" w:id="46" w:date="2011-10-19T20:18:00Z">
        <w:r w:rsidDel="00000000" w:rsidR="00000000" w:rsidRPr="00000000">
          <w:rPr>
            <w:vertAlign w:val="baseline"/>
            <w:rtl w:val="0"/>
          </w:rPr>
          <w:t xml:space="preserve">s</w:t>
        </w:r>
      </w:ins>
      <w:r w:rsidDel="00000000" w:rsidR="00000000" w:rsidRPr="00000000">
        <w:rPr>
          <w:vertAlign w:val="baseline"/>
          <w:rtl w:val="0"/>
        </w:rPr>
        <w:t xml:space="preserve">cription of the handling and preservation activities for a single sourc</w:t>
      </w:r>
      <w:commentRangeStart w:id="11"/>
      <w:r w:rsidDel="00000000" w:rsidR="00000000" w:rsidRPr="00000000">
        <w:rPr>
          <w:vertAlign w:val="baseline"/>
          <w:rtl w:val="0"/>
        </w:rPr>
        <w:t xml:space="preserve">e</w:t>
      </w:r>
      <w:commentRangeEnd w:id="11"/>
      <w:r w:rsidDel="00000000" w:rsidR="00000000" w:rsidRPr="00000000">
        <w:commentReference w:id="11"/>
      </w:r>
      <w:r w:rsidDel="00000000" w:rsidR="00000000" w:rsidRPr="00000000">
        <w:rPr>
          <w:vertAlign w:val="baseline"/>
          <w:rtl w:val="0"/>
        </w:rPr>
        <w:t xml:space="preserve"> audioObjec</w:t>
      </w:r>
      <w:commentRangeStart w:id="12"/>
      <w:r w:rsidDel="00000000" w:rsidR="00000000" w:rsidRPr="00000000">
        <w:rPr>
          <w:vertAlign w:val="baseline"/>
          <w:rtl w:val="0"/>
        </w:rPr>
        <w:t xml:space="preserve">t</w:t>
      </w:r>
      <w:commentRangeEnd w:id="12"/>
      <w:r w:rsidDel="00000000" w:rsidR="00000000" w:rsidRPr="00000000">
        <w:commentReference w:id="12"/>
      </w:r>
      <w:r w:rsidDel="00000000" w:rsidR="00000000" w:rsidRPr="00000000">
        <w:rPr>
          <w:vertAlign w:val="baseline"/>
          <w:rtl w:val="0"/>
        </w:rPr>
        <w:t xml:space="preserve"> and the resulting derivations of that source audioObject.</w:t>
      </w:r>
    </w:p>
    <w:p w:rsidR="00000000" w:rsidDel="00000000" w:rsidP="00000000" w:rsidRDefault="00000000" w:rsidRPr="00000000" w14:paraId="000000E7">
      <w:pPr>
        <w:pStyle w:val="Heading2"/>
        <w:numPr>
          <w:ilvl w:val="1"/>
          <w:numId w:val="1"/>
        </w:numPr>
        <w:ind w:left="576" w:hanging="576"/>
        <w:rPr/>
      </w:pPr>
      <w:r w:rsidDel="00000000" w:rsidR="00000000" w:rsidRPr="00000000">
        <w:rPr>
          <w:vertAlign w:val="baseline"/>
          <w:rtl w:val="0"/>
        </w:rPr>
        <w:t xml:space="preserve">4.2 Document root</w:t>
      </w:r>
    </w:p>
    <w:p w:rsidR="00000000" w:rsidDel="00000000" w:rsidP="00000000" w:rsidRDefault="00000000" w:rsidRPr="00000000" w14:paraId="000000E8">
      <w:pPr>
        <w:rPr>
          <w:vertAlign w:val="baseline"/>
        </w:rPr>
      </w:pPr>
      <w:r w:rsidDel="00000000" w:rsidR="00000000" w:rsidRPr="00000000">
        <w:rPr>
          <w:vertAlign w:val="baseline"/>
          <w:rtl w:val="0"/>
        </w:rPr>
        <w:t xml:space="preserve">The root of the instance document is the </w:t>
      </w:r>
      <w:r w:rsidDel="00000000" w:rsidR="00000000" w:rsidRPr="00000000">
        <w:rPr>
          <w:rFonts w:ascii="Courier" w:cs="Courier" w:eastAsia="Courier" w:hAnsi="Courier"/>
          <w:vertAlign w:val="baseline"/>
          <w:rtl w:val="0"/>
        </w:rPr>
        <w:t xml:space="preserve">processHistory</w:t>
      </w:r>
      <w:r w:rsidDel="00000000" w:rsidR="00000000" w:rsidRPr="00000000">
        <w:rPr>
          <w:vertAlign w:val="baseline"/>
          <w:rtl w:val="0"/>
        </w:rPr>
        <w:t xml:space="preserve"> element. All other elements in the instance document shall be contained between the &lt;</w:t>
      </w:r>
      <w:r w:rsidDel="00000000" w:rsidR="00000000" w:rsidRPr="00000000">
        <w:rPr>
          <w:rFonts w:ascii="Courier" w:cs="Courier" w:eastAsia="Courier" w:hAnsi="Courier"/>
          <w:vertAlign w:val="baseline"/>
          <w:rtl w:val="0"/>
        </w:rPr>
        <w:t xml:space="preserve">processHistory</w:t>
      </w:r>
      <w:r w:rsidDel="00000000" w:rsidR="00000000" w:rsidRPr="00000000">
        <w:rPr>
          <w:vertAlign w:val="baseline"/>
          <w:rtl w:val="0"/>
        </w:rPr>
        <w:t xml:space="preserve">&gt; and &lt;/</w:t>
      </w:r>
      <w:r w:rsidDel="00000000" w:rsidR="00000000" w:rsidRPr="00000000">
        <w:rPr>
          <w:rFonts w:ascii="Courier" w:cs="Courier" w:eastAsia="Courier" w:hAnsi="Courier"/>
          <w:vertAlign w:val="baseline"/>
          <w:rtl w:val="0"/>
        </w:rPr>
        <w:t xml:space="preserve">processHistory</w:t>
      </w:r>
      <w:r w:rsidDel="00000000" w:rsidR="00000000" w:rsidRPr="00000000">
        <w:rPr>
          <w:vertAlign w:val="baseline"/>
          <w:rtl w:val="0"/>
        </w:rPr>
        <w:t xml:space="preserve">&gt; tags.</w:t>
      </w:r>
    </w:p>
    <w:p w:rsidR="00000000" w:rsidDel="00000000" w:rsidP="00000000" w:rsidRDefault="00000000" w:rsidRPr="00000000" w14:paraId="000000E9">
      <w:pPr>
        <w:rPr>
          <w:vertAlign w:val="baseline"/>
        </w:rPr>
      </w:pPr>
      <w:r w:rsidDel="00000000" w:rsidR="00000000" w:rsidRPr="00000000">
        <w:rPr>
          <w:rtl w:val="0"/>
        </w:rPr>
      </w:r>
    </w:p>
    <w:p w:rsidR="00000000" w:rsidDel="00000000" w:rsidP="00000000" w:rsidRDefault="00000000" w:rsidRPr="00000000" w14:paraId="000000EA">
      <w:pPr>
        <w:pStyle w:val="Heading2"/>
        <w:numPr>
          <w:ilvl w:val="1"/>
          <w:numId w:val="1"/>
        </w:numPr>
        <w:ind w:left="576" w:hanging="576"/>
        <w:rPr/>
      </w:pPr>
      <w:r w:rsidDel="00000000" w:rsidR="00000000" w:rsidRPr="00000000">
        <w:rPr>
          <w:vertAlign w:val="baseline"/>
          <w:rtl w:val="0"/>
        </w:rPr>
        <w:t xml:space="preserve">4.3 processHistoryType</w:t>
      </w:r>
    </w:p>
    <w:tbl>
      <w:tblPr>
        <w:tblStyle w:val="Table3"/>
        <w:tblW w:w="10356.0" w:type="dxa"/>
        <w:jc w:val="left"/>
        <w:tblLayout w:type="fixed"/>
        <w:tblLook w:val="0000"/>
      </w:tblPr>
      <w:tblGrid>
        <w:gridCol w:w="3045"/>
        <w:gridCol w:w="2743"/>
        <w:gridCol w:w="703"/>
        <w:gridCol w:w="1321"/>
        <w:gridCol w:w="1368"/>
        <w:gridCol w:w="1176"/>
        <w:tblGridChange w:id="0">
          <w:tblGrid>
            <w:gridCol w:w="3045"/>
            <w:gridCol w:w="2743"/>
            <w:gridCol w:w="703"/>
            <w:gridCol w:w="1321"/>
            <w:gridCol w:w="1368"/>
            <w:gridCol w:w="1176"/>
          </w:tblGrid>
        </w:tblGridChange>
      </w:tblGrid>
      <w:tr>
        <w:trPr>
          <w:cantSplit w:val="1"/>
          <w:trHeight w:val="7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B">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NAME</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C">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DATA TYPE</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D">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OCCURS</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F">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KIND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0">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DEFAULT VALUE</w:t>
            </w:r>
            <w:r w:rsidDel="00000000" w:rsidR="00000000" w:rsidRPr="00000000">
              <w:rPr>
                <w:rtl w:val="0"/>
              </w:rPr>
            </w:r>
          </w:p>
        </w:tc>
      </w:tr>
      <w:tr>
        <w:trPr>
          <w:cantSplit w:val="1"/>
          <w:trHeight w:val="14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3">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4">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MAX</w:t>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7">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ID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8">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xsd:ID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9">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A">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B">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C">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D">
            <w:pPr>
              <w:tabs>
                <w:tab w:val="left" w:leader="none" w:pos="712"/>
              </w:tabs>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schemaVersion</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E">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xsd:string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F">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0">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1">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2">
            <w:pPr>
              <w:jc w:val="center"/>
              <w:rPr>
                <w:sz w:val="18"/>
                <w:szCs w:val="18"/>
                <w:vertAlign w:val="baseline"/>
              </w:rPr>
            </w:pPr>
            <w:r w:rsidDel="00000000" w:rsidR="00000000" w:rsidRPr="00000000">
              <w:rPr>
                <w:sz w:val="18"/>
                <w:szCs w:val="18"/>
                <w:vertAlign w:val="baseline"/>
                <w:rtl w:val="0"/>
              </w:rPr>
              <w:t xml:space="preserve">1.0.0</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3">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reformattingGuidelineText</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4">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xsd:string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5">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6">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7">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8">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9">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reformattingGuidelineRef</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A">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locStringType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B">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C">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D">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E">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F">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workerList</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0">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workerListType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1">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2">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3">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4">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5">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processEvent</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6">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processEventType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7">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8">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9">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A">
            <w:pPr>
              <w:jc w:val="center"/>
              <w:rPr>
                <w:sz w:val="18"/>
                <w:szCs w:val="18"/>
                <w:vertAlign w:val="baseline"/>
              </w:rPr>
            </w:pPr>
            <w:r w:rsidDel="00000000" w:rsidR="00000000" w:rsidRPr="00000000">
              <w:rPr>
                <w:sz w:val="18"/>
                <w:szCs w:val="18"/>
                <w:vertAlign w:val="baseline"/>
                <w:rtl w:val="0"/>
              </w:rPr>
              <w:t xml:space="preserve">NONE</w:t>
            </w:r>
          </w:p>
        </w:tc>
      </w:tr>
    </w:tbl>
    <w:p w:rsidR="00000000" w:rsidDel="00000000" w:rsidP="00000000" w:rsidRDefault="00000000" w:rsidRPr="00000000" w14:paraId="0000011B">
      <w:pPr>
        <w:rPr>
          <w:vertAlign w:val="baseline"/>
        </w:rPr>
      </w:pPr>
      <w:r w:rsidDel="00000000" w:rsidR="00000000" w:rsidRPr="00000000">
        <w:rPr>
          <w:rtl w:val="0"/>
        </w:rPr>
      </w:r>
    </w:p>
    <w:p w:rsidR="00000000" w:rsidDel="00000000" w:rsidP="00000000" w:rsidRDefault="00000000" w:rsidRPr="00000000" w14:paraId="0000011C">
      <w:pPr>
        <w:pStyle w:val="Heading3"/>
        <w:numPr>
          <w:ilvl w:val="2"/>
          <w:numId w:val="1"/>
        </w:numPr>
        <w:ind w:left="720" w:hanging="720"/>
        <w:rPr/>
      </w:pPr>
      <w:r w:rsidDel="00000000" w:rsidR="00000000" w:rsidRPr="00000000">
        <w:rPr>
          <w:vertAlign w:val="baseline"/>
          <w:rtl w:val="0"/>
        </w:rPr>
        <w:t xml:space="preserve">4.3.1 ID</w:t>
      </w:r>
    </w:p>
    <w:p w:rsidR="00000000" w:rsidDel="00000000" w:rsidP="00000000" w:rsidRDefault="00000000" w:rsidRPr="00000000" w14:paraId="0000011D">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processHistory element.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11E">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11F">
      <w:pPr>
        <w:pStyle w:val="Heading3"/>
        <w:numPr>
          <w:ilvl w:val="2"/>
          <w:numId w:val="1"/>
        </w:numPr>
        <w:ind w:left="720" w:hanging="720"/>
        <w:rPr/>
      </w:pPr>
      <w:r w:rsidDel="00000000" w:rsidR="00000000" w:rsidRPr="00000000">
        <w:rPr>
          <w:vertAlign w:val="baseline"/>
          <w:rtl w:val="0"/>
        </w:rPr>
        <w:t xml:space="preserve">4.3.2 schemaVersion</w:t>
      </w:r>
    </w:p>
    <w:p w:rsidR="00000000" w:rsidDel="00000000" w:rsidP="00000000" w:rsidRDefault="00000000" w:rsidRPr="00000000" w14:paraId="00000120">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b w:val="1"/>
          <w:bCs w:val="1"/>
          <w:sz w:val="17"/>
          <w:szCs w:val="17"/>
          <w:vertAlign w:val="baseline"/>
          <w:rtl w:val="0"/>
        </w:rPr>
        <w:t xml:space="preserve">schemaVersio</w:t>
      </w:r>
      <w:commentRangeStart w:id="13"/>
      <w:r w:rsidDel="00000000" w:rsidR="00000000" w:rsidRPr="00000000">
        <w:rPr>
          <w:rFonts w:ascii="Courier" w:cs="Courier" w:eastAsia="Courier" w:hAnsi="Courier"/>
          <w:b w:val="1"/>
          <w:bCs w:val="1"/>
          <w:sz w:val="17"/>
          <w:szCs w:val="17"/>
          <w:vertAlign w:val="baseline"/>
          <w:rtl w:val="0"/>
        </w:rPr>
        <w:t xml:space="preserve">n</w:t>
      </w:r>
      <w:commentRangeEnd w:id="13"/>
      <w:r w:rsidDel="00000000" w:rsidR="00000000" w:rsidRPr="00000000">
        <w:commentReference w:id="13"/>
      </w:r>
      <w:r w:rsidDel="00000000" w:rsidR="00000000" w:rsidRPr="00000000">
        <w:rPr>
          <w:rFonts w:ascii="Courier" w:cs="Courier" w:eastAsia="Courier" w:hAnsi="Courier"/>
          <w:b w:val="1"/>
          <w:bCs w:val="1"/>
          <w:sz w:val="17"/>
          <w:szCs w:val="17"/>
          <w:vertAlign w:val="baseline"/>
          <w:rtl w:val="0"/>
        </w:rPr>
        <w:t xml:space="preserve"> </w:t>
      </w:r>
      <w:r w:rsidDel="00000000" w:rsidR="00000000" w:rsidRPr="00000000">
        <w:rPr>
          <w:vertAlign w:val="baseline"/>
          <w:rtl w:val="0"/>
        </w:rPr>
        <w:t xml:space="preserve">shall contain a fixed version string for the process history schema defined in this standard.</w:t>
      </w:r>
    </w:p>
    <w:p w:rsidR="00000000" w:rsidDel="00000000" w:rsidP="00000000" w:rsidRDefault="00000000" w:rsidRPr="00000000" w14:paraId="00000121">
      <w:pPr>
        <w:pStyle w:val="Heading3"/>
        <w:numPr>
          <w:ilvl w:val="2"/>
          <w:numId w:val="1"/>
        </w:numPr>
        <w:ind w:left="720" w:hanging="720"/>
        <w:rPr/>
      </w:pPr>
      <w:r w:rsidDel="00000000" w:rsidR="00000000" w:rsidRPr="00000000">
        <w:rPr>
          <w:vertAlign w:val="baseline"/>
          <w:rtl w:val="0"/>
        </w:rPr>
        <w:t xml:space="preserve">4.3.3 reformattingGuidelineText</w:t>
      </w:r>
    </w:p>
    <w:p w:rsidR="00000000" w:rsidDel="00000000" w:rsidP="00000000" w:rsidRDefault="00000000" w:rsidRPr="00000000" w14:paraId="00000122">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reformattingGuidelineText</w:t>
      </w:r>
      <w:r w:rsidDel="00000000" w:rsidR="00000000" w:rsidRPr="00000000">
        <w:rPr>
          <w:vertAlign w:val="baseline"/>
          <w:rtl w:val="0"/>
        </w:rPr>
        <w:t xml:space="preserve"> element may be used to convey discursive descriptions of the preservation methodology and or any business rules used as a part of the audio preservation process.</w:t>
      </w:r>
    </w:p>
    <w:p w:rsidR="00000000" w:rsidDel="00000000" w:rsidP="00000000" w:rsidRDefault="00000000" w:rsidRPr="00000000" w14:paraId="00000123">
      <w:pPr>
        <w:pStyle w:val="Heading3"/>
        <w:numPr>
          <w:ilvl w:val="2"/>
          <w:numId w:val="1"/>
        </w:numPr>
        <w:ind w:left="720" w:hanging="720"/>
        <w:rPr/>
      </w:pPr>
      <w:r w:rsidDel="00000000" w:rsidR="00000000" w:rsidRPr="00000000">
        <w:rPr>
          <w:vertAlign w:val="baseline"/>
          <w:rtl w:val="0"/>
        </w:rPr>
        <w:t xml:space="preserve">4.3.4 reformattingGuidelineRef</w:t>
      </w:r>
    </w:p>
    <w:p w:rsidR="00000000" w:rsidDel="00000000" w:rsidP="00000000" w:rsidRDefault="00000000" w:rsidRPr="00000000" w14:paraId="00000124">
      <w:pPr>
        <w:rPr>
          <w:rFonts w:ascii="Courier" w:cs="Courier" w:eastAsia="Courier" w:hAnsi="Courier"/>
          <w:sz w:val="18"/>
          <w:szCs w:val="18"/>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reformattingGuidelineRef</w:t>
      </w:r>
      <w:r w:rsidDel="00000000" w:rsidR="00000000" w:rsidRPr="00000000">
        <w:rPr>
          <w:vertAlign w:val="baseline"/>
          <w:rtl w:val="0"/>
        </w:rPr>
        <w:t xml:space="preserve"> element may be used to provide a link to an external document containing discursive descriptions of the preservation methodology and or any business rules used as a part of the audio preservation process. The </w:t>
      </w:r>
      <w:r w:rsidDel="00000000" w:rsidR="00000000" w:rsidRPr="00000000">
        <w:rPr>
          <w:rFonts w:ascii="Courier" w:cs="Courier" w:eastAsia="Courier" w:hAnsi="Courier"/>
          <w:vertAlign w:val="baseline"/>
          <w:rtl w:val="0"/>
        </w:rPr>
        <w:t xml:space="preserve">reformattingGuidelineRef </w:t>
      </w:r>
      <w:r w:rsidDel="00000000" w:rsidR="00000000" w:rsidRPr="00000000">
        <w:rPr>
          <w:vertAlign w:val="baseline"/>
          <w:rtl w:val="0"/>
        </w:rPr>
        <w:t xml:space="preserve">data type shall be </w:t>
      </w:r>
      <w:r w:rsidDel="00000000" w:rsidR="00000000" w:rsidRPr="00000000">
        <w:rPr>
          <w:rFonts w:ascii="Courier" w:cs="Courier" w:eastAsia="Courier" w:hAnsi="Courier"/>
          <w:sz w:val="18"/>
          <w:szCs w:val="18"/>
          <w:vertAlign w:val="baseline"/>
          <w:rtl w:val="0"/>
        </w:rPr>
        <w:t xml:space="preserve">locStringType.</w:t>
      </w:r>
    </w:p>
    <w:p w:rsidR="00000000" w:rsidDel="00000000" w:rsidP="00000000" w:rsidRDefault="00000000" w:rsidRPr="00000000" w14:paraId="00000125">
      <w:pPr>
        <w:pStyle w:val="Heading3"/>
        <w:numPr>
          <w:ilvl w:val="2"/>
          <w:numId w:val="1"/>
        </w:numPr>
        <w:ind w:left="720" w:hanging="720"/>
        <w:rPr/>
      </w:pPr>
      <w:r w:rsidDel="00000000" w:rsidR="00000000" w:rsidRPr="00000000">
        <w:rPr>
          <w:vertAlign w:val="baseline"/>
          <w:rtl w:val="0"/>
        </w:rPr>
        <w:t xml:space="preserve">4.3.5 locStringType</w:t>
      </w:r>
    </w:p>
    <w:p w:rsidR="00000000" w:rsidDel="00000000" w:rsidP="00000000" w:rsidRDefault="00000000" w:rsidRPr="00000000" w14:paraId="00000126">
      <w:pPr>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The </w:t>
      </w:r>
      <w:r w:rsidDel="00000000" w:rsidR="00000000" w:rsidRPr="00000000">
        <w:rPr>
          <w:rFonts w:ascii="Courier" w:cs="Courier" w:eastAsia="Courier" w:hAnsi="Courier"/>
          <w:sz w:val="18"/>
          <w:szCs w:val="18"/>
          <w:vertAlign w:val="baseline"/>
          <w:rtl w:val="0"/>
        </w:rPr>
        <w:t xml:space="preserve">locStringType</w:t>
      </w:r>
      <w:r w:rsidDel="00000000" w:rsidR="00000000" w:rsidRPr="00000000">
        <w:rPr>
          <w:rFonts w:ascii="Times" w:cs="Times" w:eastAsia="Times" w:hAnsi="Times"/>
          <w:color w:val="000000"/>
          <w:sz w:val="19"/>
          <w:szCs w:val="19"/>
          <w:vertAlign w:val="baseline"/>
          <w:rtl w:val="0"/>
        </w:rPr>
        <w:t xml:space="preserve"> data type shall be a wrapper for the W3C XLink simple link attribute group. Further information about XLink may be found at </w:t>
      </w:r>
      <w:hyperlink r:id="rId16">
        <w:r w:rsidDel="00000000" w:rsidR="00000000" w:rsidRPr="00000000">
          <w:rPr>
            <w:rFonts w:ascii="Times" w:cs="Times" w:eastAsia="Times" w:hAnsi="Times"/>
            <w:vertAlign w:val="baseline"/>
            <w:rtl w:val="0"/>
          </w:rPr>
          <w:t xml:space="preserve">http://www.w3.org/TR/xlink/</w:t>
        </w:r>
      </w:hyperlink>
      <w:r w:rsidDel="00000000" w:rsidR="00000000" w:rsidRPr="00000000">
        <w:rPr>
          <w:rFonts w:ascii="Times" w:cs="Times" w:eastAsia="Times" w:hAnsi="Times"/>
          <w:color w:val="000000"/>
          <w:sz w:val="19"/>
          <w:szCs w:val="19"/>
          <w:vertAlign w:val="baseline"/>
          <w:rtl w:val="0"/>
        </w:rPr>
        <w:t xml:space="preserve">.</w:t>
      </w:r>
    </w:p>
    <w:p w:rsidR="00000000" w:rsidDel="00000000" w:rsidP="00000000" w:rsidRDefault="00000000" w:rsidRPr="00000000" w14:paraId="00000127">
      <w:pPr>
        <w:pStyle w:val="Heading3"/>
        <w:numPr>
          <w:ilvl w:val="2"/>
          <w:numId w:val="1"/>
        </w:numPr>
        <w:ind w:left="720" w:hanging="720"/>
        <w:rPr/>
      </w:pPr>
      <w:r w:rsidDel="00000000" w:rsidR="00000000" w:rsidRPr="00000000">
        <w:rPr>
          <w:vertAlign w:val="baseline"/>
          <w:rtl w:val="0"/>
        </w:rPr>
        <w:t xml:space="preserve">4.3.6 workerList</w:t>
      </w:r>
    </w:p>
    <w:p w:rsidR="00000000" w:rsidDel="00000000" w:rsidP="00000000" w:rsidRDefault="00000000" w:rsidRPr="00000000" w14:paraId="00000128">
      <w:pPr>
        <w:rPr>
          <w:rFonts w:ascii="Courier" w:cs="Courier" w:eastAsia="Courier" w:hAnsi="Courie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workerList</w:t>
      </w:r>
      <w:bookmarkStart w:colFirst="0" w:colLast="0" w:name="uwsgz8v8im91" w:id="1"/>
      <w:bookmarkEnd w:id="1"/>
      <w:r w:rsidDel="00000000" w:rsidR="00000000" w:rsidRPr="00000000">
        <w:rPr>
          <w:vertAlign w:val="baseline"/>
          <w:rtl w:val="0"/>
        </w:rPr>
        <w:t xml:space="preserve"> element shall contain a list of the people who have participated in the work described in the enclosing process history instance document. The </w:t>
      </w:r>
      <w:r w:rsidDel="00000000" w:rsidR="00000000" w:rsidRPr="00000000">
        <w:rPr>
          <w:rFonts w:ascii="Courier" w:cs="Courier" w:eastAsia="Courier" w:hAnsi="Courier"/>
          <w:vertAlign w:val="baseline"/>
          <w:rtl w:val="0"/>
        </w:rPr>
        <w:t xml:space="preserve">workerList </w:t>
      </w:r>
      <w:r w:rsidDel="00000000" w:rsidR="00000000" w:rsidRPr="00000000">
        <w:rPr>
          <w:vertAlign w:val="baseline"/>
          <w:rtl w:val="0"/>
        </w:rPr>
        <w:t xml:space="preserve">element data type shall be </w:t>
      </w:r>
      <w:r w:rsidDel="00000000" w:rsidR="00000000" w:rsidRPr="00000000">
        <w:rPr>
          <w:rFonts w:ascii="Courier" w:cs="Courier" w:eastAsia="Courier" w:hAnsi="Courier"/>
          <w:vertAlign w:val="baseline"/>
          <w:rtl w:val="0"/>
        </w:rPr>
        <w:t xml:space="preserve">workerListType.</w:t>
      </w:r>
    </w:p>
    <w:p w:rsidR="00000000" w:rsidDel="00000000" w:rsidP="00000000" w:rsidRDefault="00000000" w:rsidRPr="00000000" w14:paraId="00000129">
      <w:pPr>
        <w:pStyle w:val="Heading3"/>
        <w:numPr>
          <w:ilvl w:val="2"/>
          <w:numId w:val="1"/>
        </w:numPr>
        <w:ind w:left="720" w:hanging="720"/>
        <w:rPr/>
      </w:pPr>
      <w:r w:rsidDel="00000000" w:rsidR="00000000" w:rsidRPr="00000000">
        <w:rPr>
          <w:vertAlign w:val="baseline"/>
          <w:rtl w:val="0"/>
        </w:rPr>
        <w:t xml:space="preserve">4.3.7 workerListType</w:t>
      </w:r>
    </w:p>
    <w:tbl>
      <w:tblPr>
        <w:tblStyle w:val="Table4"/>
        <w:tblW w:w="10356.0" w:type="dxa"/>
        <w:jc w:val="left"/>
        <w:tblLayout w:type="fixed"/>
        <w:tblLook w:val="0000"/>
      </w:tblPr>
      <w:tblGrid>
        <w:gridCol w:w="3045"/>
        <w:gridCol w:w="2743"/>
        <w:gridCol w:w="703"/>
        <w:gridCol w:w="1321"/>
        <w:gridCol w:w="1368"/>
        <w:gridCol w:w="1176"/>
        <w:tblGridChange w:id="0">
          <w:tblGrid>
            <w:gridCol w:w="3045"/>
            <w:gridCol w:w="2743"/>
            <w:gridCol w:w="703"/>
            <w:gridCol w:w="1321"/>
            <w:gridCol w:w="1368"/>
            <w:gridCol w:w="1176"/>
          </w:tblGrid>
        </w:tblGridChange>
      </w:tblGrid>
      <w:tr>
        <w:trPr>
          <w:cantSplit w:val="1"/>
          <w:trHeight w:val="7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A">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NAME</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B">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DATA TYPE</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C">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OCCURS</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E">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KIND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F">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DEFAULT VALUE</w:t>
            </w:r>
            <w:r w:rsidDel="00000000" w:rsidR="00000000" w:rsidRPr="00000000">
              <w:rPr>
                <w:rtl w:val="0"/>
              </w:rPr>
            </w:r>
          </w:p>
        </w:tc>
      </w:tr>
      <w:tr>
        <w:trPr>
          <w:cantSplit w:val="1"/>
          <w:trHeight w:val="14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2">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3">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MAX</w:t>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6">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worker</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7">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workerType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8">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9">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A">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B">
            <w:pPr>
              <w:jc w:val="center"/>
              <w:rPr>
                <w:sz w:val="18"/>
                <w:szCs w:val="18"/>
                <w:vertAlign w:val="baseline"/>
              </w:rPr>
            </w:pPr>
            <w:r w:rsidDel="00000000" w:rsidR="00000000" w:rsidRPr="00000000">
              <w:rPr>
                <w:sz w:val="18"/>
                <w:szCs w:val="18"/>
                <w:vertAlign w:val="baseline"/>
                <w:rtl w:val="0"/>
              </w:rPr>
              <w:t xml:space="preserve">NONE</w:t>
            </w:r>
          </w:p>
        </w:tc>
      </w:tr>
    </w:tbl>
    <w:p w:rsidR="00000000" w:rsidDel="00000000" w:rsidP="00000000" w:rsidRDefault="00000000" w:rsidRPr="00000000" w14:paraId="0000013C">
      <w:pPr>
        <w:pStyle w:val="Heading4"/>
        <w:numPr>
          <w:ilvl w:val="3"/>
          <w:numId w:val="1"/>
        </w:numPr>
        <w:ind w:left="864" w:hanging="864"/>
        <w:rPr/>
      </w:pPr>
      <w:r w:rsidDel="00000000" w:rsidR="00000000" w:rsidRPr="00000000">
        <w:rPr>
          <w:b w:val="0"/>
          <w:bCs w:val="0"/>
          <w:vertAlign w:val="baseline"/>
          <w:rtl w:val="0"/>
        </w:rPr>
        <w:t xml:space="preserve">4.3.7.1 worker</w:t>
      </w:r>
      <w:r w:rsidDel="00000000" w:rsidR="00000000" w:rsidRPr="00000000">
        <w:rPr>
          <w:rtl w:val="0"/>
        </w:rPr>
      </w:r>
    </w:p>
    <w:p w:rsidR="00000000" w:rsidDel="00000000" w:rsidP="00000000" w:rsidRDefault="00000000" w:rsidRPr="00000000" w14:paraId="0000013D">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worker </w:t>
      </w:r>
      <w:r w:rsidDel="00000000" w:rsidR="00000000" w:rsidRPr="00000000">
        <w:rPr>
          <w:vertAlign w:val="baseline"/>
          <w:rtl w:val="0"/>
        </w:rPr>
        <w:t xml:space="preserve">element shall be used to describe a single person who carried out an action described in a process history instance document.</w:t>
      </w:r>
    </w:p>
    <w:p w:rsidR="00000000" w:rsidDel="00000000" w:rsidP="00000000" w:rsidRDefault="00000000" w:rsidRPr="00000000" w14:paraId="0000013E">
      <w:pPr>
        <w:pStyle w:val="Heading4"/>
        <w:numPr>
          <w:ilvl w:val="3"/>
          <w:numId w:val="1"/>
        </w:numPr>
        <w:ind w:left="864" w:hanging="864"/>
        <w:rPr/>
      </w:pPr>
      <w:r w:rsidDel="00000000" w:rsidR="00000000" w:rsidRPr="00000000">
        <w:rPr>
          <w:b w:val="0"/>
          <w:bCs w:val="0"/>
          <w:vertAlign w:val="baseline"/>
          <w:rtl w:val="0"/>
        </w:rPr>
        <w:t xml:space="preserve">4.3.7.2 workerType extends AES60:contactDetailsType</w:t>
      </w:r>
      <w:r w:rsidDel="00000000" w:rsidR="00000000" w:rsidRPr="00000000">
        <w:rPr>
          <w:rtl w:val="0"/>
        </w:rPr>
      </w:r>
    </w:p>
    <w:tbl>
      <w:tblPr>
        <w:tblStyle w:val="Table5"/>
        <w:tblW w:w="10356.0" w:type="dxa"/>
        <w:jc w:val="left"/>
        <w:tblLayout w:type="fixed"/>
        <w:tblLook w:val="0000"/>
      </w:tblPr>
      <w:tblGrid>
        <w:gridCol w:w="3045"/>
        <w:gridCol w:w="2743"/>
        <w:gridCol w:w="703"/>
        <w:gridCol w:w="1321"/>
        <w:gridCol w:w="1368"/>
        <w:gridCol w:w="1176"/>
        <w:tblGridChange w:id="0">
          <w:tblGrid>
            <w:gridCol w:w="3045"/>
            <w:gridCol w:w="2743"/>
            <w:gridCol w:w="703"/>
            <w:gridCol w:w="1321"/>
            <w:gridCol w:w="1368"/>
            <w:gridCol w:w="1176"/>
          </w:tblGrid>
        </w:tblGridChange>
      </w:tblGrid>
      <w:tr>
        <w:trPr>
          <w:cantSplit w:val="1"/>
          <w:trHeight w:val="7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F">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NAME</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0">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DATA TYPE</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1">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OCCURS</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3">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KIND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4">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DEFAULT VALUE</w:t>
            </w:r>
            <w:r w:rsidDel="00000000" w:rsidR="00000000" w:rsidRPr="00000000">
              <w:rPr>
                <w:rtl w:val="0"/>
              </w:rPr>
            </w:r>
          </w:p>
        </w:tc>
      </w:tr>
      <w:tr>
        <w:trPr>
          <w:cantSplit w:val="1"/>
          <w:trHeight w:val="14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7">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8">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MAX</w:t>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B">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ID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C">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xsd:ID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D">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E">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F">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0">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1">
            <w:pPr>
              <w:jc w:val="left"/>
              <w:rPr>
                <w:rFonts w:ascii="Courier" w:cs="Courier" w:eastAsia="Courier" w:hAnsi="Courier"/>
                <w:i w:val="0"/>
                <w:iCs w:val="0"/>
                <w:sz w:val="18"/>
                <w:szCs w:val="18"/>
                <w:vertAlign w:val="baseline"/>
              </w:rPr>
            </w:pPr>
            <w:r w:rsidDel="00000000" w:rsidR="00000000" w:rsidRPr="00000000">
              <w:rPr>
                <w:rFonts w:ascii="Courier" w:cs="Courier" w:eastAsia="Courier" w:hAnsi="Courier"/>
                <w:i w:val="1"/>
                <w:iCs w:val="1"/>
                <w:sz w:val="18"/>
                <w:szCs w:val="18"/>
                <w:vertAlign w:val="baseline"/>
                <w:rtl w:val="0"/>
              </w:rPr>
              <w:t xml:space="preserve">n/a</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2">
            <w:pPr>
              <w:rPr>
                <w:rFonts w:ascii="Courier" w:cs="Courier" w:eastAsia="Courier" w:hAnsi="Courier"/>
                <w:i w:val="0"/>
                <w:iCs w:val="0"/>
                <w:sz w:val="18"/>
                <w:szCs w:val="18"/>
                <w:vertAlign w:val="baseline"/>
              </w:rPr>
            </w:pPr>
            <w:r w:rsidDel="00000000" w:rsidR="00000000" w:rsidRPr="00000000">
              <w:rPr>
                <w:rFonts w:ascii="Courier" w:cs="Courier" w:eastAsia="Courier" w:hAnsi="Courier"/>
                <w:i w:val="1"/>
                <w:iCs w:val="1"/>
                <w:sz w:val="18"/>
                <w:szCs w:val="18"/>
                <w:vertAlign w:val="baseline"/>
                <w:rtl w:val="0"/>
              </w:rPr>
              <w:t xml:space="preserve">Aes60:contactDetailsType</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5">
            <w:pPr>
              <w:jc w:val="center"/>
              <w:rPr>
                <w:i w:val="0"/>
                <w:iCs w:val="0"/>
                <w:sz w:val="18"/>
                <w:szCs w:val="18"/>
                <w:vertAlign w:val="baseline"/>
              </w:rPr>
            </w:pPr>
            <w:r w:rsidDel="00000000" w:rsidR="00000000" w:rsidRPr="00000000">
              <w:rPr>
                <w:i w:val="1"/>
                <w:iCs w:val="1"/>
                <w:sz w:val="18"/>
                <w:szCs w:val="18"/>
                <w:vertAlign w:val="baseline"/>
                <w:rtl w:val="0"/>
              </w:rPr>
              <w:t xml:space="preserve">BASE 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6">
            <w:pPr>
              <w:jc w:val="center"/>
              <w:rPr>
                <w:i w:val="0"/>
                <w:iCs w:val="0"/>
                <w:sz w:val="18"/>
                <w:szCs w:val="18"/>
                <w:vertAlign w:val="baseline"/>
              </w:rPr>
            </w:pPr>
            <w:r w:rsidDel="00000000" w:rsidR="00000000" w:rsidRPr="00000000">
              <w:rPr>
                <w:i w:val="1"/>
                <w:iCs w:val="1"/>
                <w:sz w:val="18"/>
                <w:szCs w:val="18"/>
                <w:vertAlign w:val="baseline"/>
                <w:rtl w:val="0"/>
              </w:rPr>
              <w:t xml:space="preserve">NONE</w:t>
            </w:r>
            <w:r w:rsidDel="00000000" w:rsidR="00000000" w:rsidRPr="00000000">
              <w:rPr>
                <w:rtl w:val="0"/>
              </w:rPr>
            </w:r>
          </w:p>
        </w:tc>
      </w:tr>
    </w:tbl>
    <w:p w:rsidR="00000000" w:rsidDel="00000000" w:rsidP="00000000" w:rsidRDefault="00000000" w:rsidRPr="00000000" w14:paraId="00000157">
      <w:pPr>
        <w:pStyle w:val="Heading5"/>
        <w:numPr>
          <w:ilvl w:val="4"/>
          <w:numId w:val="1"/>
        </w:numPr>
        <w:ind w:left="1008" w:hanging="1008"/>
        <w:rPr/>
      </w:pPr>
      <w:r w:rsidDel="00000000" w:rsidR="00000000" w:rsidRPr="00000000">
        <w:rPr>
          <w:b w:val="0"/>
          <w:bCs w:val="0"/>
          <w:vertAlign w:val="baseline"/>
          <w:rtl w:val="0"/>
        </w:rPr>
        <w:t xml:space="preserve">4.3.7.2.1 ID</w:t>
      </w:r>
      <w:r w:rsidDel="00000000" w:rsidR="00000000" w:rsidRPr="00000000">
        <w:rPr>
          <w:rtl w:val="0"/>
        </w:rPr>
      </w:r>
    </w:p>
    <w:p w:rsidR="00000000" w:rsidDel="00000000" w:rsidP="00000000" w:rsidRDefault="00000000" w:rsidRPr="00000000" w14:paraId="00000158">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worker element.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159">
      <w:pPr>
        <w:pStyle w:val="Heading5"/>
        <w:numPr>
          <w:ilvl w:val="4"/>
          <w:numId w:val="1"/>
        </w:numPr>
        <w:ind w:left="1008" w:hanging="1008"/>
        <w:rPr/>
      </w:pPr>
      <w:r w:rsidDel="00000000" w:rsidR="00000000" w:rsidRPr="00000000">
        <w:rPr>
          <w:b w:val="0"/>
          <w:bCs w:val="0"/>
          <w:vertAlign w:val="baseline"/>
          <w:rtl w:val="0"/>
        </w:rPr>
        <w:t xml:space="preserve">4.3.7.2.2 contactDetailsType</w:t>
      </w:r>
      <w:r w:rsidDel="00000000" w:rsidR="00000000" w:rsidRPr="00000000">
        <w:rPr>
          <w:rtl w:val="0"/>
        </w:rPr>
      </w:r>
    </w:p>
    <w:p w:rsidR="00000000" w:rsidDel="00000000" w:rsidP="00000000" w:rsidRDefault="00000000" w:rsidRPr="00000000" w14:paraId="0000015A">
      <w:pPr>
        <w:rPr>
          <w:i w:val="0"/>
          <w:iCs w:val="0"/>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sz w:val="18"/>
          <w:szCs w:val="18"/>
          <w:vertAlign w:val="baseline"/>
          <w:rtl w:val="0"/>
        </w:rPr>
        <w:t xml:space="preserve">workerType </w:t>
      </w:r>
      <w:r w:rsidDel="00000000" w:rsidR="00000000" w:rsidRPr="00000000">
        <w:rPr>
          <w:vertAlign w:val="baseline"/>
          <w:rtl w:val="0"/>
        </w:rPr>
        <w:t xml:space="preserve">is an extension of AES60’s </w:t>
      </w:r>
      <w:r w:rsidDel="00000000" w:rsidR="00000000" w:rsidRPr="00000000">
        <w:rPr>
          <w:rFonts w:ascii="Courier" w:cs="Courier" w:eastAsia="Courier" w:hAnsi="Courier"/>
          <w:sz w:val="18"/>
          <w:szCs w:val="18"/>
          <w:vertAlign w:val="baseline"/>
          <w:rtl w:val="0"/>
        </w:rPr>
        <w:t xml:space="preserve">contactDetailsType.</w:t>
      </w:r>
      <w:r w:rsidDel="00000000" w:rsidR="00000000" w:rsidRPr="00000000">
        <w:rPr>
          <w:vertAlign w:val="baseline"/>
          <w:rtl w:val="0"/>
        </w:rPr>
        <w:t xml:space="preserve"> As such, it inherits all of the elements and attributes of that base data type. Using these data fields, the </w:t>
      </w:r>
      <w:r w:rsidDel="00000000" w:rsidR="00000000" w:rsidRPr="00000000">
        <w:rPr>
          <w:rFonts w:ascii="Courier" w:cs="Courier" w:eastAsia="Courier" w:hAnsi="Courier"/>
          <w:sz w:val="18"/>
          <w:szCs w:val="18"/>
          <w:vertAlign w:val="baseline"/>
          <w:rtl w:val="0"/>
        </w:rPr>
        <w:t xml:space="preserve">workerType</w:t>
      </w:r>
      <w:r w:rsidDel="00000000" w:rsidR="00000000" w:rsidRPr="00000000">
        <w:rPr>
          <w:vertAlign w:val="baseline"/>
          <w:rtl w:val="0"/>
        </w:rPr>
        <w:t xml:space="preserve"> shall be used to identify a single person who carried out an action described in a process history instance document. The </w:t>
      </w:r>
      <w:r w:rsidDel="00000000" w:rsidR="00000000" w:rsidRPr="00000000">
        <w:rPr>
          <w:rFonts w:ascii="Courier" w:cs="Courier" w:eastAsia="Courier" w:hAnsi="Courier"/>
          <w:sz w:val="18"/>
          <w:szCs w:val="18"/>
          <w:vertAlign w:val="baseline"/>
          <w:rtl w:val="0"/>
        </w:rPr>
        <w:t xml:space="preserve">contactDetailsType data type </w:t>
      </w:r>
      <w:r w:rsidDel="00000000" w:rsidR="00000000" w:rsidRPr="00000000">
        <w:rPr>
          <w:vertAlign w:val="baseline"/>
          <w:rtl w:val="0"/>
        </w:rPr>
        <w:t xml:space="preserve">is described in AES60-2011, </w:t>
      </w:r>
      <w:r w:rsidDel="00000000" w:rsidR="00000000" w:rsidRPr="00000000">
        <w:rPr>
          <w:i w:val="1"/>
          <w:iCs w:val="1"/>
          <w:vertAlign w:val="baseline"/>
          <w:rtl w:val="0"/>
        </w:rPr>
        <w:t xml:space="preserve">AES standard for audio metadata – Core audio metadata.</w:t>
      </w:r>
      <w:r w:rsidDel="00000000" w:rsidR="00000000" w:rsidRPr="00000000">
        <w:rPr>
          <w:rtl w:val="0"/>
        </w:rPr>
      </w:r>
    </w:p>
    <w:p w:rsidR="00000000" w:rsidDel="00000000" w:rsidP="00000000" w:rsidRDefault="00000000" w:rsidRPr="00000000" w14:paraId="0000015B">
      <w:pPr>
        <w:pStyle w:val="Heading2"/>
        <w:numPr>
          <w:ilvl w:val="1"/>
          <w:numId w:val="1"/>
        </w:numPr>
        <w:ind w:left="576" w:hanging="576"/>
        <w:rPr/>
      </w:pPr>
      <w:r w:rsidDel="00000000" w:rsidR="00000000" w:rsidRPr="00000000">
        <w:rPr>
          <w:vertAlign w:val="baseline"/>
          <w:rtl w:val="0"/>
        </w:rPr>
        <w:t xml:space="preserve">4.3.8 processEvent</w:t>
      </w:r>
    </w:p>
    <w:p w:rsidR="00000000" w:rsidDel="00000000" w:rsidP="00000000" w:rsidRDefault="00000000" w:rsidRPr="00000000" w14:paraId="0000015C">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element shall be used to describe a single step of work involved in the restoration and/or preservation of an audio object. </w:t>
      </w:r>
    </w:p>
    <w:p w:rsidR="00000000" w:rsidDel="00000000" w:rsidP="00000000" w:rsidRDefault="00000000" w:rsidRPr="00000000" w14:paraId="0000015D">
      <w:pPr>
        <w:rP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Each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processEvent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bounded by the constraint that it shall have one or more input media objects and one or more output media objects. The event is therefore the documentation that describes what was done to </w:t>
      </w:r>
      <w:del w:author="Ian Rudd" w:id="47" w:date="2011-10-19T17:11: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e</w:delText>
        </w:r>
      </w:del>
      <w:ins w:author="Ian Rudd" w:id="47" w:date="2011-10-19T17:11: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ffect the input media</w:t>
      </w:r>
      <w:del w:author="Ian Rudd" w:id="48" w:date="2011-10-19T17:12: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create the resulting output media. It is possible for the input and output media to refer to the same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element. For example, the action of cleaning a record, where both the input and output media of the event point to the same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audioObject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XML instance describing the record.</w:t>
      </w:r>
    </w:p>
    <w:p w:rsidR="00000000" w:rsidDel="00000000" w:rsidP="00000000" w:rsidRDefault="00000000" w:rsidRPr="00000000" w14:paraId="0000015F">
      <w:pPr>
        <w:rPr>
          <w:vertAlign w:val="baseline"/>
        </w:rPr>
      </w:pPr>
      <w:r w:rsidDel="00000000" w:rsidR="00000000" w:rsidRPr="00000000">
        <w:rPr>
          <w:rtl w:val="0"/>
        </w:rPr>
      </w:r>
    </w:p>
    <w:p w:rsidR="00000000" w:rsidDel="00000000" w:rsidP="00000000" w:rsidRDefault="00000000" w:rsidRPr="00000000" w14:paraId="00000160">
      <w:pPr>
        <w:rPr>
          <w:vertAlign w:val="baseline"/>
        </w:rPr>
      </w:pPr>
      <w:r w:rsidDel="00000000" w:rsidR="00000000" w:rsidRPr="00000000">
        <w:rPr>
          <w:rtl w:val="0"/>
        </w:rPr>
      </w:r>
    </w:p>
    <w:p w:rsidR="00000000" w:rsidDel="00000000" w:rsidP="00000000" w:rsidRDefault="00000000" w:rsidRPr="00000000" w14:paraId="00000161">
      <w:pPr>
        <w:pStyle w:val="Heading2"/>
        <w:numPr>
          <w:ilvl w:val="1"/>
          <w:numId w:val="1"/>
        </w:numPr>
        <w:ind w:left="576" w:hanging="576"/>
        <w:rPr/>
      </w:pPr>
      <w:r w:rsidDel="00000000" w:rsidR="00000000" w:rsidRPr="00000000">
        <w:rPr>
          <w:vertAlign w:val="baseline"/>
          <w:rtl w:val="0"/>
        </w:rPr>
        <w:t xml:space="preserve">4.3.9 processEventType</w:t>
      </w:r>
    </w:p>
    <w:tbl>
      <w:tblPr>
        <w:tblStyle w:val="Table6"/>
        <w:tblW w:w="10356.0" w:type="dxa"/>
        <w:jc w:val="left"/>
        <w:tblLayout w:type="fixed"/>
        <w:tblLook w:val="0000"/>
      </w:tblPr>
      <w:tblGrid>
        <w:gridCol w:w="3045"/>
        <w:gridCol w:w="2743"/>
        <w:gridCol w:w="703"/>
        <w:gridCol w:w="1321"/>
        <w:gridCol w:w="1368"/>
        <w:gridCol w:w="1176"/>
        <w:tblGridChange w:id="0">
          <w:tblGrid>
            <w:gridCol w:w="3045"/>
            <w:gridCol w:w="2743"/>
            <w:gridCol w:w="703"/>
            <w:gridCol w:w="1321"/>
            <w:gridCol w:w="1368"/>
            <w:gridCol w:w="1176"/>
          </w:tblGrid>
        </w:tblGridChange>
      </w:tblGrid>
      <w:tr>
        <w:trPr>
          <w:cantSplit w:val="1"/>
          <w:trHeight w:val="7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2">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NAME</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3">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DATA TYPE</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4">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OCCURS</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6">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KIND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7">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DEFAULT VALUE</w:t>
            </w:r>
            <w:r w:rsidDel="00000000" w:rsidR="00000000" w:rsidRPr="00000000">
              <w:rPr>
                <w:rtl w:val="0"/>
              </w:rPr>
            </w:r>
          </w:p>
        </w:tc>
      </w:tr>
      <w:tr>
        <w:trPr>
          <w:cantSplit w:val="1"/>
          <w:trHeight w:val="14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A">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B">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MAX</w:t>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E">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sequenceNumber</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F">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xsd:positiveInteger</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0">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1">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2">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3">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4">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description</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5">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xsd:string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6">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7">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8">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9">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A">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creationDateTime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B">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xsd:dateTime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C">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D">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E">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F">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0">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workers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1">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xsd:IDREFS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2">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3">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4">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5">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6">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eventTimeline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7">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aes57:timeRangeType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8">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9">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A">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B">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C">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media</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D">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mediaType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E">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F">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0">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1">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2">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treatmentNote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3">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xsd:string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4">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5">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6">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7">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8">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deviceChain</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9">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deviceChainType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A">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B">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C">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D">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E">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qualityAssurance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F">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qualityAssuranceType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A0">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A1">
            <w:pPr>
              <w:jc w:val="center"/>
              <w:rPr>
                <w:vertAlign w:val="baseline"/>
              </w:rPr>
            </w:pPr>
            <w:r w:rsidDel="00000000" w:rsidR="00000000" w:rsidRPr="00000000">
              <w:rPr>
                <w:vertAlign w:val="baseline"/>
                <w:rtl w:val="0"/>
              </w:rPr>
              <w:t xml:space="preserve">unbounded</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A2">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3">
            <w:pPr>
              <w:jc w:val="center"/>
              <w:rPr>
                <w:sz w:val="18"/>
                <w:szCs w:val="18"/>
                <w:vertAlign w:val="baseline"/>
              </w:rPr>
            </w:pPr>
            <w:r w:rsidDel="00000000" w:rsidR="00000000" w:rsidRPr="00000000">
              <w:rPr>
                <w:sz w:val="18"/>
                <w:szCs w:val="18"/>
                <w:vertAlign w:val="baseline"/>
                <w:rtl w:val="0"/>
              </w:rPr>
              <w:t xml:space="preserve">NONE</w:t>
            </w:r>
          </w:p>
        </w:tc>
      </w:tr>
    </w:tbl>
    <w:p w:rsidR="00000000" w:rsidDel="00000000" w:rsidP="00000000" w:rsidRDefault="00000000" w:rsidRPr="00000000" w14:paraId="000001A4">
      <w:pPr>
        <w:pStyle w:val="Heading4"/>
        <w:numPr>
          <w:ilvl w:val="3"/>
          <w:numId w:val="1"/>
        </w:numPr>
        <w:ind w:left="864" w:hanging="864"/>
        <w:rPr/>
      </w:pPr>
      <w:r w:rsidDel="00000000" w:rsidR="00000000" w:rsidRPr="00000000">
        <w:rPr>
          <w:b w:val="0"/>
          <w:bCs w:val="0"/>
          <w:vertAlign w:val="baseline"/>
          <w:rtl w:val="0"/>
        </w:rPr>
        <w:t xml:space="preserve">4.3.9.1 sequenceNumber</w:t>
      </w:r>
      <w:r w:rsidDel="00000000" w:rsidR="00000000" w:rsidRPr="00000000">
        <w:rPr>
          <w:rtl w:val="0"/>
        </w:rPr>
      </w:r>
    </w:p>
    <w:p w:rsidR="00000000" w:rsidDel="00000000" w:rsidP="00000000" w:rsidRDefault="00000000" w:rsidRPr="00000000" w14:paraId="000001A5">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sequenceNum</w:t>
      </w:r>
      <w:r w:rsidDel="00000000" w:rsidR="00000000" w:rsidRPr="00000000">
        <w:rPr>
          <w:vertAlign w:val="baseline"/>
          <w:rtl w:val="0"/>
        </w:rPr>
        <w:t xml:space="preserve"> attribute shall be used to assign a positive integer to the enclosing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element that is unique within the scope of the instance document. This number will indicate the order in which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actions occurred, with the lowest number being the first action taken and the highest the last.</w:t>
      </w:r>
    </w:p>
    <w:p w:rsidR="00000000" w:rsidDel="00000000" w:rsidP="00000000" w:rsidRDefault="00000000" w:rsidRPr="00000000" w14:paraId="000001A6">
      <w:pPr>
        <w:pStyle w:val="Heading4"/>
        <w:numPr>
          <w:ilvl w:val="3"/>
          <w:numId w:val="1"/>
        </w:numPr>
        <w:ind w:left="864" w:hanging="864"/>
        <w:rPr/>
      </w:pPr>
      <w:r w:rsidDel="00000000" w:rsidR="00000000" w:rsidRPr="00000000">
        <w:rPr>
          <w:b w:val="0"/>
          <w:bCs w:val="0"/>
          <w:vertAlign w:val="baseline"/>
          <w:rtl w:val="0"/>
        </w:rPr>
        <w:t xml:space="preserve">4.3.9.2 description</w:t>
      </w:r>
      <w:r w:rsidDel="00000000" w:rsidR="00000000" w:rsidRPr="00000000">
        <w:rPr>
          <w:rtl w:val="0"/>
        </w:rPr>
      </w:r>
    </w:p>
    <w:p w:rsidR="00000000" w:rsidDel="00000000" w:rsidP="00000000" w:rsidRDefault="00000000" w:rsidRPr="00000000" w14:paraId="000001A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description</w:t>
      </w:r>
      <w:r w:rsidDel="00000000" w:rsidR="00000000" w:rsidRPr="00000000">
        <w:rPr>
          <w:vertAlign w:val="baseline"/>
          <w:rtl w:val="0"/>
        </w:rPr>
        <w:t xml:space="preserve"> attribute shall be used to provide a brief overview of what action the enclosing process event describes.</w:t>
      </w:r>
    </w:p>
    <w:p w:rsidR="00000000" w:rsidDel="00000000" w:rsidP="00000000" w:rsidRDefault="00000000" w:rsidRPr="00000000" w14:paraId="000001A8">
      <w:pPr>
        <w:pStyle w:val="Heading4"/>
        <w:numPr>
          <w:ilvl w:val="3"/>
          <w:numId w:val="1"/>
        </w:numPr>
        <w:ind w:left="864" w:hanging="864"/>
        <w:rPr/>
      </w:pPr>
      <w:r w:rsidDel="00000000" w:rsidR="00000000" w:rsidRPr="00000000">
        <w:rPr>
          <w:b w:val="0"/>
          <w:bCs w:val="0"/>
          <w:vertAlign w:val="baseline"/>
          <w:rtl w:val="0"/>
        </w:rPr>
        <w:t xml:space="preserve">4.3.9.3 creationDateTime</w:t>
      </w:r>
      <w:r w:rsidDel="00000000" w:rsidR="00000000" w:rsidRPr="00000000">
        <w:rPr>
          <w:rtl w:val="0"/>
        </w:rPr>
      </w:r>
    </w:p>
    <w:p w:rsidR="00000000" w:rsidDel="00000000" w:rsidP="00000000" w:rsidRDefault="00000000" w:rsidRPr="00000000" w14:paraId="000001A9">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creationDateTime</w:t>
      </w:r>
      <w:r w:rsidDel="00000000" w:rsidR="00000000" w:rsidRPr="00000000">
        <w:rPr>
          <w:vertAlign w:val="baseline"/>
          <w:rtl w:val="0"/>
        </w:rPr>
        <w:t xml:space="preserve"> attribute shall be used to indicate the time and date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occurred. The XML schema </w:t>
      </w:r>
      <w:r w:rsidDel="00000000" w:rsidR="00000000" w:rsidRPr="00000000">
        <w:rPr>
          <w:rFonts w:ascii="Courier" w:cs="Courier" w:eastAsia="Courier" w:hAnsi="Courier"/>
          <w:vertAlign w:val="baseline"/>
          <w:rtl w:val="0"/>
        </w:rPr>
        <w:t xml:space="preserve">dateTime</w:t>
      </w:r>
      <w:r w:rsidDel="00000000" w:rsidR="00000000" w:rsidRPr="00000000">
        <w:rPr>
          <w:vertAlign w:val="baseline"/>
          <w:rtl w:val="0"/>
        </w:rPr>
        <w:t xml:space="preserve"> data type shall be used to encode the time and date.</w:t>
      </w:r>
    </w:p>
    <w:p w:rsidR="00000000" w:rsidDel="00000000" w:rsidP="00000000" w:rsidRDefault="00000000" w:rsidRPr="00000000" w14:paraId="000001AA">
      <w:pPr>
        <w:pStyle w:val="Heading4"/>
        <w:numPr>
          <w:ilvl w:val="3"/>
          <w:numId w:val="1"/>
        </w:numPr>
        <w:ind w:left="864" w:hanging="864"/>
        <w:rPr/>
      </w:pPr>
      <w:r w:rsidDel="00000000" w:rsidR="00000000" w:rsidRPr="00000000">
        <w:rPr>
          <w:b w:val="0"/>
          <w:bCs w:val="0"/>
          <w:vertAlign w:val="baseline"/>
          <w:rtl w:val="0"/>
        </w:rPr>
        <w:t xml:space="preserve">4.3.9.4 workers</w:t>
      </w:r>
      <w:r w:rsidDel="00000000" w:rsidR="00000000" w:rsidRPr="00000000">
        <w:rPr>
          <w:rtl w:val="0"/>
        </w:rPr>
      </w:r>
    </w:p>
    <w:p w:rsidR="00000000" w:rsidDel="00000000" w:rsidP="00000000" w:rsidRDefault="00000000" w:rsidRPr="00000000" w14:paraId="000001AB">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workers</w:t>
      </w:r>
      <w:r w:rsidDel="00000000" w:rsidR="00000000" w:rsidRPr="00000000">
        <w:rPr>
          <w:vertAlign w:val="baseline"/>
          <w:rtl w:val="0"/>
        </w:rPr>
        <w:t xml:space="preserve"> attribute shall contain an XML </w:t>
      </w:r>
      <w:r w:rsidDel="00000000" w:rsidR="00000000" w:rsidRPr="00000000">
        <w:rPr>
          <w:rFonts w:ascii="Courier" w:cs="Courier" w:eastAsia="Courier" w:hAnsi="Courier"/>
          <w:vertAlign w:val="baseline"/>
          <w:rtl w:val="0"/>
        </w:rPr>
        <w:t xml:space="preserve">IDREFS</w:t>
      </w:r>
      <w:r w:rsidDel="00000000" w:rsidR="00000000" w:rsidRPr="00000000">
        <w:rPr>
          <w:vertAlign w:val="baseline"/>
          <w:rtl w:val="0"/>
        </w:rPr>
        <w:t xml:space="preserve"> list of </w:t>
      </w:r>
      <w:r w:rsidDel="00000000" w:rsidR="00000000" w:rsidRPr="00000000">
        <w:rPr>
          <w:rFonts w:ascii="Courier" w:cs="Courier" w:eastAsia="Courier" w:hAnsi="Courier"/>
          <w:vertAlign w:val="baseline"/>
          <w:rtl w:val="0"/>
        </w:rPr>
        <w:t xml:space="preserve">IDREF</w:t>
      </w:r>
      <w:r w:rsidDel="00000000" w:rsidR="00000000" w:rsidRPr="00000000">
        <w:rPr>
          <w:vertAlign w:val="baseline"/>
          <w:rtl w:val="0"/>
        </w:rPr>
        <w:t xml:space="preserve"> pointers that reference the </w:t>
      </w:r>
      <w:r w:rsidDel="00000000" w:rsidR="00000000" w:rsidRPr="00000000">
        <w:rPr>
          <w:rFonts w:ascii="Courier" w:cs="Courier" w:eastAsia="Courier" w:hAnsi="Courier"/>
          <w:vertAlign w:val="baseline"/>
          <w:rtl w:val="0"/>
        </w:rPr>
        <w:t xml:space="preserve">ID</w:t>
      </w:r>
      <w:r w:rsidDel="00000000" w:rsidR="00000000" w:rsidRPr="00000000">
        <w:rPr>
          <w:vertAlign w:val="baseline"/>
          <w:rtl w:val="0"/>
        </w:rPr>
        <w:t xml:space="preserve"> of each of the workers from the </w:t>
      </w:r>
      <w:r w:rsidDel="00000000" w:rsidR="00000000" w:rsidRPr="00000000">
        <w:rPr>
          <w:rFonts w:ascii="Courier" w:cs="Courier" w:eastAsia="Courier" w:hAnsi="Courier"/>
          <w:vertAlign w:val="baseline"/>
          <w:rtl w:val="0"/>
        </w:rPr>
        <w:t xml:space="preserve">workerList</w:t>
      </w:r>
      <w:r w:rsidDel="00000000" w:rsidR="00000000" w:rsidRPr="00000000">
        <w:rPr>
          <w:vertAlign w:val="baseline"/>
          <w:rtl w:val="0"/>
        </w:rPr>
        <w:t xml:space="preserve"> element (see 4.3.6) who participated in the work described by the</w:t>
      </w:r>
      <w:del w:author="Ian Rudd" w:id="49" w:date="2011-10-19T20:34:00Z">
        <w:r w:rsidDel="00000000" w:rsidR="00000000" w:rsidRPr="00000000">
          <w:rPr>
            <w:vertAlign w:val="baseline"/>
            <w:rtl w:val="0"/>
          </w:rPr>
          <w:delText xml:space="preserve"> </w:delText>
        </w:r>
      </w:del>
      <w:r w:rsidDel="00000000" w:rsidR="00000000" w:rsidRPr="00000000">
        <w:rPr>
          <w:vertAlign w:val="baseline"/>
          <w:rtl w:val="0"/>
        </w:rPr>
        <w:t xml:space="preserv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element.</w:t>
      </w:r>
    </w:p>
    <w:p w:rsidR="00000000" w:rsidDel="00000000" w:rsidP="00000000" w:rsidRDefault="00000000" w:rsidRPr="00000000" w14:paraId="000001AC">
      <w:pPr>
        <w:pStyle w:val="Heading4"/>
        <w:numPr>
          <w:ilvl w:val="3"/>
          <w:numId w:val="1"/>
        </w:numPr>
        <w:ind w:left="864" w:hanging="864"/>
        <w:rPr/>
      </w:pPr>
      <w:r w:rsidDel="00000000" w:rsidR="00000000" w:rsidRPr="00000000">
        <w:rPr>
          <w:b w:val="0"/>
          <w:bCs w:val="0"/>
          <w:vertAlign w:val="baseline"/>
          <w:rtl w:val="0"/>
        </w:rPr>
        <w:t xml:space="preserve">4.3.9.5 eventTimeline</w:t>
      </w:r>
      <w:r w:rsidDel="00000000" w:rsidR="00000000" w:rsidRPr="00000000">
        <w:rPr>
          <w:rtl w:val="0"/>
        </w:rPr>
      </w:r>
    </w:p>
    <w:p w:rsidR="00000000" w:rsidDel="00000000" w:rsidP="00000000" w:rsidRDefault="00000000" w:rsidRPr="00000000" w14:paraId="000001AD">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element shall be used whenever the </w:t>
      </w:r>
      <w:r w:rsidDel="00000000" w:rsidR="00000000" w:rsidRPr="00000000">
        <w:rPr>
          <w:rFonts w:ascii="Courier" w:cs="Courier" w:eastAsia="Courier" w:hAnsi="Courier"/>
          <w:vertAlign w:val="baseline"/>
          <w:rtl w:val="0"/>
        </w:rPr>
        <w:t xml:space="preserve">processEvent </w:t>
      </w:r>
      <w:r w:rsidDel="00000000" w:rsidR="00000000" w:rsidRPr="00000000">
        <w:rPr>
          <w:vertAlign w:val="baseline"/>
          <w:rtl w:val="0"/>
        </w:rPr>
        <w:t xml:space="preserve">contains work that involves media playback, media recording, or other media processing that involves reading or writing audio data in relation to an audio clock source. When present 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shall provide a time-line compris</w:t>
      </w:r>
      <w:del w:author="Ian Rudd" w:id="50" w:date="2011-10-19T17:19:00Z">
        <w:r w:rsidDel="00000000" w:rsidR="00000000" w:rsidRPr="00000000">
          <w:rPr>
            <w:vertAlign w:val="baseline"/>
            <w:rtl w:val="0"/>
          </w:rPr>
          <w:delText xml:space="preserve">ed of</w:delText>
        </w:r>
      </w:del>
      <w:ins w:author="Ian Rudd" w:id="50" w:date="2011-10-19T17:19:00Z">
        <w:r w:rsidDel="00000000" w:rsidR="00000000" w:rsidRPr="00000000">
          <w:rPr>
            <w:vertAlign w:val="baseline"/>
            <w:rtl w:val="0"/>
          </w:rPr>
          <w:t xml:space="preserve">ing</w:t>
        </w:r>
      </w:ins>
      <w:r w:rsidDel="00000000" w:rsidR="00000000" w:rsidRPr="00000000">
        <w:rPr>
          <w:vertAlign w:val="baseline"/>
          <w:rtl w:val="0"/>
        </w:rPr>
        <w:t xml:space="preserve"> a start time address and a duration measured from that starting point. This time-line is an abstract representation of presentation time which extends from the start time uninter</w:t>
      </w:r>
      <w:ins w:author="Ian Rudd" w:id="51" w:date="2011-10-19T17:19:00Z">
        <w:r w:rsidDel="00000000" w:rsidR="00000000" w:rsidRPr="00000000">
          <w:rPr>
            <w:vertAlign w:val="baseline"/>
            <w:rtl w:val="0"/>
          </w:rPr>
          <w:t xml:space="preserve">r</w:t>
        </w:r>
      </w:ins>
      <w:r w:rsidDel="00000000" w:rsidR="00000000" w:rsidRPr="00000000">
        <w:rPr>
          <w:vertAlign w:val="baseline"/>
          <w:rtl w:val="0"/>
        </w:rPr>
        <w:t xml:space="preserve">upted through to the end of the time-line as determined by the given duration. </w:t>
      </w:r>
    </w:p>
    <w:p w:rsidR="00000000" w:rsidDel="00000000" w:rsidP="00000000" w:rsidRDefault="00000000" w:rsidRPr="00000000" w14:paraId="000001AE">
      <w:pPr>
        <w:ind w:firstLine="720"/>
        <w:rPr>
          <w:vertAlign w:val="baseline"/>
        </w:rPr>
      </w:pPr>
      <w:r w:rsidDel="00000000" w:rsidR="00000000" w:rsidRPr="00000000">
        <w:rPr>
          <w:rtl w:val="0"/>
        </w:rPr>
      </w:r>
    </w:p>
    <w:p w:rsidR="00000000" w:rsidDel="00000000" w:rsidP="00000000" w:rsidRDefault="00000000" w:rsidRPr="00000000" w14:paraId="000001AF">
      <w:pPr>
        <w:ind w:firstLine="720"/>
        <w:rPr>
          <w:vertAlign w:val="baseline"/>
        </w:rPr>
      </w:pPr>
      <w:r w:rsidDel="00000000" w:rsidR="00000000" w:rsidRPr="00000000">
        <w:rPr>
          <w:vertAlign w:val="baseline"/>
          <w:rtl w:val="0"/>
        </w:rPr>
        <w:t xml:space="preserve">NOTE Start time + duration equals the end point of the time-line. </w:t>
      </w:r>
    </w:p>
    <w:p w:rsidR="00000000" w:rsidDel="00000000" w:rsidP="00000000" w:rsidRDefault="00000000" w:rsidRPr="00000000" w14:paraId="000001B0">
      <w:pPr>
        <w:rPr>
          <w:vertAlign w:val="baseline"/>
        </w:rPr>
      </w:pPr>
      <w:r w:rsidDel="00000000" w:rsidR="00000000" w:rsidRPr="00000000">
        <w:rPr>
          <w:rtl w:val="0"/>
        </w:rPr>
      </w:r>
    </w:p>
    <w:p w:rsidR="00000000" w:rsidDel="00000000" w:rsidP="00000000" w:rsidRDefault="00000000" w:rsidRPr="00000000" w14:paraId="000001B1">
      <w:pPr>
        <w:rPr>
          <w:vertAlign w:val="baseline"/>
        </w:rPr>
      </w:pPr>
      <w:r w:rsidDel="00000000" w:rsidR="00000000" w:rsidRPr="00000000">
        <w:rPr>
          <w:vertAlign w:val="baseline"/>
          <w:rtl w:val="0"/>
        </w:rPr>
        <w:t xml:space="preserve">All </w:t>
      </w:r>
      <w:r w:rsidDel="00000000" w:rsidR="00000000" w:rsidRPr="00000000">
        <w:rPr>
          <w:rFonts w:ascii="Courier" w:cs="Courier" w:eastAsia="Courier" w:hAnsi="Courier"/>
          <w:vertAlign w:val="baseline"/>
          <w:rtl w:val="0"/>
        </w:rPr>
        <w:t xml:space="preserve">media </w:t>
      </w:r>
      <w:r w:rsidDel="00000000" w:rsidR="00000000" w:rsidRPr="00000000">
        <w:rPr>
          <w:vertAlign w:val="baseline"/>
          <w:rtl w:val="0"/>
        </w:rPr>
        <w:t xml:space="preserve">elements and other time</w:t>
      </w:r>
      <w:del w:author="Ian Rudd" w:id="52" w:date="2011-10-19T17:20:00Z">
        <w:r w:rsidDel="00000000" w:rsidR="00000000" w:rsidRPr="00000000">
          <w:rPr>
            <w:vertAlign w:val="baseline"/>
            <w:rtl w:val="0"/>
          </w:rPr>
          <w:delText xml:space="preserve"> </w:delText>
        </w:r>
      </w:del>
      <w:ins w:author="Ian Rudd" w:id="52" w:date="2011-10-19T17:20:00Z">
        <w:r w:rsidDel="00000000" w:rsidR="00000000" w:rsidRPr="00000000">
          <w:rPr>
            <w:vertAlign w:val="baseline"/>
            <w:rtl w:val="0"/>
          </w:rPr>
          <w:t xml:space="preserve">-</w:t>
        </w:r>
      </w:ins>
      <w:r w:rsidDel="00000000" w:rsidR="00000000" w:rsidRPr="00000000">
        <w:rPr>
          <w:vertAlign w:val="baseline"/>
          <w:rtl w:val="0"/>
        </w:rPr>
        <w:t xml:space="preserve">based processing information (e.g. device parameters) shall be referenced to 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element. The edit unit rate of 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shall be set to the same edit unit rate of the media used in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If the </w:t>
      </w:r>
      <w:r w:rsidDel="00000000" w:rsidR="00000000" w:rsidRPr="00000000">
        <w:rPr>
          <w:rFonts w:ascii="Courier" w:cs="Courier" w:eastAsia="Courier" w:hAnsi="Courier"/>
          <w:vertAlign w:val="baseline"/>
          <w:rtl w:val="0"/>
        </w:rPr>
        <w:t xml:space="preserve">processEvent </w:t>
      </w:r>
      <w:r w:rsidDel="00000000" w:rsidR="00000000" w:rsidRPr="00000000">
        <w:rPr>
          <w:vertAlign w:val="baseline"/>
          <w:rtl w:val="0"/>
        </w:rPr>
        <w:t xml:space="preserve">contains media of differing edit </w:t>
      </w:r>
    </w:p>
    <w:p w:rsidR="00000000" w:rsidDel="00000000" w:rsidP="00000000" w:rsidRDefault="00000000" w:rsidRPr="00000000" w14:paraId="000001B2">
      <w:pPr>
        <w:rPr>
          <w:vertAlign w:val="baseline"/>
        </w:rPr>
      </w:pPr>
      <w:r w:rsidDel="00000000" w:rsidR="00000000" w:rsidRPr="00000000">
        <w:rPr>
          <w:rtl w:val="0"/>
        </w:rPr>
      </w:r>
    </w:p>
    <w:p w:rsidR="00000000" w:rsidDel="00000000" w:rsidP="00000000" w:rsidRDefault="00000000" w:rsidRPr="00000000" w14:paraId="000001B3">
      <w:pPr>
        <w:rPr>
          <w:vertAlign w:val="baseline"/>
        </w:rPr>
      </w:pPr>
      <w:r w:rsidDel="00000000" w:rsidR="00000000" w:rsidRPr="00000000">
        <w:rPr>
          <w:vertAlign w:val="baseline"/>
          <w:rtl w:val="0"/>
        </w:rPr>
        <w:t xml:space="preserve">unit rates, the media with the highest resolution edit unit rate shall determine the edit unit rate of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w:t>
      </w:r>
    </w:p>
    <w:p w:rsidR="00000000" w:rsidDel="00000000" w:rsidP="00000000" w:rsidRDefault="00000000" w:rsidRPr="00000000" w14:paraId="000001B4">
      <w:pPr>
        <w:rPr>
          <w:vertAlign w:val="baseline"/>
        </w:rPr>
      </w:pPr>
      <w:r w:rsidDel="00000000" w:rsidR="00000000" w:rsidRPr="00000000">
        <w:rPr>
          <w:rtl w:val="0"/>
        </w:rPr>
      </w:r>
    </w:p>
    <w:p w:rsidR="00000000" w:rsidDel="00000000" w:rsidP="00000000" w:rsidRDefault="00000000" w:rsidRPr="00000000" w14:paraId="000001B5">
      <w:pPr>
        <w:rPr>
          <w:i w:val="0"/>
          <w:iCs w:val="0"/>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element data type shall be aes57:timeRangeType as described in AES57-2011, </w:t>
      </w:r>
      <w:r w:rsidDel="00000000" w:rsidR="00000000" w:rsidRPr="00000000">
        <w:rPr>
          <w:i w:val="1"/>
          <w:iCs w:val="1"/>
          <w:vertAlign w:val="baseline"/>
          <w:rtl w:val="0"/>
        </w:rPr>
        <w:t xml:space="preserve">AES standard for audio metadata – Audio object structures for preservation and restoration.</w:t>
      </w:r>
      <w:r w:rsidDel="00000000" w:rsidR="00000000" w:rsidRPr="00000000">
        <w:rPr>
          <w:rtl w:val="0"/>
        </w:rPr>
      </w:r>
    </w:p>
    <w:p w:rsidR="00000000" w:rsidDel="00000000" w:rsidP="00000000" w:rsidRDefault="00000000" w:rsidRPr="00000000" w14:paraId="000001B6">
      <w:pPr>
        <w:pStyle w:val="Heading2"/>
        <w:numPr>
          <w:ilvl w:val="1"/>
          <w:numId w:val="1"/>
        </w:numPr>
        <w:ind w:left="576" w:hanging="576"/>
        <w:rPr/>
      </w:pPr>
      <w:r w:rsidDel="00000000" w:rsidR="00000000" w:rsidRPr="00000000">
        <w:rPr>
          <w:vertAlign w:val="baseline"/>
          <w:rtl w:val="0"/>
        </w:rPr>
        <w:t xml:space="preserve">4.3.9.6 media</w:t>
      </w:r>
    </w:p>
    <w:p w:rsidR="00000000" w:rsidDel="00000000" w:rsidP="00000000" w:rsidRDefault="00000000" w:rsidRPr="00000000" w14:paraId="000001B7">
      <w:pPr>
        <w:rPr>
          <w:rFonts w:ascii="Courier" w:cs="Courier" w:eastAsia="Courier" w:hAnsi="Courie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media </w:t>
      </w:r>
      <w:r w:rsidDel="00000000" w:rsidR="00000000" w:rsidRPr="00000000">
        <w:rPr>
          <w:vertAlign w:val="baseline"/>
          <w:rtl w:val="0"/>
        </w:rPr>
        <w:t xml:space="preserve">element shall be used to describe a single audio sourc</w:t>
      </w:r>
      <w:commentRangeStart w:id="14"/>
      <w:r w:rsidDel="00000000" w:rsidR="00000000" w:rsidRPr="00000000">
        <w:rPr>
          <w:vertAlign w:val="baseline"/>
          <w:rtl w:val="0"/>
        </w:rPr>
        <w:t xml:space="preserve">e</w:t>
      </w:r>
      <w:commentRangeEnd w:id="14"/>
      <w:r w:rsidDel="00000000" w:rsidR="00000000" w:rsidRPr="00000000">
        <w:commentReference w:id="14"/>
      </w:r>
      <w:r w:rsidDel="00000000" w:rsidR="00000000" w:rsidRPr="00000000">
        <w:rPr>
          <w:vertAlign w:val="baseline"/>
          <w:rtl w:val="0"/>
        </w:rPr>
        <w:t xml:space="preserve"> that is used in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w:t>
      </w:r>
      <w:del w:author="Ian Rudd" w:id="53" w:date="2011-10-19T20:34:00Z">
        <w:r w:rsidDel="00000000" w:rsidR="00000000" w:rsidRPr="00000000">
          <w:rPr>
            <w:vertAlign w:val="baseline"/>
            <w:rtl w:val="0"/>
          </w:rPr>
          <w:delText xml:space="preserve"> </w:delText>
        </w:r>
      </w:del>
      <w:r w:rsidDel="00000000" w:rsidR="00000000" w:rsidRPr="00000000">
        <w:rPr>
          <w:vertAlign w:val="baseline"/>
          <w:rtl w:val="0"/>
        </w:rPr>
        <w:t xml:space="preserve">The media element’s data type shall be </w:t>
      </w:r>
      <w:r w:rsidDel="00000000" w:rsidR="00000000" w:rsidRPr="00000000">
        <w:rPr>
          <w:rFonts w:ascii="Courier" w:cs="Courier" w:eastAsia="Courier" w:hAnsi="Courier"/>
          <w:vertAlign w:val="baseline"/>
          <w:rtl w:val="0"/>
        </w:rPr>
        <w:t xml:space="preserve">mediaType.</w:t>
      </w:r>
    </w:p>
    <w:p w:rsidR="00000000" w:rsidDel="00000000" w:rsidP="00000000" w:rsidRDefault="00000000" w:rsidRPr="00000000" w14:paraId="000001B8">
      <w:pPr>
        <w:rPr>
          <w:rFonts w:ascii="Courier" w:cs="Courier" w:eastAsia="Courier" w:hAnsi="Courier"/>
          <w:vertAlign w:val="baseline"/>
        </w:rPr>
      </w:pPr>
      <w:r w:rsidDel="00000000" w:rsidR="00000000" w:rsidRPr="00000000">
        <w:rPr>
          <w:rtl w:val="0"/>
        </w:rPr>
      </w:r>
    </w:p>
    <w:p w:rsidR="00000000" w:rsidDel="00000000" w:rsidP="00000000" w:rsidRDefault="00000000" w:rsidRPr="00000000" w14:paraId="000001B9">
      <w:pPr>
        <w:pStyle w:val="Heading2"/>
        <w:numPr>
          <w:ilvl w:val="1"/>
          <w:numId w:val="1"/>
        </w:numPr>
        <w:ind w:left="576" w:hanging="576"/>
        <w:rPr/>
      </w:pPr>
      <w:r w:rsidDel="00000000" w:rsidR="00000000" w:rsidRPr="00000000">
        <w:rPr>
          <w:vertAlign w:val="baseline"/>
          <w:rtl w:val="0"/>
        </w:rPr>
        <w:t xml:space="preserve">4.3.9.7 mediaType</w:t>
      </w:r>
    </w:p>
    <w:tbl>
      <w:tblPr>
        <w:tblStyle w:val="Table7"/>
        <w:tblW w:w="10356.0" w:type="dxa"/>
        <w:jc w:val="left"/>
        <w:tblLayout w:type="fixed"/>
        <w:tblLook w:val="0000"/>
      </w:tblPr>
      <w:tblGrid>
        <w:gridCol w:w="2970"/>
        <w:gridCol w:w="2818"/>
        <w:gridCol w:w="703"/>
        <w:gridCol w:w="1321"/>
        <w:gridCol w:w="1368"/>
        <w:gridCol w:w="1176"/>
        <w:tblGridChange w:id="0">
          <w:tblGrid>
            <w:gridCol w:w="2970"/>
            <w:gridCol w:w="2818"/>
            <w:gridCol w:w="703"/>
            <w:gridCol w:w="1321"/>
            <w:gridCol w:w="1368"/>
            <w:gridCol w:w="1176"/>
          </w:tblGrid>
        </w:tblGridChange>
      </w:tblGrid>
      <w:tr>
        <w:trPr>
          <w:cantSplit w:val="1"/>
          <w:trHeight w:val="7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BA">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NAME</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BB">
            <w:pP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DATA TYPE</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BC">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OCCURS</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1BE">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KIND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F">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DEFAULT VALUE</w:t>
            </w:r>
            <w:r w:rsidDel="00000000" w:rsidR="00000000" w:rsidRPr="00000000">
              <w:rPr>
                <w:rtl w:val="0"/>
              </w:rPr>
            </w:r>
          </w:p>
        </w:tc>
      </w:tr>
      <w:tr>
        <w:trPr>
          <w:cantSplit w:val="1"/>
          <w:trHeight w:val="14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2">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3">
            <w:pP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MAX</w:t>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vertAlign w:val="baseline"/>
              </w:rPr>
            </w:pPr>
            <w:r w:rsidDel="00000000" w:rsidR="00000000" w:rsidRPr="00000000">
              <w:rPr>
                <w:rtl w:val="0"/>
              </w:rPr>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6">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regionRef</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7">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xsd:IDREF</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8">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9">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A">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B">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C">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status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D">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statusType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E">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F">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0">
            <w:pPr>
              <w:jc w:val="center"/>
              <w:rPr>
                <w:sz w:val="18"/>
                <w:szCs w:val="18"/>
                <w:vertAlign w:val="baseline"/>
              </w:rPr>
            </w:pPr>
            <w:r w:rsidDel="00000000" w:rsidR="00000000" w:rsidRPr="00000000">
              <w:rPr>
                <w:sz w:val="18"/>
                <w:szCs w:val="18"/>
                <w:vertAlign w:val="baseline"/>
                <w:rtl w:val="0"/>
              </w:rPr>
              <w:t xml:space="preserve">ATTRIBUTE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1">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2">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audioObject</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3">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aes57:audioObjectType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4">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5">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6">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7">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8">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sourceInTime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9">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aes60:editUnitNumberType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A">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B">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C">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D">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E">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eventTimelineInTime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F">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aes60:editUnitNumberType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0">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1">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2">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3">
            <w:pPr>
              <w:jc w:val="center"/>
              <w:rPr>
                <w:sz w:val="18"/>
                <w:szCs w:val="18"/>
                <w:vertAlign w:val="baseline"/>
              </w:rPr>
            </w:pPr>
            <w:r w:rsidDel="00000000" w:rsidR="00000000" w:rsidRPr="00000000">
              <w:rPr>
                <w:sz w:val="18"/>
                <w:szCs w:val="18"/>
                <w:vertAlign w:val="baseline"/>
                <w:rtl w:val="0"/>
              </w:rPr>
              <w:t xml:space="preserve">NONE</w:t>
            </w:r>
          </w:p>
        </w:tc>
      </w:tr>
      <w:tr>
        <w:trPr>
          <w:cantSplit w:val="0"/>
          <w:trHeight w:val="14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4">
            <w:pPr>
              <w:jc w:val="left"/>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eventTimelineDuration</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5">
            <w:pPr>
              <w:rPr>
                <w:rFonts w:ascii="Courier" w:cs="Courier" w:eastAsia="Courier" w:hAnsi="Courier"/>
                <w:sz w:val="18"/>
                <w:szCs w:val="18"/>
                <w:vertAlign w:val="baseline"/>
              </w:rPr>
            </w:pPr>
            <w:r w:rsidDel="00000000" w:rsidR="00000000" w:rsidRPr="00000000">
              <w:rPr>
                <w:rFonts w:ascii="Courier" w:cs="Courier" w:eastAsia="Courier" w:hAnsi="Courier"/>
                <w:sz w:val="18"/>
                <w:szCs w:val="18"/>
                <w:vertAlign w:val="baseline"/>
                <w:rtl w:val="0"/>
              </w:rPr>
              <w:t xml:space="preserve">aes60:editUnitNumberType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6">
            <w:pPr>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7">
            <w:pPr>
              <w:jc w:val="center"/>
              <w:rPr>
                <w:vertAlign w:val="baseline"/>
              </w:rPr>
            </w:pPr>
            <w:r w:rsidDel="00000000" w:rsidR="00000000" w:rsidRPr="00000000">
              <w:rPr>
                <w:vertAlign w:val="baseline"/>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8">
            <w:pPr>
              <w:jc w:val="center"/>
              <w:rPr>
                <w:sz w:val="18"/>
                <w:szCs w:val="18"/>
                <w:vertAlign w:val="baseline"/>
              </w:rPr>
            </w:pPr>
            <w:r w:rsidDel="00000000" w:rsidR="00000000" w:rsidRPr="00000000">
              <w:rPr>
                <w:sz w:val="18"/>
                <w:szCs w:val="18"/>
                <w:vertAlign w:val="baseline"/>
                <w:rtl w:val="0"/>
              </w:rPr>
              <w:t xml:space="preserve">ELEMENT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9">
            <w:pPr>
              <w:jc w:val="center"/>
              <w:rPr>
                <w:sz w:val="18"/>
                <w:szCs w:val="18"/>
                <w:vertAlign w:val="baseline"/>
              </w:rPr>
            </w:pPr>
            <w:r w:rsidDel="00000000" w:rsidR="00000000" w:rsidRPr="00000000">
              <w:rPr>
                <w:sz w:val="18"/>
                <w:szCs w:val="18"/>
                <w:vertAlign w:val="baseline"/>
                <w:rtl w:val="0"/>
              </w:rPr>
              <w:t xml:space="preserve">NONE</w:t>
            </w:r>
          </w:p>
        </w:tc>
      </w:tr>
    </w:tbl>
    <w:p w:rsidR="00000000" w:rsidDel="00000000" w:rsidP="00000000" w:rsidRDefault="00000000" w:rsidRPr="00000000" w14:paraId="000001EA">
      <w:pPr>
        <w:pStyle w:val="Heading5"/>
        <w:numPr>
          <w:ilvl w:val="4"/>
          <w:numId w:val="1"/>
        </w:numPr>
        <w:ind w:left="1008" w:hanging="1008"/>
        <w:rPr/>
      </w:pPr>
      <w:r w:rsidDel="00000000" w:rsidR="00000000" w:rsidRPr="00000000">
        <w:rPr>
          <w:b w:val="0"/>
          <w:bCs w:val="0"/>
          <w:vertAlign w:val="baseline"/>
          <w:rtl w:val="0"/>
        </w:rPr>
        <w:t xml:space="preserve">4.3.9.7.1 regionRef</w:t>
      </w:r>
      <w:r w:rsidDel="00000000" w:rsidR="00000000" w:rsidRPr="00000000">
        <w:rPr>
          <w:rtl w:val="0"/>
        </w:rPr>
      </w:r>
    </w:p>
    <w:p w:rsidR="00000000" w:rsidDel="00000000" w:rsidP="00000000" w:rsidRDefault="00000000" w:rsidRPr="00000000" w14:paraId="000001EB">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sz w:val="18"/>
          <w:szCs w:val="18"/>
          <w:vertAlign w:val="baseline"/>
          <w:rtl w:val="0"/>
        </w:rPr>
        <w:t xml:space="preserve">regionRef</w:t>
      </w:r>
      <w:r w:rsidDel="00000000" w:rsidR="00000000" w:rsidRPr="00000000">
        <w:rPr>
          <w:vertAlign w:val="baseline"/>
          <w:rtl w:val="0"/>
        </w:rPr>
        <w:t xml:space="preserve"> attribute shall be used to indicate which </w:t>
      </w:r>
      <w:r w:rsidDel="00000000" w:rsidR="00000000" w:rsidRPr="00000000">
        <w:rPr>
          <w:rFonts w:ascii="Courier" w:cs="Courier" w:eastAsia="Courier" w:hAnsi="Courier"/>
          <w:vertAlign w:val="baseline"/>
          <w:rtl w:val="0"/>
        </w:rPr>
        <w:t xml:space="preserve">region </w:t>
      </w:r>
      <w:r w:rsidDel="00000000" w:rsidR="00000000" w:rsidRPr="00000000">
        <w:rPr>
          <w:vertAlign w:val="baseline"/>
          <w:rtl w:val="0"/>
        </w:rPr>
        <w:t xml:space="preserve">element in the </w:t>
      </w:r>
      <w:r w:rsidDel="00000000" w:rsidR="00000000" w:rsidRPr="00000000">
        <w:rPr>
          <w:rFonts w:ascii="Courier" w:cs="Courier" w:eastAsia="Courier" w:hAnsi="Courier"/>
          <w:vertAlign w:val="baseline"/>
          <w:rtl w:val="0"/>
        </w:rPr>
        <w:t xml:space="preserve">audioObject </w:t>
      </w:r>
      <w:r w:rsidDel="00000000" w:rsidR="00000000" w:rsidRPr="00000000">
        <w:rPr>
          <w:vertAlign w:val="baseline"/>
          <w:rtl w:val="0"/>
        </w:rPr>
        <w:t xml:space="preserve">(see 4.3.9.7.4) is referenced in this </w:t>
      </w:r>
      <w:r w:rsidDel="00000000" w:rsidR="00000000" w:rsidRPr="00000000">
        <w:rPr>
          <w:rFonts w:ascii="Courier" w:cs="Courier" w:eastAsia="Courier" w:hAnsi="Courier"/>
          <w:vertAlign w:val="baseline"/>
          <w:rtl w:val="0"/>
        </w:rPr>
        <w:t xml:space="preserve">media </w:t>
      </w:r>
      <w:r w:rsidDel="00000000" w:rsidR="00000000" w:rsidRPr="00000000">
        <w:rPr>
          <w:vertAlign w:val="baseline"/>
          <w:rtl w:val="0"/>
        </w:rPr>
        <w:t xml:space="preserve">element. Only one </w:t>
      </w:r>
      <w:r w:rsidDel="00000000" w:rsidR="00000000" w:rsidRPr="00000000">
        <w:rPr>
          <w:rFonts w:ascii="Courier" w:cs="Courier" w:eastAsia="Courier" w:hAnsi="Courier"/>
          <w:vertAlign w:val="baseline"/>
          <w:rtl w:val="0"/>
        </w:rPr>
        <w:t xml:space="preserve">region </w:t>
      </w:r>
      <w:r w:rsidDel="00000000" w:rsidR="00000000" w:rsidRPr="00000000">
        <w:rPr>
          <w:vertAlign w:val="baseline"/>
          <w:rtl w:val="0"/>
        </w:rPr>
        <w:t xml:space="preserve">element shall be referenced in a </w:t>
      </w:r>
      <w:r w:rsidDel="00000000" w:rsidR="00000000" w:rsidRPr="00000000">
        <w:rPr>
          <w:rFonts w:ascii="Courier" w:cs="Courier" w:eastAsia="Courier" w:hAnsi="Courier"/>
          <w:vertAlign w:val="baseline"/>
          <w:rtl w:val="0"/>
        </w:rPr>
        <w:t xml:space="preserve">media </w:t>
      </w:r>
      <w:r w:rsidDel="00000000" w:rsidR="00000000" w:rsidRPr="00000000">
        <w:rPr>
          <w:vertAlign w:val="baseline"/>
          <w:rtl w:val="0"/>
        </w:rPr>
        <w:t xml:space="preserve">element.</w:t>
      </w:r>
    </w:p>
    <w:p w:rsidR="00000000" w:rsidDel="00000000" w:rsidP="00000000" w:rsidRDefault="00000000" w:rsidRPr="00000000" w14:paraId="000001EC">
      <w:pPr>
        <w:pStyle w:val="Heading5"/>
        <w:numPr>
          <w:ilvl w:val="4"/>
          <w:numId w:val="1"/>
        </w:numPr>
        <w:ind w:left="1008" w:hanging="1008"/>
        <w:rPr/>
      </w:pPr>
      <w:r w:rsidDel="00000000" w:rsidR="00000000" w:rsidRPr="00000000">
        <w:rPr>
          <w:b w:val="0"/>
          <w:bCs w:val="0"/>
          <w:vertAlign w:val="baseline"/>
          <w:rtl w:val="0"/>
        </w:rPr>
        <w:t xml:space="preserve">4.3.9.7.2 </w:t>
      </w:r>
      <w:del w:author="Ian Rudd" w:id="54" w:date="2011-10-19T20:37: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status</w:t>
      </w:r>
      <w:r w:rsidDel="00000000" w:rsidR="00000000" w:rsidRPr="00000000">
        <w:rPr>
          <w:rtl w:val="0"/>
        </w:rPr>
      </w:r>
    </w:p>
    <w:p w:rsidR="00000000" w:rsidDel="00000000" w:rsidP="00000000" w:rsidRDefault="00000000" w:rsidRPr="00000000" w14:paraId="000001ED">
      <w:pPr>
        <w:pStyle w:val="Heading6"/>
        <w:numPr>
          <w:ilvl w:val="5"/>
          <w:numId w:val="1"/>
        </w:numPr>
        <w:ind w:left="1152" w:hanging="1152"/>
        <w:rPr/>
      </w:pPr>
      <w:r w:rsidDel="00000000" w:rsidR="00000000" w:rsidRPr="00000000">
        <w:rPr>
          <w:b w:val="0"/>
          <w:bCs w:val="0"/>
          <w:vertAlign w:val="baseline"/>
          <w:rtl w:val="0"/>
        </w:rPr>
        <w:t xml:space="preserve">The </w:t>
      </w:r>
      <w:r w:rsidDel="00000000" w:rsidR="00000000" w:rsidRPr="00000000">
        <w:rPr>
          <w:rFonts w:ascii="Courier" w:cs="Courier" w:eastAsia="Courier" w:hAnsi="Courier"/>
          <w:b w:val="0"/>
          <w:bCs w:val="0"/>
          <w:vertAlign w:val="baseline"/>
          <w:rtl w:val="0"/>
        </w:rPr>
        <w:t xml:space="preserve">status</w:t>
      </w:r>
      <w:r w:rsidDel="00000000" w:rsidR="00000000" w:rsidRPr="00000000">
        <w:rPr>
          <w:b w:val="0"/>
          <w:bCs w:val="0"/>
          <w:vertAlign w:val="baseline"/>
          <w:rtl w:val="0"/>
        </w:rPr>
        <w:t xml:space="preserve"> attribute shall be used to indicate whether the media source described by the audioObject element (see 4.3.9.7.4) has been archived or deleted as a part of the workflow. </w:t>
      </w:r>
      <w:del w:author="Ian Rudd" w:id="55" w:date="2011-10-19T20:37: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The </w:t>
      </w:r>
      <w:r w:rsidDel="00000000" w:rsidR="00000000" w:rsidRPr="00000000">
        <w:rPr>
          <w:rFonts w:ascii="Courier" w:cs="Courier" w:eastAsia="Courier" w:hAnsi="Courier"/>
          <w:b w:val="0"/>
          <w:bCs w:val="0"/>
          <w:vertAlign w:val="baseline"/>
          <w:rtl w:val="0"/>
        </w:rPr>
        <w:t xml:space="preserve">status</w:t>
      </w:r>
      <w:r w:rsidDel="00000000" w:rsidR="00000000" w:rsidRPr="00000000">
        <w:rPr>
          <w:b w:val="0"/>
          <w:bCs w:val="0"/>
          <w:vertAlign w:val="baseline"/>
          <w:rtl w:val="0"/>
        </w:rPr>
        <w:t xml:space="preserve"> attribute’s data type shall be statusType.</w:t>
      </w:r>
      <w:r w:rsidDel="00000000" w:rsidR="00000000" w:rsidRPr="00000000">
        <w:rPr>
          <w:rtl w:val="0"/>
        </w:rPr>
      </w:r>
    </w:p>
    <w:p w:rsidR="00000000" w:rsidDel="00000000" w:rsidP="00000000" w:rsidRDefault="00000000" w:rsidRPr="00000000" w14:paraId="000001EE">
      <w:pPr>
        <w:pStyle w:val="Heading5"/>
        <w:numPr>
          <w:ilvl w:val="4"/>
          <w:numId w:val="1"/>
        </w:numPr>
        <w:ind w:left="1008" w:hanging="1008"/>
        <w:rPr/>
      </w:pPr>
      <w:r w:rsidDel="00000000" w:rsidR="00000000" w:rsidRPr="00000000">
        <w:rPr>
          <w:b w:val="0"/>
          <w:bCs w:val="0"/>
          <w:vertAlign w:val="baseline"/>
          <w:rtl w:val="0"/>
        </w:rPr>
        <w:t xml:space="preserve">4.3.9.7.3 </w:t>
      </w:r>
      <w:del w:author="Ian Rudd" w:id="56" w:date="2011-10-19T20:37: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statusType</w:t>
      </w:r>
      <w:r w:rsidDel="00000000" w:rsidR="00000000" w:rsidRPr="00000000">
        <w:rPr>
          <w:rtl w:val="0"/>
        </w:rPr>
      </w:r>
    </w:p>
    <w:p w:rsidR="00000000" w:rsidDel="00000000" w:rsidP="00000000" w:rsidRDefault="00000000" w:rsidRPr="00000000" w14:paraId="000001EF">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statusType</w:t>
      </w:r>
      <w:r w:rsidDel="00000000" w:rsidR="00000000" w:rsidRPr="00000000">
        <w:rPr>
          <w:vertAlign w:val="baseline"/>
          <w:rtl w:val="0"/>
        </w:rPr>
        <w:t xml:space="preserve"> is a restricted list of string values. The possible values shall be:</w:t>
      </w:r>
    </w:p>
    <w:tbl>
      <w:tblPr>
        <w:tblStyle w:val="Table8"/>
        <w:tblW w:w="8515.0" w:type="dxa"/>
        <w:jc w:val="left"/>
        <w:tblInd w:w="562.0" w:type="dxa"/>
        <w:tblLayout w:type="fixed"/>
        <w:tblLook w:val="0000"/>
      </w:tblPr>
      <w:tblGrid>
        <w:gridCol w:w="8515"/>
        <w:tblGridChange w:id="0">
          <w:tblGrid>
            <w:gridCol w:w="8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0">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ARCHIVED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1">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DELETED</w:t>
            </w:r>
          </w:p>
        </w:tc>
      </w:tr>
    </w:tbl>
    <w:p w:rsidR="00000000" w:rsidDel="00000000" w:rsidP="00000000" w:rsidRDefault="00000000" w:rsidRPr="00000000" w14:paraId="000001F2">
      <w:pPr>
        <w:rPr>
          <w:vertAlign w:val="baseline"/>
        </w:rPr>
      </w:pPr>
      <w:r w:rsidDel="00000000" w:rsidR="00000000" w:rsidRPr="00000000">
        <w:rPr>
          <w:rtl w:val="0"/>
        </w:rPr>
      </w:r>
    </w:p>
    <w:p w:rsidR="00000000" w:rsidDel="00000000" w:rsidP="00000000" w:rsidRDefault="00000000" w:rsidRPr="00000000" w14:paraId="000001F3">
      <w:pPr>
        <w:pStyle w:val="Heading5"/>
        <w:numPr>
          <w:ilvl w:val="4"/>
          <w:numId w:val="1"/>
        </w:numPr>
        <w:ind w:left="1008" w:hanging="1008"/>
        <w:rPr/>
      </w:pPr>
      <w:r w:rsidDel="00000000" w:rsidR="00000000" w:rsidRPr="00000000">
        <w:rPr>
          <w:b w:val="0"/>
          <w:bCs w:val="0"/>
          <w:vertAlign w:val="baseline"/>
          <w:rtl w:val="0"/>
        </w:rPr>
        <w:t xml:space="preserve">4.3.9.7.4 </w:t>
      </w:r>
      <w:del w:author="Ian Rudd" w:id="57" w:date="2011-10-19T20:37: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audioObject</w:t>
      </w:r>
      <w:r w:rsidDel="00000000" w:rsidR="00000000" w:rsidRPr="00000000">
        <w:rPr>
          <w:rtl w:val="0"/>
        </w:rPr>
      </w:r>
    </w:p>
    <w:p w:rsidR="00000000" w:rsidDel="00000000" w:rsidP="00000000" w:rsidRDefault="00000000" w:rsidRPr="00000000" w14:paraId="000001F4">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audioObject</w:t>
      </w:r>
      <w:r w:rsidDel="00000000" w:rsidR="00000000" w:rsidRPr="00000000">
        <w:rPr>
          <w:vertAlign w:val="baseline"/>
          <w:rtl w:val="0"/>
        </w:rPr>
        <w:t xml:space="preserve"> element shall be used to include </w:t>
      </w:r>
      <w:r w:rsidDel="00000000" w:rsidR="00000000" w:rsidRPr="00000000">
        <w:rPr>
          <w:rFonts w:ascii="Courier" w:cs="Courier" w:eastAsia="Courier" w:hAnsi="Courier"/>
          <w:vertAlign w:val="baseline"/>
          <w:rtl w:val="0"/>
        </w:rPr>
        <w:t xml:space="preserve">audioObject</w:t>
      </w:r>
      <w:r w:rsidDel="00000000" w:rsidR="00000000" w:rsidRPr="00000000">
        <w:rPr>
          <w:vertAlign w:val="baseline"/>
          <w:rtl w:val="0"/>
        </w:rPr>
        <w:t xml:space="preserve"> metadata as defined in AES57-2011, </w:t>
      </w:r>
      <w:r w:rsidDel="00000000" w:rsidR="00000000" w:rsidRPr="00000000">
        <w:rPr>
          <w:i w:val="1"/>
          <w:iCs w:val="1"/>
          <w:vertAlign w:val="baseline"/>
          <w:rtl w:val="0"/>
        </w:rPr>
        <w:t xml:space="preserve">AES standard for audio metadata – Audio object structures for preservation and restoration</w:t>
      </w:r>
      <w:r w:rsidDel="00000000" w:rsidR="00000000" w:rsidRPr="00000000">
        <w:rPr>
          <w:vertAlign w:val="baseline"/>
          <w:rtl w:val="0"/>
        </w:rPr>
        <w:t xml:space="preserve">. This metadata represents the media used during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w:t>
      </w:r>
    </w:p>
    <w:p w:rsidR="00000000" w:rsidDel="00000000" w:rsidP="00000000" w:rsidRDefault="00000000" w:rsidRPr="00000000" w14:paraId="000001F5">
      <w:pPr>
        <w:rPr>
          <w:vertAlign w:val="baseline"/>
        </w:rPr>
      </w:pPr>
      <w:r w:rsidDel="00000000" w:rsidR="00000000" w:rsidRPr="00000000">
        <w:rPr>
          <w:rtl w:val="0"/>
        </w:rPr>
      </w:r>
    </w:p>
    <w:p w:rsidR="00000000" w:rsidDel="00000000" w:rsidP="00000000" w:rsidRDefault="00000000" w:rsidRPr="00000000" w14:paraId="000001F6">
      <w:pPr>
        <w:rPr>
          <w:vertAlign w:val="baseline"/>
        </w:rPr>
      </w:pPr>
      <w:r w:rsidDel="00000000" w:rsidR="00000000" w:rsidRPr="00000000">
        <w:rPr>
          <w:vertAlign w:val="baseline"/>
          <w:rtl w:val="0"/>
        </w:rPr>
        <w:t xml:space="preserve">When patching </w:t>
      </w:r>
      <w:r w:rsidDel="00000000" w:rsidR="00000000" w:rsidRPr="00000000">
        <w:rPr>
          <w:rFonts w:ascii="Courier" w:cs="Courier" w:eastAsia="Courier" w:hAnsi="Courier"/>
          <w:vertAlign w:val="baseline"/>
          <w:rtl w:val="0"/>
        </w:rPr>
        <w:t xml:space="preserve">audioObject</w:t>
      </w:r>
      <w:r w:rsidDel="00000000" w:rsidR="00000000" w:rsidRPr="00000000">
        <w:rPr>
          <w:vertAlign w:val="baseline"/>
          <w:rtl w:val="0"/>
        </w:rPr>
        <w:t xml:space="preserve"> media to a device's playback or record media channels, the patch shall contain the XML ID attribute of one of the </w:t>
      </w:r>
      <w:r w:rsidDel="00000000" w:rsidR="00000000" w:rsidRPr="00000000">
        <w:rPr>
          <w:rFonts w:ascii="Courier" w:cs="Courier" w:eastAsia="Courier" w:hAnsi="Courier"/>
          <w:vertAlign w:val="baseline"/>
          <w:rtl w:val="0"/>
        </w:rPr>
        <w:t xml:space="preserve">audioObject</w:t>
      </w:r>
      <w:r w:rsidDel="00000000" w:rsidR="00000000" w:rsidRPr="00000000">
        <w:rPr>
          <w:vertAlign w:val="baseline"/>
          <w:rtl w:val="0"/>
        </w:rPr>
        <w:t xml:space="preserve">'s stream elements. When presenting the stream to the user, applications should provide the context of both the stream's enclosing face and region labels.</w:t>
      </w:r>
    </w:p>
    <w:p w:rsidR="00000000" w:rsidDel="00000000" w:rsidP="00000000" w:rsidRDefault="00000000" w:rsidRPr="00000000" w14:paraId="000001F7">
      <w:pPr>
        <w:pStyle w:val="Heading5"/>
        <w:numPr>
          <w:ilvl w:val="4"/>
          <w:numId w:val="1"/>
        </w:numPr>
        <w:ind w:left="1008" w:hanging="1008"/>
        <w:rPr/>
      </w:pPr>
      <w:r w:rsidDel="00000000" w:rsidR="00000000" w:rsidRPr="00000000">
        <w:rPr>
          <w:b w:val="0"/>
          <w:bCs w:val="0"/>
          <w:vertAlign w:val="baseline"/>
          <w:rtl w:val="0"/>
        </w:rPr>
        <w:t xml:space="preserve">4.3.9.7.6 </w:t>
      </w:r>
      <w:del w:author="Ian Rudd" w:id="58" w:date="2011-10-19T20:37: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sourceInTime</w:t>
      </w:r>
      <w:r w:rsidDel="00000000" w:rsidR="00000000" w:rsidRPr="00000000">
        <w:rPr>
          <w:rtl w:val="0"/>
        </w:rPr>
      </w:r>
    </w:p>
    <w:p w:rsidR="00000000" w:rsidDel="00000000" w:rsidP="00000000" w:rsidRDefault="00000000" w:rsidRPr="00000000" w14:paraId="000001F8">
      <w:pPr>
        <w:rPr>
          <w:i w:val="0"/>
          <w:iCs w:val="0"/>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sz w:val="18"/>
          <w:szCs w:val="18"/>
          <w:vertAlign w:val="baseline"/>
          <w:rtl w:val="0"/>
        </w:rPr>
        <w:t xml:space="preserve">sourceInTime</w:t>
      </w:r>
      <w:r w:rsidDel="00000000" w:rsidR="00000000" w:rsidRPr="00000000">
        <w:rPr>
          <w:vertAlign w:val="baseline"/>
          <w:rtl w:val="0"/>
        </w:rPr>
        <w:t xml:space="preserve"> element shall be used when an </w:t>
      </w:r>
      <w:r w:rsidDel="00000000" w:rsidR="00000000" w:rsidRPr="00000000">
        <w:rPr>
          <w:rFonts w:ascii="Courier" w:cs="Courier" w:eastAsia="Courier" w:hAnsi="Courier"/>
          <w:vertAlign w:val="baseline"/>
          <w:rtl w:val="0"/>
        </w:rPr>
        <w:t xml:space="preserve">eventTimeline</w:t>
      </w:r>
      <w:r w:rsidDel="00000000" w:rsidR="00000000" w:rsidRPr="00000000">
        <w:rPr>
          <w:vertAlign w:val="baseline"/>
          <w:rtl w:val="0"/>
        </w:rPr>
        <w:t xml:space="preserve"> is present in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The </w:t>
      </w:r>
      <w:r w:rsidDel="00000000" w:rsidR="00000000" w:rsidRPr="00000000">
        <w:rPr>
          <w:rFonts w:ascii="Courier" w:cs="Courier" w:eastAsia="Courier" w:hAnsi="Courier"/>
          <w:sz w:val="18"/>
          <w:szCs w:val="18"/>
          <w:vertAlign w:val="baseline"/>
          <w:rtl w:val="0"/>
        </w:rPr>
        <w:t xml:space="preserve">sourceInTime</w:t>
      </w:r>
      <w:r w:rsidDel="00000000" w:rsidR="00000000" w:rsidRPr="00000000">
        <w:rPr>
          <w:vertAlign w:val="baseline"/>
          <w:rtl w:val="0"/>
        </w:rPr>
        <w:t xml:space="preserve"> element’s data type shall be </w:t>
      </w:r>
      <w:r w:rsidDel="00000000" w:rsidR="00000000" w:rsidRPr="00000000">
        <w:rPr>
          <w:rFonts w:ascii="Courier" w:cs="Courier" w:eastAsia="Courier" w:hAnsi="Courier"/>
          <w:sz w:val="18"/>
          <w:szCs w:val="18"/>
          <w:vertAlign w:val="baseline"/>
          <w:rtl w:val="0"/>
        </w:rPr>
        <w:t xml:space="preserve">aes60:editUnitNumberType</w:t>
      </w:r>
      <w:r w:rsidDel="00000000" w:rsidR="00000000" w:rsidRPr="00000000">
        <w:rPr>
          <w:vertAlign w:val="baseline"/>
          <w:rtl w:val="0"/>
        </w:rPr>
        <w:t xml:space="preserve"> as described in AES60-2011, </w:t>
      </w:r>
      <w:r w:rsidDel="00000000" w:rsidR="00000000" w:rsidRPr="00000000">
        <w:rPr>
          <w:i w:val="1"/>
          <w:iCs w:val="1"/>
          <w:vertAlign w:val="baseline"/>
          <w:rtl w:val="0"/>
        </w:rPr>
        <w:t xml:space="preserve">AES standard for audio metadata – Core audio metadata.</w:t>
      </w:r>
      <w:r w:rsidDel="00000000" w:rsidR="00000000" w:rsidRPr="00000000">
        <w:rPr>
          <w:rtl w:val="0"/>
        </w:rPr>
      </w:r>
    </w:p>
    <w:p w:rsidR="00000000" w:rsidDel="00000000" w:rsidP="00000000" w:rsidRDefault="00000000" w:rsidRPr="00000000" w14:paraId="000001F9">
      <w:pPr>
        <w:rPr>
          <w:vertAlign w:val="baseline"/>
        </w:rPr>
      </w:pPr>
      <w:r w:rsidDel="00000000" w:rsidR="00000000" w:rsidRPr="00000000">
        <w:rPr>
          <w:rtl w:val="0"/>
        </w:rPr>
      </w:r>
    </w:p>
    <w:p w:rsidR="00000000" w:rsidDel="00000000" w:rsidP="00000000" w:rsidRDefault="00000000" w:rsidRPr="00000000" w14:paraId="000001FA">
      <w:pPr>
        <w:rPr>
          <w:vertAlign w:val="baseline"/>
        </w:rPr>
      </w:pPr>
      <w:r w:rsidDel="00000000" w:rsidR="00000000" w:rsidRPr="00000000">
        <w:rPr>
          <w:vertAlign w:val="baseline"/>
          <w:rtl w:val="0"/>
        </w:rPr>
        <w:t xml:space="preserve">When present the </w:t>
      </w:r>
      <w:r w:rsidDel="00000000" w:rsidR="00000000" w:rsidRPr="00000000">
        <w:rPr>
          <w:rFonts w:ascii="Courier" w:cs="Courier" w:eastAsia="Courier" w:hAnsi="Courier"/>
          <w:sz w:val="18"/>
          <w:szCs w:val="18"/>
          <w:vertAlign w:val="baseline"/>
          <w:rtl w:val="0"/>
        </w:rPr>
        <w:t xml:space="preserve">sourceInTime</w:t>
      </w:r>
      <w:r w:rsidDel="00000000" w:rsidR="00000000" w:rsidRPr="00000000">
        <w:rPr>
          <w:vertAlign w:val="baseline"/>
          <w:rtl w:val="0"/>
        </w:rPr>
        <w:t xml:space="preserve"> element shall indicate the initial point in time that sound data is accessed in the media, as measured in the </w:t>
      </w:r>
      <w:r w:rsidDel="00000000" w:rsidR="00000000" w:rsidRPr="00000000">
        <w:rPr>
          <w:rFonts w:ascii="Courier" w:cs="Courier" w:eastAsia="Courier" w:hAnsi="Courier"/>
          <w:vertAlign w:val="baseline"/>
          <w:rtl w:val="0"/>
        </w:rPr>
        <w:t xml:space="preserve">audioObject</w:t>
      </w:r>
      <w:r w:rsidDel="00000000" w:rsidR="00000000" w:rsidRPr="00000000">
        <w:rPr>
          <w:vertAlign w:val="baseline"/>
          <w:rtl w:val="0"/>
        </w:rPr>
        <w:t xml:space="preserve">’s </w:t>
      </w:r>
      <w:del w:author="Ian Rudd" w:id="59" w:date="2011-10-19T20:38:00Z">
        <w:r w:rsidDel="00000000" w:rsidR="00000000" w:rsidRPr="00000000">
          <w:rPr>
            <w:vertAlign w:val="baseline"/>
            <w:rtl w:val="0"/>
          </w:rPr>
          <w:delText xml:space="preserve"> </w:delText>
        </w:r>
      </w:del>
      <w:r w:rsidDel="00000000" w:rsidR="00000000" w:rsidRPr="00000000">
        <w:rPr>
          <w:rFonts w:ascii="Courier" w:cs="Courier" w:eastAsia="Courier" w:hAnsi="Courier"/>
          <w:vertAlign w:val="baseline"/>
          <w:rtl w:val="0"/>
        </w:rPr>
        <w:t xml:space="preserve">region </w:t>
      </w:r>
      <w:r w:rsidDel="00000000" w:rsidR="00000000" w:rsidRPr="00000000">
        <w:rPr>
          <w:vertAlign w:val="baseline"/>
          <w:rtl w:val="0"/>
        </w:rPr>
        <w:t xml:space="preserve">elements internal timeline. When the </w:t>
      </w:r>
      <w:r w:rsidDel="00000000" w:rsidR="00000000" w:rsidRPr="00000000">
        <w:rPr>
          <w:rFonts w:ascii="Courier" w:cs="Courier" w:eastAsia="Courier" w:hAnsi="Courier"/>
          <w:vertAlign w:val="baseline"/>
          <w:rtl w:val="0"/>
        </w:rPr>
        <w:t xml:space="preserve">eventTimeline</w:t>
      </w:r>
      <w:r w:rsidDel="00000000" w:rsidR="00000000" w:rsidRPr="00000000">
        <w:rPr>
          <w:vertAlign w:val="baseline"/>
          <w:rtl w:val="0"/>
        </w:rPr>
        <w:t xml:space="preserve"> and </w:t>
      </w:r>
      <w:r w:rsidDel="00000000" w:rsidR="00000000" w:rsidRPr="00000000">
        <w:rPr>
          <w:rFonts w:ascii="Courier" w:cs="Courier" w:eastAsia="Courier" w:hAnsi="Courier"/>
          <w:vertAlign w:val="baseline"/>
          <w:rtl w:val="0"/>
        </w:rPr>
        <w:t xml:space="preserve">region</w:t>
      </w:r>
      <w:r w:rsidDel="00000000" w:rsidR="00000000" w:rsidRPr="00000000">
        <w:rPr>
          <w:vertAlign w:val="baseline"/>
          <w:rtl w:val="0"/>
        </w:rPr>
        <w:t xml:space="preserve"> element’s edit unit rates differ, the </w:t>
      </w:r>
      <w:r w:rsidDel="00000000" w:rsidR="00000000" w:rsidRPr="00000000">
        <w:rPr>
          <w:rFonts w:ascii="Courier" w:cs="Courier" w:eastAsia="Courier" w:hAnsi="Courier"/>
          <w:vertAlign w:val="baseline"/>
          <w:rtl w:val="0"/>
        </w:rPr>
        <w:t xml:space="preserve">region </w:t>
      </w:r>
      <w:r w:rsidDel="00000000" w:rsidR="00000000" w:rsidRPr="00000000">
        <w:rPr>
          <w:vertAlign w:val="baseline"/>
          <w:rtl w:val="0"/>
        </w:rPr>
        <w:t xml:space="preserve">element’s time shall be converted to the </w:t>
      </w:r>
      <w:r w:rsidDel="00000000" w:rsidR="00000000" w:rsidRPr="00000000">
        <w:rPr>
          <w:rFonts w:ascii="Courier" w:cs="Courier" w:eastAsia="Courier" w:hAnsi="Courier"/>
          <w:vertAlign w:val="baseline"/>
          <w:rtl w:val="0"/>
        </w:rPr>
        <w:t xml:space="preserve">eventTimeline’s </w:t>
      </w:r>
      <w:r w:rsidDel="00000000" w:rsidR="00000000" w:rsidRPr="00000000">
        <w:rPr>
          <w:vertAlign w:val="baseline"/>
          <w:rtl w:val="0"/>
        </w:rPr>
        <w:t xml:space="preserve">edit unit rate to resolve the conflict.</w:t>
      </w:r>
    </w:p>
    <w:p w:rsidR="00000000" w:rsidDel="00000000" w:rsidP="00000000" w:rsidRDefault="00000000" w:rsidRPr="00000000" w14:paraId="000001FB">
      <w:pPr>
        <w:rPr>
          <w:vertAlign w:val="baseline"/>
        </w:rPr>
      </w:pPr>
      <w:r w:rsidDel="00000000" w:rsidR="00000000" w:rsidRPr="00000000">
        <w:rPr>
          <w:rtl w:val="0"/>
        </w:rPr>
      </w:r>
    </w:p>
    <w:p w:rsidR="00000000" w:rsidDel="00000000" w:rsidP="00000000" w:rsidRDefault="00000000" w:rsidRPr="00000000" w14:paraId="000001FC">
      <w:pPr>
        <w:pStyle w:val="Heading5"/>
        <w:numPr>
          <w:ilvl w:val="4"/>
          <w:numId w:val="1"/>
        </w:numPr>
        <w:ind w:left="1008" w:hanging="1008"/>
        <w:rPr/>
      </w:pPr>
      <w:r w:rsidDel="00000000" w:rsidR="00000000" w:rsidRPr="00000000">
        <w:rPr>
          <w:b w:val="0"/>
          <w:bCs w:val="0"/>
          <w:vertAlign w:val="baseline"/>
          <w:rtl w:val="0"/>
        </w:rPr>
        <w:t xml:space="preserve">4.3.9.7.7 eventTimelineInTime</w:t>
      </w:r>
      <w:r w:rsidDel="00000000" w:rsidR="00000000" w:rsidRPr="00000000">
        <w:rPr>
          <w:rtl w:val="0"/>
        </w:rPr>
      </w:r>
    </w:p>
    <w:p w:rsidR="00000000" w:rsidDel="00000000" w:rsidP="00000000" w:rsidRDefault="00000000" w:rsidRPr="00000000" w14:paraId="000001FD">
      <w:pPr>
        <w:jc w:val="left"/>
        <w:rPr>
          <w:i w:val="0"/>
          <w:iCs w:val="0"/>
          <w:vertAlign w:val="baseline"/>
        </w:rPr>
      </w:pPr>
      <w:r w:rsidDel="00000000" w:rsidR="00000000" w:rsidRPr="00000000">
        <w:rPr>
          <w:vertAlign w:val="baseline"/>
          <w:rtl w:val="0"/>
        </w:rPr>
        <w:t xml:space="preserve">The eventTimelineInTime element indicates the point on the </w:t>
      </w:r>
      <w:r w:rsidDel="00000000" w:rsidR="00000000" w:rsidRPr="00000000">
        <w:rPr>
          <w:rFonts w:ascii="Courier" w:cs="Courier" w:eastAsia="Courier" w:hAnsi="Courier"/>
          <w:vertAlign w:val="baseline"/>
          <w:rtl w:val="0"/>
        </w:rPr>
        <w:t xml:space="preserve">eventTimeline </w:t>
      </w:r>
      <w:r w:rsidDel="00000000" w:rsidR="00000000" w:rsidRPr="00000000">
        <w:rPr>
          <w:vertAlign w:val="baseline"/>
          <w:rtl w:val="0"/>
        </w:rPr>
        <w:t xml:space="preserve">where the audio addressed by the</w:t>
      </w:r>
      <w:r w:rsidDel="00000000" w:rsidR="00000000" w:rsidRPr="00000000">
        <w:rPr>
          <w:rFonts w:ascii="Courier" w:cs="Courier" w:eastAsia="Courier" w:hAnsi="Courier"/>
          <w:vertAlign w:val="baseline"/>
          <w:rtl w:val="0"/>
        </w:rPr>
        <w:t xml:space="preserve"> </w:t>
      </w:r>
      <w:r w:rsidDel="00000000" w:rsidR="00000000" w:rsidRPr="00000000">
        <w:rPr>
          <w:rFonts w:ascii="Courier" w:cs="Courier" w:eastAsia="Courier" w:hAnsi="Courier"/>
          <w:sz w:val="18"/>
          <w:szCs w:val="18"/>
          <w:vertAlign w:val="baseline"/>
          <w:rtl w:val="0"/>
        </w:rPr>
        <w:t xml:space="preserve">sourceInTime element is placed on the </w:t>
      </w:r>
      <w:r w:rsidDel="00000000" w:rsidR="00000000" w:rsidRPr="00000000">
        <w:rPr>
          <w:vertAlign w:val="baseline"/>
          <w:rtl w:val="0"/>
        </w:rPr>
        <w:t xml:space="preserve">eventTimeline. It’s data type shall be </w:t>
      </w:r>
      <w:r w:rsidDel="00000000" w:rsidR="00000000" w:rsidRPr="00000000">
        <w:rPr>
          <w:rFonts w:ascii="Courier" w:cs="Courier" w:eastAsia="Courier" w:hAnsi="Courier"/>
          <w:sz w:val="18"/>
          <w:szCs w:val="18"/>
          <w:vertAlign w:val="baseline"/>
          <w:rtl w:val="0"/>
        </w:rPr>
        <w:t xml:space="preserve">aes60:editUnitNumberType</w:t>
      </w:r>
      <w:r w:rsidDel="00000000" w:rsidR="00000000" w:rsidRPr="00000000">
        <w:rPr>
          <w:vertAlign w:val="baseline"/>
          <w:rtl w:val="0"/>
        </w:rPr>
        <w:t xml:space="preserve"> as described in AES60-2011, </w:t>
      </w:r>
      <w:r w:rsidDel="00000000" w:rsidR="00000000" w:rsidRPr="00000000">
        <w:rPr>
          <w:i w:val="1"/>
          <w:iCs w:val="1"/>
          <w:vertAlign w:val="baseline"/>
          <w:rtl w:val="0"/>
        </w:rPr>
        <w:t xml:space="preserve">AES standard for audio metadata – Core audio metadata.</w:t>
      </w:r>
      <w:r w:rsidDel="00000000" w:rsidR="00000000" w:rsidRPr="00000000">
        <w:rPr>
          <w:rtl w:val="0"/>
        </w:rPr>
      </w:r>
    </w:p>
    <w:p w:rsidR="00000000" w:rsidDel="00000000" w:rsidP="00000000" w:rsidRDefault="00000000" w:rsidRPr="00000000" w14:paraId="000001FE">
      <w:pPr>
        <w:pStyle w:val="Heading5"/>
        <w:numPr>
          <w:ilvl w:val="4"/>
          <w:numId w:val="1"/>
        </w:numPr>
        <w:ind w:left="1008" w:hanging="1008"/>
        <w:rPr/>
      </w:pPr>
      <w:r w:rsidDel="00000000" w:rsidR="00000000" w:rsidRPr="00000000">
        <w:rPr>
          <w:b w:val="0"/>
          <w:bCs w:val="0"/>
          <w:vertAlign w:val="baseline"/>
          <w:rtl w:val="0"/>
        </w:rPr>
        <w:t xml:space="preserve">4.3.9.7.6.8 eventTimelineDuration</w:t>
      </w:r>
      <w:r w:rsidDel="00000000" w:rsidR="00000000" w:rsidRPr="00000000">
        <w:rPr>
          <w:rtl w:val="0"/>
        </w:rPr>
      </w:r>
    </w:p>
    <w:p w:rsidR="00000000" w:rsidDel="00000000" w:rsidP="00000000" w:rsidRDefault="00000000" w:rsidRPr="00000000" w14:paraId="000001FF">
      <w:pPr>
        <w:rPr>
          <w:i w:val="0"/>
          <w:iCs w:val="0"/>
          <w:vertAlign w:val="baseline"/>
        </w:rPr>
      </w:pPr>
      <w:r w:rsidDel="00000000" w:rsidR="00000000" w:rsidRPr="00000000">
        <w:rPr>
          <w:vertAlign w:val="baseline"/>
          <w:rtl w:val="0"/>
        </w:rPr>
        <w:t xml:space="preserve">The eventTimelineDuration element indicates the duration of the audio clip that shall be placed on the eventTimeline. It’s data type shall be </w:t>
      </w:r>
      <w:r w:rsidDel="00000000" w:rsidR="00000000" w:rsidRPr="00000000">
        <w:rPr>
          <w:rFonts w:ascii="Courier" w:cs="Courier" w:eastAsia="Courier" w:hAnsi="Courier"/>
          <w:sz w:val="18"/>
          <w:szCs w:val="18"/>
          <w:vertAlign w:val="baseline"/>
          <w:rtl w:val="0"/>
        </w:rPr>
        <w:t xml:space="preserve">aes60:editUnitNumberType</w:t>
      </w:r>
      <w:r w:rsidDel="00000000" w:rsidR="00000000" w:rsidRPr="00000000">
        <w:rPr>
          <w:vertAlign w:val="baseline"/>
          <w:rtl w:val="0"/>
        </w:rPr>
        <w:t xml:space="preserve"> as described in AES60-2011, </w:t>
      </w:r>
      <w:r w:rsidDel="00000000" w:rsidR="00000000" w:rsidRPr="00000000">
        <w:rPr>
          <w:i w:val="1"/>
          <w:iCs w:val="1"/>
          <w:vertAlign w:val="baseline"/>
          <w:rtl w:val="0"/>
        </w:rPr>
        <w:t xml:space="preserve">AES standard for audio metadata – Core audio metadata.</w:t>
      </w:r>
      <w:r w:rsidDel="00000000" w:rsidR="00000000" w:rsidRPr="00000000">
        <w:rPr>
          <w:rtl w:val="0"/>
        </w:rPr>
      </w:r>
    </w:p>
    <w:p w:rsidR="00000000" w:rsidDel="00000000" w:rsidP="00000000" w:rsidRDefault="00000000" w:rsidRPr="00000000" w14:paraId="00000200">
      <w:pPr>
        <w:pStyle w:val="Heading4"/>
        <w:numPr>
          <w:ilvl w:val="3"/>
          <w:numId w:val="1"/>
        </w:numPr>
        <w:ind w:left="864" w:hanging="864"/>
        <w:rPr/>
      </w:pPr>
      <w:r w:rsidDel="00000000" w:rsidR="00000000" w:rsidRPr="00000000">
        <w:rPr>
          <w:b w:val="0"/>
          <w:bCs w:val="0"/>
          <w:vertAlign w:val="baseline"/>
          <w:rtl w:val="0"/>
        </w:rPr>
        <w:t xml:space="preserve">4.3.9.8 treatmentNote</w:t>
      </w:r>
      <w:r w:rsidDel="00000000" w:rsidR="00000000" w:rsidRPr="00000000">
        <w:rPr>
          <w:rtl w:val="0"/>
        </w:rPr>
      </w:r>
    </w:p>
    <w:p w:rsidR="00000000" w:rsidDel="00000000" w:rsidP="00000000" w:rsidRDefault="00000000" w:rsidRPr="00000000" w14:paraId="0000020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treatment</w:t>
      </w:r>
      <w:ins w:author="Ian Rudd" w:id="60" w:date="2011-10-19T20:19:00Z">
        <w:r w:rsidDel="00000000" w:rsidR="00000000" w:rsidRPr="00000000">
          <w:rPr>
            <w:rFonts w:ascii="Courier" w:cs="Courier" w:eastAsia="Courier" w:hAnsi="Courier"/>
            <w:vertAlign w:val="baseline"/>
            <w:rtl w:val="0"/>
          </w:rPr>
          <w:t xml:space="preserve">N</w:t>
        </w:r>
      </w:ins>
      <w:r w:rsidDel="00000000" w:rsidR="00000000" w:rsidRPr="00000000">
        <w:rPr>
          <w:rFonts w:ascii="Courier" w:cs="Courier" w:eastAsia="Courier" w:hAnsi="Courier"/>
          <w:vertAlign w:val="baseline"/>
          <w:rtl w:val="0"/>
        </w:rPr>
        <w:t xml:space="preserve">ote</w:t>
      </w:r>
      <w:r w:rsidDel="00000000" w:rsidR="00000000" w:rsidRPr="00000000">
        <w:rPr>
          <w:vertAlign w:val="baseline"/>
          <w:rtl w:val="0"/>
        </w:rPr>
        <w:t xml:space="preserve"> element may be used to provide a free-text description of an action that was undertaken as a part of the </w:t>
      </w:r>
      <w:r w:rsidDel="00000000" w:rsidR="00000000" w:rsidRPr="00000000">
        <w:rPr>
          <w:rFonts w:ascii="Courier" w:cs="Courier" w:eastAsia="Courier" w:hAnsi="Courier"/>
          <w:vertAlign w:val="baseline"/>
          <w:rtl w:val="0"/>
        </w:rPr>
        <w:t xml:space="preserve">processEvent</w:t>
      </w:r>
      <w:r w:rsidDel="00000000" w:rsidR="00000000" w:rsidRPr="00000000">
        <w:rPr>
          <w:vertAlign w:val="baseline"/>
          <w:rtl w:val="0"/>
        </w:rPr>
        <w:t xml:space="preserve"> which cannot be adequately described through the </w:t>
      </w:r>
      <w:r w:rsidDel="00000000" w:rsidR="00000000" w:rsidRPr="00000000">
        <w:rPr>
          <w:rFonts w:ascii="Courier" w:cs="Courier" w:eastAsia="Courier" w:hAnsi="Courier"/>
          <w:vertAlign w:val="baseline"/>
          <w:rtl w:val="0"/>
        </w:rPr>
        <w:t xml:space="preserve">deviceChain</w:t>
      </w:r>
      <w:r w:rsidDel="00000000" w:rsidR="00000000" w:rsidRPr="00000000">
        <w:rPr>
          <w:vertAlign w:val="baseline"/>
          <w:rtl w:val="0"/>
        </w:rPr>
        <w:t xml:space="preserve"> and its sub-elements and attributes.</w:t>
      </w:r>
    </w:p>
    <w:p w:rsidR="00000000" w:rsidDel="00000000" w:rsidP="00000000" w:rsidRDefault="00000000" w:rsidRPr="00000000" w14:paraId="00000202">
      <w:pPr>
        <w:pStyle w:val="Heading4"/>
        <w:numPr>
          <w:ilvl w:val="3"/>
          <w:numId w:val="1"/>
        </w:numPr>
        <w:ind w:left="864" w:hanging="864"/>
        <w:rPr/>
      </w:pPr>
      <w:r w:rsidDel="00000000" w:rsidR="00000000" w:rsidRPr="00000000">
        <w:rPr>
          <w:b w:val="0"/>
          <w:bCs w:val="0"/>
          <w:vertAlign w:val="baseline"/>
          <w:rtl w:val="0"/>
        </w:rPr>
        <w:t xml:space="preserve">4.3.9.9 deviceChain</w:t>
      </w:r>
      <w:r w:rsidDel="00000000" w:rsidR="00000000" w:rsidRPr="00000000">
        <w:rPr>
          <w:rtl w:val="0"/>
        </w:rPr>
      </w:r>
    </w:p>
    <w:p w:rsidR="00000000" w:rsidDel="00000000" w:rsidP="00000000" w:rsidRDefault="00000000" w:rsidRPr="00000000" w14:paraId="0000020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deviceChain</w:t>
      </w:r>
      <w:r w:rsidDel="00000000" w:rsidR="00000000" w:rsidRPr="00000000">
        <w:rPr>
          <w:vertAlign w:val="baseline"/>
          <w:rtl w:val="0"/>
        </w:rPr>
        <w:t xml:space="preserve"> element shall contain a list of device elements that together form the signal graph including all playback and recording apparatus, and all signal processing devices applied to the audio signal.</w:t>
      </w:r>
    </w:p>
    <w:p w:rsidR="00000000" w:rsidDel="00000000" w:rsidP="00000000" w:rsidRDefault="00000000" w:rsidRPr="00000000" w14:paraId="00000204">
      <w:pPr>
        <w:pStyle w:val="Heading4"/>
        <w:numPr>
          <w:ilvl w:val="3"/>
          <w:numId w:val="1"/>
        </w:numPr>
        <w:ind w:left="864" w:hanging="864"/>
        <w:rPr/>
      </w:pPr>
      <w:r w:rsidDel="00000000" w:rsidR="00000000" w:rsidRPr="00000000">
        <w:rPr>
          <w:b w:val="0"/>
          <w:bCs w:val="0"/>
          <w:vertAlign w:val="baseline"/>
          <w:rtl w:val="0"/>
        </w:rPr>
        <w:t xml:space="preserve">4.3.9.10 deviceChainType</w:t>
      </w:r>
      <w:r w:rsidDel="00000000" w:rsidR="00000000" w:rsidRPr="00000000">
        <w:rPr>
          <w:rtl w:val="0"/>
        </w:rPr>
      </w:r>
    </w:p>
    <w:p w:rsidR="00000000" w:rsidDel="00000000" w:rsidP="00000000" w:rsidRDefault="00000000" w:rsidRPr="00000000" w14:paraId="00000205">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741045"/>
                <wp:effectExtent b="0" l="0" r="0" t="0"/>
                <wp:wrapSquare wrapText="bothSides" distB="0" distT="0" distL="114300" distR="114300"/>
                <wp:docPr id="9" name=""/>
                <a:graphic>
                  <a:graphicData uri="http://schemas.microsoft.com/office/word/2010/wordprocessingShape">
                    <wps:wsp>
                      <wps:cNvSpPr/>
                      <wps:cNvPr id="10" name="Shape 10"/>
                      <wps:spPr>
                        <a:xfrm>
                          <a:off x="2058288" y="3414240"/>
                          <a:ext cx="6575425" cy="731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741045"/>
                <wp:effectExtent b="0" l="0" r="0" t="0"/>
                <wp:wrapSquare wrapText="bothSides" distB="0" distT="0" distL="114300" distR="114300"/>
                <wp:docPr id="9"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6584950" cy="741045"/>
                        </a:xfrm>
                        <a:prstGeom prst="rect"/>
                        <a:ln/>
                      </pic:spPr>
                    </pic:pic>
                  </a:graphicData>
                </a:graphic>
              </wp:anchor>
            </w:drawing>
          </mc:Fallback>
        </mc:AlternateContent>
      </w:r>
    </w:p>
    <w:p w:rsidR="00000000" w:rsidDel="00000000" w:rsidP="00000000" w:rsidRDefault="00000000" w:rsidRPr="00000000" w14:paraId="00000206">
      <w:pPr>
        <w:pStyle w:val="Heading5"/>
        <w:numPr>
          <w:ilvl w:val="4"/>
          <w:numId w:val="1"/>
        </w:numPr>
        <w:ind w:left="1008" w:hanging="1008"/>
        <w:rPr/>
      </w:pPr>
      <w:r w:rsidDel="00000000" w:rsidR="00000000" w:rsidRPr="00000000">
        <w:rPr>
          <w:b w:val="0"/>
          <w:bCs w:val="0"/>
          <w:vertAlign w:val="baseline"/>
          <w:rtl w:val="0"/>
        </w:rPr>
        <w:t xml:space="preserve">4.3.9.10.1 label</w:t>
      </w:r>
      <w:r w:rsidDel="00000000" w:rsidR="00000000" w:rsidRPr="00000000">
        <w:rPr>
          <w:rtl w:val="0"/>
        </w:rPr>
      </w:r>
    </w:p>
    <w:p w:rsidR="00000000" w:rsidDel="00000000" w:rsidP="00000000" w:rsidRDefault="00000000" w:rsidRPr="00000000" w14:paraId="0000020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may be used to give a descriptive name to the signal graph represented by the </w:t>
      </w:r>
      <w:r w:rsidDel="00000000" w:rsidR="00000000" w:rsidRPr="00000000">
        <w:rPr>
          <w:rFonts w:ascii="Courier" w:cs="Courier" w:eastAsia="Courier" w:hAnsi="Courier"/>
          <w:vertAlign w:val="baseline"/>
          <w:rtl w:val="0"/>
        </w:rPr>
        <w:t xml:space="preserve">deviceChain</w:t>
      </w:r>
      <w:r w:rsidDel="00000000" w:rsidR="00000000" w:rsidRPr="00000000">
        <w:rPr>
          <w:vertAlign w:val="baseline"/>
          <w:rtl w:val="0"/>
        </w:rPr>
        <w:t xml:space="preserve">.</w:t>
      </w:r>
    </w:p>
    <w:p w:rsidR="00000000" w:rsidDel="00000000" w:rsidP="00000000" w:rsidRDefault="00000000" w:rsidRPr="00000000" w14:paraId="00000208">
      <w:pPr>
        <w:pStyle w:val="Heading5"/>
        <w:numPr>
          <w:ilvl w:val="4"/>
          <w:numId w:val="1"/>
        </w:numPr>
        <w:ind w:left="1008" w:hanging="1008"/>
        <w:rPr/>
      </w:pPr>
      <w:r w:rsidDel="00000000" w:rsidR="00000000" w:rsidRPr="00000000">
        <w:rPr>
          <w:b w:val="0"/>
          <w:bCs w:val="0"/>
          <w:vertAlign w:val="baseline"/>
          <w:rtl w:val="0"/>
        </w:rPr>
        <w:t xml:space="preserve">4.3.9.10.2 masterSyncDeviceRef</w:t>
      </w:r>
      <w:r w:rsidDel="00000000" w:rsidR="00000000" w:rsidRPr="00000000">
        <w:rPr>
          <w:rtl w:val="0"/>
        </w:rPr>
      </w:r>
    </w:p>
    <w:p w:rsidR="00000000" w:rsidDel="00000000" w:rsidP="00000000" w:rsidRDefault="00000000" w:rsidRPr="00000000" w14:paraId="00000209">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masterSyncDeviceRef</w:t>
      </w:r>
      <w:r w:rsidDel="00000000" w:rsidR="00000000" w:rsidRPr="00000000">
        <w:rPr>
          <w:vertAlign w:val="baseline"/>
          <w:rtl w:val="0"/>
        </w:rPr>
        <w:t xml:space="preserve"> shall contain the </w:t>
      </w:r>
      <w:r w:rsidDel="00000000" w:rsidR="00000000" w:rsidRPr="00000000">
        <w:rPr>
          <w:rFonts w:ascii="Courier" w:cs="Courier" w:eastAsia="Courier" w:hAnsi="Courier"/>
          <w:vertAlign w:val="baseline"/>
          <w:rtl w:val="0"/>
        </w:rPr>
        <w:t xml:space="preserve">ID</w:t>
      </w:r>
      <w:r w:rsidDel="00000000" w:rsidR="00000000" w:rsidRPr="00000000">
        <w:rPr>
          <w:vertAlign w:val="baseline"/>
          <w:rtl w:val="0"/>
        </w:rPr>
        <w:t xml:space="preserve"> attribute of the device in the </w:t>
      </w:r>
      <w:r w:rsidDel="00000000" w:rsidR="00000000" w:rsidRPr="00000000">
        <w:rPr>
          <w:rFonts w:ascii="Courier" w:cs="Courier" w:eastAsia="Courier" w:hAnsi="Courier"/>
          <w:vertAlign w:val="baseline"/>
          <w:rtl w:val="0"/>
        </w:rPr>
        <w:t xml:space="preserve">deviceChain</w:t>
      </w:r>
      <w:r w:rsidDel="00000000" w:rsidR="00000000" w:rsidRPr="00000000">
        <w:rPr>
          <w:vertAlign w:val="baseline"/>
          <w:rtl w:val="0"/>
        </w:rPr>
        <w:t xml:space="preserve"> that acts as the master sync clock. In cases where there is no such device, this </w:t>
      </w:r>
      <w:r w:rsidDel="00000000" w:rsidR="00000000" w:rsidRPr="00000000">
        <w:rPr>
          <w:rFonts w:ascii="Courier" w:cs="Courier" w:eastAsia="Courier" w:hAnsi="Courier"/>
          <w:vertAlign w:val="baseline"/>
          <w:rtl w:val="0"/>
        </w:rPr>
        <w:t xml:space="preserve">masterSyncDeviceRef</w:t>
      </w:r>
      <w:r w:rsidDel="00000000" w:rsidR="00000000" w:rsidRPr="00000000">
        <w:rPr>
          <w:vertAlign w:val="baseline"/>
          <w:rtl w:val="0"/>
        </w:rPr>
        <w:t xml:space="preserve"> attribute shall be omitted.</w:t>
      </w:r>
    </w:p>
    <w:p w:rsidR="00000000" w:rsidDel="00000000" w:rsidP="00000000" w:rsidRDefault="00000000" w:rsidRPr="00000000" w14:paraId="0000020A">
      <w:pPr>
        <w:pStyle w:val="Heading5"/>
        <w:numPr>
          <w:ilvl w:val="4"/>
          <w:numId w:val="1"/>
        </w:numPr>
        <w:ind w:left="1008" w:hanging="1008"/>
        <w:rPr/>
      </w:pPr>
      <w:r w:rsidDel="00000000" w:rsidR="00000000" w:rsidRPr="00000000">
        <w:rPr>
          <w:b w:val="0"/>
          <w:bCs w:val="0"/>
          <w:vertAlign w:val="baseline"/>
          <w:rtl w:val="0"/>
        </w:rPr>
        <w:t xml:space="preserve">4.3.9.10.3 device</w:t>
      </w:r>
      <w:r w:rsidDel="00000000" w:rsidR="00000000" w:rsidRPr="00000000">
        <w:rPr>
          <w:rtl w:val="0"/>
        </w:rPr>
      </w:r>
    </w:p>
    <w:p w:rsidR="00000000" w:rsidDel="00000000" w:rsidP="00000000" w:rsidRDefault="00000000" w:rsidRPr="00000000" w14:paraId="0000020B">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device</w:t>
      </w:r>
      <w:r w:rsidDel="00000000" w:rsidR="00000000" w:rsidRPr="00000000">
        <w:rPr>
          <w:vertAlign w:val="baseline"/>
          <w:rtl w:val="0"/>
        </w:rPr>
        <w:t xml:space="preserve"> element shall be used to describe the setup and characteristics of a single device in the signal graph.</w:t>
      </w:r>
    </w:p>
    <w:p w:rsidR="00000000" w:rsidDel="00000000" w:rsidP="00000000" w:rsidRDefault="00000000" w:rsidRPr="00000000" w14:paraId="0000020C">
      <w:pPr>
        <w:rPr>
          <w:vertAlign w:val="baseline"/>
        </w:rPr>
      </w:pPr>
      <w:r w:rsidDel="00000000" w:rsidR="00000000" w:rsidRPr="00000000">
        <w:rPr>
          <w:rtl w:val="0"/>
        </w:rPr>
      </w:r>
    </w:p>
    <w:p w:rsidR="00000000" w:rsidDel="00000000" w:rsidP="00000000" w:rsidRDefault="00000000" w:rsidRPr="00000000" w14:paraId="0000020D">
      <w:pPr>
        <w:pStyle w:val="Heading5"/>
        <w:numPr>
          <w:ilvl w:val="4"/>
          <w:numId w:val="1"/>
        </w:numPr>
        <w:ind w:left="1008" w:hanging="1008"/>
        <w:rPr/>
      </w:pPr>
      <w:r w:rsidDel="00000000" w:rsidR="00000000" w:rsidRPr="00000000">
        <w:rPr>
          <w:b w:val="0"/>
          <w:bCs w:val="0"/>
          <w:vertAlign w:val="baseline"/>
          <w:rtl w:val="0"/>
        </w:rPr>
        <w:t xml:space="preserve">4.3.9.10.4 </w:t>
      </w:r>
      <w:del w:author="Ian Rudd" w:id="61" w:date="2011-10-19T20:38:00Z">
        <w:r w:rsidDel="00000000" w:rsidR="00000000" w:rsidRPr="00000000">
          <w:rPr>
            <w:b w:val="0"/>
            <w:bCs w:val="0"/>
            <w:vertAlign w:val="baseline"/>
            <w:rtl w:val="0"/>
          </w:rPr>
          <w:delText xml:space="preserve"> </w:delText>
        </w:r>
      </w:del>
      <w:r w:rsidDel="00000000" w:rsidR="00000000" w:rsidRPr="00000000">
        <w:rPr>
          <w:b w:val="0"/>
          <w:bCs w:val="0"/>
          <w:vertAlign w:val="baseline"/>
          <w:rtl w:val="0"/>
        </w:rPr>
        <w:t xml:space="preserve">deviceType</w:t>
      </w:r>
      <w:r w:rsidDel="00000000" w:rsidR="00000000" w:rsidRPr="00000000">
        <w:rPr>
          <w:rtl w:val="0"/>
        </w:rPr>
      </w:r>
    </w:p>
    <w:p w:rsidR="00000000" w:rsidDel="00000000" w:rsidP="00000000" w:rsidRDefault="00000000" w:rsidRPr="00000000" w14:paraId="0000020E">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2424430"/>
                <wp:effectExtent b="0" l="0" r="0" t="0"/>
                <wp:wrapSquare wrapText="bothSides" distB="0" distT="0" distL="114300" distR="114300"/>
                <wp:docPr id="7" name=""/>
                <a:graphic>
                  <a:graphicData uri="http://schemas.microsoft.com/office/word/2010/wordprocessingShape">
                    <wps:wsp>
                      <wps:cNvSpPr/>
                      <wps:cNvPr id="8" name="Shape 8"/>
                      <wps:spPr>
                        <a:xfrm>
                          <a:off x="2058288" y="2572548"/>
                          <a:ext cx="6575425" cy="24149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2424430"/>
                <wp:effectExtent b="0" l="0" r="0" t="0"/>
                <wp:wrapSquare wrapText="bothSides" distB="0" distT="0" distL="114300" distR="114300"/>
                <wp:docPr id="7"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6584950" cy="2424430"/>
                        </a:xfrm>
                        <a:prstGeom prst="rect"/>
                        <a:ln/>
                      </pic:spPr>
                    </pic:pic>
                  </a:graphicData>
                </a:graphic>
              </wp:anchor>
            </w:drawing>
          </mc:Fallback>
        </mc:AlternateContent>
      </w:r>
    </w:p>
    <w:p w:rsidR="00000000" w:rsidDel="00000000" w:rsidP="00000000" w:rsidRDefault="00000000" w:rsidRPr="00000000" w14:paraId="0000020F">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210">
      <w:pPr>
        <w:pStyle w:val="Heading6"/>
        <w:numPr>
          <w:ilvl w:val="5"/>
          <w:numId w:val="1"/>
        </w:numPr>
        <w:ind w:left="1152" w:hanging="1152"/>
        <w:rPr/>
      </w:pPr>
      <w:r w:rsidDel="00000000" w:rsidR="00000000" w:rsidRPr="00000000">
        <w:rPr>
          <w:b w:val="0"/>
          <w:bCs w:val="0"/>
          <w:vertAlign w:val="baseline"/>
          <w:rtl w:val="0"/>
        </w:rPr>
        <w:t xml:space="preserve">4.3.9.10.4.1 ID</w:t>
      </w:r>
      <w:r w:rsidDel="00000000" w:rsidR="00000000" w:rsidRPr="00000000">
        <w:rPr>
          <w:rtl w:val="0"/>
        </w:rPr>
      </w:r>
    </w:p>
    <w:p w:rsidR="00000000" w:rsidDel="00000000" w:rsidP="00000000" w:rsidRDefault="00000000" w:rsidRPr="00000000" w14:paraId="00000211">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device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212">
      <w:pPr>
        <w:pStyle w:val="Heading6"/>
        <w:numPr>
          <w:ilvl w:val="5"/>
          <w:numId w:val="1"/>
        </w:numPr>
        <w:ind w:left="1152" w:hanging="1152"/>
        <w:rPr/>
      </w:pPr>
      <w:r w:rsidDel="00000000" w:rsidR="00000000" w:rsidRPr="00000000">
        <w:rPr>
          <w:b w:val="0"/>
          <w:bCs w:val="0"/>
          <w:vertAlign w:val="baseline"/>
          <w:rtl w:val="0"/>
        </w:rPr>
        <w:t xml:space="preserve">4.3.9.10.4.2 functionalRole</w:t>
      </w:r>
      <w:r w:rsidDel="00000000" w:rsidR="00000000" w:rsidRPr="00000000">
        <w:rPr>
          <w:rtl w:val="0"/>
        </w:rPr>
      </w:r>
    </w:p>
    <w:p w:rsidR="00000000" w:rsidDel="00000000" w:rsidP="00000000" w:rsidRDefault="00000000" w:rsidRPr="00000000" w14:paraId="0000021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functionalRole</w:t>
      </w:r>
      <w:r w:rsidDel="00000000" w:rsidR="00000000" w:rsidRPr="00000000">
        <w:rPr>
          <w:vertAlign w:val="baseline"/>
          <w:rtl w:val="0"/>
        </w:rPr>
        <w:t xml:space="preserve"> attribute shall be used to indicate the functional role of the device.</w:t>
      </w:r>
    </w:p>
    <w:p w:rsidR="00000000" w:rsidDel="00000000" w:rsidP="00000000" w:rsidRDefault="00000000" w:rsidRPr="00000000" w14:paraId="00000214">
      <w:pPr>
        <w:pStyle w:val="Heading6"/>
        <w:numPr>
          <w:ilvl w:val="5"/>
          <w:numId w:val="1"/>
        </w:numPr>
        <w:ind w:left="1152" w:hanging="1152"/>
        <w:rPr/>
      </w:pPr>
      <w:r w:rsidDel="00000000" w:rsidR="00000000" w:rsidRPr="00000000">
        <w:rPr>
          <w:b w:val="0"/>
          <w:bCs w:val="0"/>
          <w:vertAlign w:val="baseline"/>
          <w:rtl w:val="0"/>
        </w:rPr>
        <w:t xml:space="preserve">4.3.9.10.4.3 functionalRoleType</w:t>
      </w:r>
      <w:r w:rsidDel="00000000" w:rsidR="00000000" w:rsidRPr="00000000">
        <w:rPr>
          <w:rtl w:val="0"/>
        </w:rPr>
      </w:r>
    </w:p>
    <w:p w:rsidR="00000000" w:rsidDel="00000000" w:rsidP="00000000" w:rsidRDefault="00000000" w:rsidRPr="00000000" w14:paraId="00000215">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functionalRoleType</w:t>
      </w:r>
      <w:r w:rsidDel="00000000" w:rsidR="00000000" w:rsidRPr="00000000">
        <w:rPr>
          <w:vertAlign w:val="baseline"/>
          <w:rtl w:val="0"/>
        </w:rPr>
        <w:t xml:space="preserve"> shall be a restricted list of string values. The controlled vocabulary provided is intended to provide a general classification for most audio equipment. The most specific value that applies to the device should be chosen. </w:t>
      </w:r>
    </w:p>
    <w:p w:rsidR="00000000" w:rsidDel="00000000" w:rsidP="00000000" w:rsidRDefault="00000000" w:rsidRPr="00000000" w14:paraId="00000216">
      <w:pPr>
        <w:rPr>
          <w:vertAlign w:val="baseline"/>
        </w:rPr>
      </w:pPr>
      <w:r w:rsidDel="00000000" w:rsidR="00000000" w:rsidRPr="00000000">
        <w:rPr>
          <w:rtl w:val="0"/>
        </w:rPr>
      </w:r>
    </w:p>
    <w:p w:rsidR="00000000" w:rsidDel="00000000" w:rsidP="00000000" w:rsidRDefault="00000000" w:rsidRPr="00000000" w14:paraId="00000217">
      <w:pPr>
        <w:rPr>
          <w:vertAlign w:val="baseline"/>
        </w:rPr>
      </w:pPr>
      <w:r w:rsidDel="00000000" w:rsidR="00000000" w:rsidRPr="00000000">
        <w:rPr>
          <w:vertAlign w:val="baseline"/>
          <w:rtl w:val="0"/>
        </w:rPr>
        <w:t xml:space="preserve">The possible values shall be:</w:t>
      </w:r>
    </w:p>
    <w:p w:rsidR="00000000" w:rsidDel="00000000" w:rsidP="00000000" w:rsidRDefault="00000000" w:rsidRPr="00000000" w14:paraId="00000218">
      <w:pPr>
        <w:rPr>
          <w:vertAlign w:val="baseline"/>
        </w:rPr>
      </w:pPr>
      <w:r w:rsidDel="00000000" w:rsidR="00000000" w:rsidRPr="00000000">
        <w:rPr>
          <w:rtl w:val="0"/>
        </w:rPr>
      </w:r>
    </w:p>
    <w:tbl>
      <w:tblPr>
        <w:tblStyle w:val="Table9"/>
        <w:tblW w:w="8515.0" w:type="dxa"/>
        <w:jc w:val="left"/>
        <w:tblInd w:w="562.0" w:type="dxa"/>
        <w:tblLayout w:type="fixed"/>
        <w:tblLook w:val="0000"/>
      </w:tblPr>
      <w:tblGrid>
        <w:gridCol w:w="8515"/>
        <w:tblGridChange w:id="0">
          <w:tblGrid>
            <w:gridCol w:w="8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9">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ANALOG_TO_DIGITAL_CONVERTER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A">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CLEANER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CONVECTION_OVEN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DECODER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DELAY_EFFECT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DE-ESSER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DENOISER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DIGITAL_TO_ANALOG_CONVERTER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DISTRIBUTION_AMPLIFIER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DYNAMIC_COMPRESSOR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DYNAMIC_EQUALISER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DYNAMIC_EXPANDER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5">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DYNAMIC_LIMITER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6">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ENCODER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7">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EQUALISER/FILTER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8">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LINE_BALANCE_INTERFACE/TRANSFORMER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9">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MIXER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A">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MS_MATRIX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B">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NOISE_REDUCTION_ENCODER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C">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NOISE_REDUCTION_DECODER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D">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PREAMPLIFIER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E">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RECORDER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F">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REPRODUCER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0">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REPRODUCER/RECORDER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1">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SIGNAL_ANALYZER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2">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SIGNAL_GENERATOR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3">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SIGNAL_PROCESSOR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4">
            <w:pPr>
              <w:tabs>
                <w:tab w:val="left" w:leader="none" w:pos="1880"/>
              </w:tabs>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SPA</w:t>
            </w:r>
            <w:del w:author="Ian Rudd" w:id="62" w:date="2011-10-19T17:35:00Z">
              <w:r w:rsidDel="00000000" w:rsidR="00000000" w:rsidRPr="00000000">
                <w:rPr>
                  <w:rFonts w:ascii="Courier" w:cs="Courier" w:eastAsia="Courier" w:hAnsi="Courier"/>
                  <w:vertAlign w:val="baseline"/>
                  <w:rtl w:val="0"/>
                </w:rPr>
                <w:delText xml:space="preserve">C</w:delText>
              </w:r>
            </w:del>
            <w:ins w:author="Ian Rudd" w:id="62" w:date="2011-10-19T17:35:00Z">
              <w:r w:rsidDel="00000000" w:rsidR="00000000" w:rsidRPr="00000000">
                <w:rPr>
                  <w:rFonts w:ascii="Courier" w:cs="Courier" w:eastAsia="Courier" w:hAnsi="Courier"/>
                  <w:vertAlign w:val="baseline"/>
                  <w:rtl w:val="0"/>
                </w:rPr>
                <w:t xml:space="preserve">T</w:t>
              </w:r>
            </w:ins>
            <w:r w:rsidDel="00000000" w:rsidR="00000000" w:rsidRPr="00000000">
              <w:rPr>
                <w:rFonts w:ascii="Courier" w:cs="Courier" w:eastAsia="Courier" w:hAnsi="Courier"/>
                <w:vertAlign w:val="baseline"/>
                <w:rtl w:val="0"/>
              </w:rPr>
              <w:t xml:space="preserve">IAL_EFFECT</w:t>
            </w:r>
          </w:p>
        </w:tc>
      </w:tr>
    </w:tbl>
    <w:p w:rsidR="00000000" w:rsidDel="00000000" w:rsidP="00000000" w:rsidRDefault="00000000" w:rsidRPr="00000000" w14:paraId="00000235">
      <w:pPr>
        <w:rPr>
          <w:vertAlign w:val="baseline"/>
        </w:rPr>
      </w:pPr>
      <w:r w:rsidDel="00000000" w:rsidR="00000000" w:rsidRPr="00000000">
        <w:rPr>
          <w:rtl w:val="0"/>
        </w:rPr>
      </w:r>
    </w:p>
    <w:p w:rsidR="00000000" w:rsidDel="00000000" w:rsidP="00000000" w:rsidRDefault="00000000" w:rsidRPr="00000000" w14:paraId="00000236">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237">
      <w:pPr>
        <w:pStyle w:val="Heading6"/>
        <w:numPr>
          <w:ilvl w:val="5"/>
          <w:numId w:val="1"/>
        </w:numPr>
        <w:ind w:left="1152" w:hanging="1152"/>
        <w:rPr/>
      </w:pPr>
      <w:r w:rsidDel="00000000" w:rsidR="00000000" w:rsidRPr="00000000">
        <w:rPr>
          <w:b w:val="0"/>
          <w:bCs w:val="0"/>
          <w:vertAlign w:val="baseline"/>
          <w:rtl w:val="0"/>
        </w:rPr>
        <w:t xml:space="preserve">4.3.9.10.4.4 userLabel</w:t>
      </w:r>
      <w:r w:rsidDel="00000000" w:rsidR="00000000" w:rsidRPr="00000000">
        <w:rPr>
          <w:rtl w:val="0"/>
        </w:rPr>
      </w:r>
    </w:p>
    <w:p w:rsidR="00000000" w:rsidDel="00000000" w:rsidP="00000000" w:rsidRDefault="00000000" w:rsidRPr="00000000" w14:paraId="00000238">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userLabel</w:t>
      </w:r>
      <w:r w:rsidDel="00000000" w:rsidR="00000000" w:rsidRPr="00000000">
        <w:rPr>
          <w:vertAlign w:val="baseline"/>
          <w:rtl w:val="0"/>
        </w:rPr>
        <w:t xml:space="preserve"> attribute may be used to record a user-defined label or name for the device.</w:t>
      </w:r>
    </w:p>
    <w:p w:rsidR="00000000" w:rsidDel="00000000" w:rsidP="00000000" w:rsidRDefault="00000000" w:rsidRPr="00000000" w14:paraId="00000239">
      <w:pPr>
        <w:pStyle w:val="Heading6"/>
        <w:numPr>
          <w:ilvl w:val="5"/>
          <w:numId w:val="1"/>
        </w:numPr>
        <w:ind w:left="1152" w:hanging="1152"/>
        <w:rPr/>
      </w:pPr>
      <w:r w:rsidDel="00000000" w:rsidR="00000000" w:rsidRPr="00000000">
        <w:rPr>
          <w:b w:val="0"/>
          <w:bCs w:val="0"/>
          <w:vertAlign w:val="baseline"/>
          <w:rtl w:val="0"/>
        </w:rPr>
        <w:t xml:space="preserve">4.3.9.10.4.5 manufacturer</w:t>
      </w:r>
      <w:r w:rsidDel="00000000" w:rsidR="00000000" w:rsidRPr="00000000">
        <w:rPr>
          <w:rtl w:val="0"/>
        </w:rPr>
      </w:r>
    </w:p>
    <w:p w:rsidR="00000000" w:rsidDel="00000000" w:rsidP="00000000" w:rsidRDefault="00000000" w:rsidRPr="00000000" w14:paraId="0000023A">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manufacturer</w:t>
      </w:r>
      <w:r w:rsidDel="00000000" w:rsidR="00000000" w:rsidRPr="00000000">
        <w:rPr>
          <w:vertAlign w:val="baseline"/>
          <w:rtl w:val="0"/>
        </w:rPr>
        <w:t xml:space="preserve"> attribute shall be used to convey the name of the manufacturer of the device.</w:t>
      </w:r>
    </w:p>
    <w:p w:rsidR="00000000" w:rsidDel="00000000" w:rsidP="00000000" w:rsidRDefault="00000000" w:rsidRPr="00000000" w14:paraId="0000023B">
      <w:pPr>
        <w:pStyle w:val="Heading6"/>
        <w:numPr>
          <w:ilvl w:val="5"/>
          <w:numId w:val="1"/>
        </w:numPr>
        <w:ind w:left="1152" w:hanging="1152"/>
        <w:rPr/>
      </w:pPr>
      <w:r w:rsidDel="00000000" w:rsidR="00000000" w:rsidRPr="00000000">
        <w:rPr>
          <w:b w:val="0"/>
          <w:bCs w:val="0"/>
          <w:vertAlign w:val="baseline"/>
          <w:rtl w:val="0"/>
        </w:rPr>
        <w:t xml:space="preserve">4.3.9.10.4.6 modelName</w:t>
      </w:r>
      <w:r w:rsidDel="00000000" w:rsidR="00000000" w:rsidRPr="00000000">
        <w:rPr>
          <w:rtl w:val="0"/>
        </w:rPr>
      </w:r>
    </w:p>
    <w:p w:rsidR="00000000" w:rsidDel="00000000" w:rsidP="00000000" w:rsidRDefault="00000000" w:rsidRPr="00000000" w14:paraId="0000023C">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modelName</w:t>
      </w:r>
      <w:r w:rsidDel="00000000" w:rsidR="00000000" w:rsidRPr="00000000">
        <w:rPr>
          <w:vertAlign w:val="baseline"/>
          <w:rtl w:val="0"/>
        </w:rPr>
        <w:t xml:space="preserve"> attribute shall be used to indicate the manufacturer</w:t>
      </w:r>
      <w:del w:author="Ian Rudd" w:id="63" w:date="2011-10-19T17:35:00Z">
        <w:r w:rsidDel="00000000" w:rsidR="00000000" w:rsidRPr="00000000">
          <w:rPr>
            <w:vertAlign w:val="baseline"/>
            <w:rtl w:val="0"/>
          </w:rPr>
          <w:delText xml:space="preserve"> </w:delText>
        </w:r>
      </w:del>
      <w:ins w:author="Ian Rudd" w:id="63" w:date="2011-10-19T17:35:00Z">
        <w:r w:rsidDel="00000000" w:rsidR="00000000" w:rsidRPr="00000000">
          <w:rPr>
            <w:vertAlign w:val="baseline"/>
            <w:rtl w:val="0"/>
          </w:rPr>
          <w:t xml:space="preserve">-</w:t>
        </w:r>
      </w:ins>
      <w:r w:rsidDel="00000000" w:rsidR="00000000" w:rsidRPr="00000000">
        <w:rPr>
          <w:vertAlign w:val="baseline"/>
          <w:rtl w:val="0"/>
        </w:rPr>
        <w:t xml:space="preserve">assigned model designation for the device.</w:t>
      </w:r>
    </w:p>
    <w:p w:rsidR="00000000" w:rsidDel="00000000" w:rsidP="00000000" w:rsidRDefault="00000000" w:rsidRPr="00000000" w14:paraId="0000023D">
      <w:pPr>
        <w:pStyle w:val="Heading6"/>
        <w:numPr>
          <w:ilvl w:val="5"/>
          <w:numId w:val="1"/>
        </w:numPr>
        <w:ind w:left="1152" w:hanging="1152"/>
        <w:rPr/>
      </w:pPr>
      <w:r w:rsidDel="00000000" w:rsidR="00000000" w:rsidRPr="00000000">
        <w:rPr>
          <w:b w:val="0"/>
          <w:bCs w:val="0"/>
          <w:vertAlign w:val="baseline"/>
          <w:rtl w:val="0"/>
        </w:rPr>
        <w:t xml:space="preserve">4.3.9.10.4.7 serialNumber</w:t>
      </w:r>
      <w:r w:rsidDel="00000000" w:rsidR="00000000" w:rsidRPr="00000000">
        <w:rPr>
          <w:rtl w:val="0"/>
        </w:rPr>
      </w:r>
    </w:p>
    <w:p w:rsidR="00000000" w:rsidDel="00000000" w:rsidP="00000000" w:rsidRDefault="00000000" w:rsidRPr="00000000" w14:paraId="0000023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serialNumber</w:t>
      </w:r>
      <w:r w:rsidDel="00000000" w:rsidR="00000000" w:rsidRPr="00000000">
        <w:rPr>
          <w:vertAlign w:val="baseline"/>
          <w:rtl w:val="0"/>
        </w:rPr>
        <w:t xml:space="preserve"> attribute may be used to record the manufacturer</w:t>
      </w:r>
      <w:del w:author="Ian Rudd" w:id="64" w:date="2011-10-19T17:35:00Z">
        <w:r w:rsidDel="00000000" w:rsidR="00000000" w:rsidRPr="00000000">
          <w:rPr>
            <w:vertAlign w:val="baseline"/>
            <w:rtl w:val="0"/>
          </w:rPr>
          <w:delText xml:space="preserve"> </w:delText>
        </w:r>
      </w:del>
      <w:ins w:author="Ian Rudd" w:id="64" w:date="2011-10-19T17:35:00Z">
        <w:r w:rsidDel="00000000" w:rsidR="00000000" w:rsidRPr="00000000">
          <w:rPr>
            <w:vertAlign w:val="baseline"/>
            <w:rtl w:val="0"/>
          </w:rPr>
          <w:t xml:space="preserve">-</w:t>
        </w:r>
      </w:ins>
      <w:r w:rsidDel="00000000" w:rsidR="00000000" w:rsidRPr="00000000">
        <w:rPr>
          <w:vertAlign w:val="baseline"/>
          <w:rtl w:val="0"/>
        </w:rPr>
        <w:t xml:space="preserve">assigned serial number on the device.</w:t>
      </w:r>
    </w:p>
    <w:p w:rsidR="00000000" w:rsidDel="00000000" w:rsidP="00000000" w:rsidRDefault="00000000" w:rsidRPr="00000000" w14:paraId="0000023F">
      <w:pPr>
        <w:pStyle w:val="Heading6"/>
        <w:numPr>
          <w:ilvl w:val="5"/>
          <w:numId w:val="1"/>
        </w:numPr>
        <w:ind w:left="1152" w:hanging="1152"/>
        <w:rPr/>
      </w:pPr>
      <w:r w:rsidDel="00000000" w:rsidR="00000000" w:rsidRPr="00000000">
        <w:rPr>
          <w:b w:val="0"/>
          <w:bCs w:val="0"/>
          <w:vertAlign w:val="baseline"/>
          <w:rtl w:val="0"/>
        </w:rPr>
        <w:t xml:space="preserve">4.3.9.10.4.8 syncSourceRefs</w:t>
      </w:r>
      <w:r w:rsidDel="00000000" w:rsidR="00000000" w:rsidRPr="00000000">
        <w:rPr>
          <w:rtl w:val="0"/>
        </w:rPr>
      </w:r>
    </w:p>
    <w:p w:rsidR="00000000" w:rsidDel="00000000" w:rsidP="00000000" w:rsidRDefault="00000000" w:rsidRPr="00000000" w14:paraId="00000240">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syncSourceRefs</w:t>
      </w:r>
      <w:r w:rsidDel="00000000" w:rsidR="00000000" w:rsidRPr="00000000">
        <w:rPr>
          <w:vertAlign w:val="baseline"/>
          <w:rtl w:val="0"/>
        </w:rPr>
        <w:t xml:space="preserve"> attribute shall contain the </w:t>
      </w:r>
      <w:r w:rsidDel="00000000" w:rsidR="00000000" w:rsidRPr="00000000">
        <w:rPr>
          <w:rFonts w:ascii="Courier" w:cs="Courier" w:eastAsia="Courier" w:hAnsi="Courier"/>
          <w:vertAlign w:val="baseline"/>
          <w:rtl w:val="0"/>
        </w:rPr>
        <w:t xml:space="preserve">ID</w:t>
      </w:r>
      <w:r w:rsidDel="00000000" w:rsidR="00000000" w:rsidRPr="00000000">
        <w:rPr>
          <w:vertAlign w:val="baseline"/>
          <w:rtl w:val="0"/>
        </w:rPr>
        <w:t xml:space="preserve"> attributes of the device input channels that receive sync when the device is slaved to an incoming external clock. In cases where external sync is not applicable, the </w:t>
      </w:r>
      <w:r w:rsidDel="00000000" w:rsidR="00000000" w:rsidRPr="00000000">
        <w:rPr>
          <w:rFonts w:ascii="Courier" w:cs="Courier" w:eastAsia="Courier" w:hAnsi="Courier"/>
          <w:vertAlign w:val="baseline"/>
          <w:rtl w:val="0"/>
        </w:rPr>
        <w:t xml:space="preserve">syncSourceRef</w:t>
      </w:r>
      <w:r w:rsidDel="00000000" w:rsidR="00000000" w:rsidRPr="00000000">
        <w:rPr>
          <w:vertAlign w:val="baseline"/>
          <w:rtl w:val="0"/>
        </w:rPr>
        <w:t xml:space="preserve"> attribute shall be omitted</w:t>
      </w:r>
    </w:p>
    <w:p w:rsidR="00000000" w:rsidDel="00000000" w:rsidP="00000000" w:rsidRDefault="00000000" w:rsidRPr="00000000" w14:paraId="00000241">
      <w:pPr>
        <w:pStyle w:val="Heading6"/>
        <w:numPr>
          <w:ilvl w:val="5"/>
          <w:numId w:val="1"/>
        </w:numPr>
        <w:ind w:left="1152" w:hanging="1152"/>
        <w:rPr/>
      </w:pPr>
      <w:r w:rsidDel="00000000" w:rsidR="00000000" w:rsidRPr="00000000">
        <w:rPr>
          <w:b w:val="0"/>
          <w:bCs w:val="0"/>
          <w:vertAlign w:val="baseline"/>
          <w:rtl w:val="0"/>
        </w:rPr>
        <w:t xml:space="preserve">4.3.9.10.4.9 profile</w:t>
      </w:r>
      <w:r w:rsidDel="00000000" w:rsidR="00000000" w:rsidRPr="00000000">
        <w:rPr>
          <w:rtl w:val="0"/>
        </w:rPr>
      </w:r>
    </w:p>
    <w:p w:rsidR="00000000" w:rsidDel="00000000" w:rsidP="00000000" w:rsidRDefault="00000000" w:rsidRPr="00000000" w14:paraId="00000242">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profile</w:t>
      </w:r>
      <w:r w:rsidDel="00000000" w:rsidR="00000000" w:rsidRPr="00000000">
        <w:rPr>
          <w:vertAlign w:val="baseline"/>
          <w:rtl w:val="0"/>
        </w:rPr>
        <w:t xml:space="preserve"> element may be used to reference external documents that contain performance specifications or proof of performance test results. The format of the external documents </w:t>
      </w:r>
      <w:del w:author="Ian Rudd" w:id="65" w:date="2011-10-19T17:45:00Z">
        <w:r w:rsidDel="00000000" w:rsidR="00000000" w:rsidRPr="00000000">
          <w:rPr>
            <w:vertAlign w:val="baseline"/>
            <w:rtl w:val="0"/>
          </w:rPr>
          <w:delText xml:space="preserve">are</w:delText>
        </w:r>
      </w:del>
      <w:ins w:author="Ian Rudd" w:id="65" w:date="2011-10-19T17:45:00Z">
        <w:r w:rsidDel="00000000" w:rsidR="00000000" w:rsidRPr="00000000">
          <w:rPr>
            <w:vertAlign w:val="baseline"/>
            <w:rtl w:val="0"/>
          </w:rPr>
          <w:t xml:space="preserve">is</w:t>
        </w:r>
      </w:ins>
      <w:r w:rsidDel="00000000" w:rsidR="00000000" w:rsidRPr="00000000">
        <w:rPr>
          <w:vertAlign w:val="baseline"/>
          <w:rtl w:val="0"/>
        </w:rPr>
        <w:t xml:space="preserve"> beyond the scope of this standard. The profile element’s data type shall be locStringType (see 4.3.5).</w:t>
      </w:r>
    </w:p>
    <w:p w:rsidR="00000000" w:rsidDel="00000000" w:rsidP="00000000" w:rsidRDefault="00000000" w:rsidRPr="00000000" w14:paraId="00000243">
      <w:pPr>
        <w:pStyle w:val="Heading6"/>
        <w:numPr>
          <w:ilvl w:val="5"/>
          <w:numId w:val="1"/>
        </w:numPr>
        <w:ind w:left="1152" w:hanging="1152"/>
        <w:rPr/>
      </w:pPr>
      <w:r w:rsidDel="00000000" w:rsidR="00000000" w:rsidRPr="00000000">
        <w:rPr>
          <w:b w:val="0"/>
          <w:bCs w:val="0"/>
          <w:vertAlign w:val="baseline"/>
          <w:rtl w:val="0"/>
        </w:rPr>
        <w:t xml:space="preserve">4.3.9.10.4.10 inputChannel</w:t>
      </w:r>
      <w:r w:rsidDel="00000000" w:rsidR="00000000" w:rsidRPr="00000000">
        <w:rPr>
          <w:rtl w:val="0"/>
        </w:rPr>
      </w:r>
    </w:p>
    <w:p w:rsidR="00000000" w:rsidDel="00000000" w:rsidP="00000000" w:rsidRDefault="00000000" w:rsidRPr="00000000" w14:paraId="00000244">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inputChannel</w:t>
      </w:r>
      <w:r w:rsidDel="00000000" w:rsidR="00000000" w:rsidRPr="00000000">
        <w:rPr>
          <w:vertAlign w:val="baseline"/>
          <w:rtl w:val="0"/>
        </w:rPr>
        <w:t xml:space="preserve"> element shall be used to represent a single input connection on the device. One </w:t>
      </w:r>
      <w:r w:rsidDel="00000000" w:rsidR="00000000" w:rsidRPr="00000000">
        <w:rPr>
          <w:rFonts w:ascii="Courier" w:cs="Courier" w:eastAsia="Courier" w:hAnsi="Courier"/>
          <w:vertAlign w:val="baseline"/>
          <w:rtl w:val="0"/>
        </w:rPr>
        <w:t xml:space="preserve">inputChannel</w:t>
      </w:r>
      <w:r w:rsidDel="00000000" w:rsidR="00000000" w:rsidRPr="00000000">
        <w:rPr>
          <w:vertAlign w:val="baseline"/>
          <w:rtl w:val="0"/>
        </w:rPr>
        <w:t xml:space="preserve"> element shall be present for each audio stream passing through a physical input connection that is used on the device</w:t>
      </w:r>
      <w:commentRangeStart w:id="15"/>
      <w:r w:rsidDel="00000000" w:rsidR="00000000" w:rsidRPr="00000000">
        <w:rPr>
          <w:vertAlign w:val="baseline"/>
          <w:rtl w:val="0"/>
        </w:rPr>
        <w:t xml:space="preserve">.</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45">
      <w:pPr>
        <w:pStyle w:val="Heading6"/>
        <w:numPr>
          <w:ilvl w:val="5"/>
          <w:numId w:val="1"/>
        </w:numPr>
        <w:ind w:left="1152" w:hanging="1152"/>
        <w:rPr/>
      </w:pPr>
      <w:r w:rsidDel="00000000" w:rsidR="00000000" w:rsidRPr="00000000">
        <w:rPr>
          <w:b w:val="0"/>
          <w:bCs w:val="0"/>
          <w:vertAlign w:val="baseline"/>
          <w:rtl w:val="0"/>
        </w:rPr>
        <w:t xml:space="preserve">4.3.9.10.4.11 deviceInputChannelType</w:t>
      </w:r>
      <w:r w:rsidDel="00000000" w:rsidR="00000000" w:rsidRPr="00000000">
        <w:rPr>
          <w:rtl w:val="0"/>
        </w:rPr>
      </w:r>
    </w:p>
    <w:p w:rsidR="00000000" w:rsidDel="00000000" w:rsidP="00000000" w:rsidRDefault="00000000" w:rsidRPr="00000000" w14:paraId="00000246">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3" name=""/>
                <a:graphic>
                  <a:graphicData uri="http://schemas.microsoft.com/office/word/2010/wordprocessingShape">
                    <wps:wsp>
                      <wps:cNvSpPr/>
                      <wps:cNvPr id="14" name="Shape 14"/>
                      <wps:spPr>
                        <a:xfrm>
                          <a:off x="2058288" y="3184688"/>
                          <a:ext cx="6575425" cy="11906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3"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6584950" cy="1200150"/>
                        </a:xfrm>
                        <a:prstGeom prst="rect"/>
                        <a:ln/>
                      </pic:spPr>
                    </pic:pic>
                  </a:graphicData>
                </a:graphic>
              </wp:anchor>
            </w:drawing>
          </mc:Fallback>
        </mc:AlternateContent>
      </w:r>
    </w:p>
    <w:p w:rsidR="00000000" w:rsidDel="00000000" w:rsidP="00000000" w:rsidRDefault="00000000" w:rsidRPr="00000000" w14:paraId="00000247">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4.3.9.10.4.11.1 ID</w:t>
      </w:r>
    </w:p>
    <w:p w:rsidR="00000000" w:rsidDel="00000000" w:rsidP="00000000" w:rsidRDefault="00000000" w:rsidRPr="00000000" w14:paraId="00000248">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inputChannel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24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4.3.9.10.4.11.2 incomingSignal</w:t>
      </w:r>
    </w:p>
    <w:p w:rsidR="00000000" w:rsidDel="00000000" w:rsidP="00000000" w:rsidRDefault="00000000" w:rsidRPr="00000000" w14:paraId="0000024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incomingSignal</w:t>
      </w:r>
      <w:r w:rsidDel="00000000" w:rsidR="00000000" w:rsidRPr="00000000">
        <w:rPr>
          <w:vertAlign w:val="baseline"/>
          <w:rtl w:val="0"/>
        </w:rPr>
        <w:t xml:space="preserve"> attribute shall contain the ID attribute of the device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that immediately prec</w:t>
      </w:r>
      <w:del w:author="Ian Rudd" w:id="66" w:date="2011-10-19T20:21:00Z">
        <w:r w:rsidDel="00000000" w:rsidR="00000000" w:rsidRPr="00000000">
          <w:rPr>
            <w:vertAlign w:val="baseline"/>
            <w:rtl w:val="0"/>
          </w:rPr>
          <w:delText xml:space="preserve">e</w:delText>
        </w:r>
      </w:del>
      <w:r w:rsidDel="00000000" w:rsidR="00000000" w:rsidRPr="00000000">
        <w:rPr>
          <w:vertAlign w:val="baseline"/>
          <w:rtl w:val="0"/>
        </w:rPr>
        <w:t xml:space="preserve">ed</w:t>
      </w:r>
      <w:ins w:author="Ian Rudd" w:id="67" w:date="2011-10-19T20:21:00Z">
        <w:r w:rsidDel="00000000" w:rsidR="00000000" w:rsidRPr="00000000">
          <w:rPr>
            <w:vertAlign w:val="baseline"/>
            <w:rtl w:val="0"/>
          </w:rPr>
          <w:t xml:space="preserve">e</w:t>
        </w:r>
      </w:ins>
      <w:r w:rsidDel="00000000" w:rsidR="00000000" w:rsidRPr="00000000">
        <w:rPr>
          <w:vertAlign w:val="baseline"/>
          <w:rtl w:val="0"/>
        </w:rPr>
        <w:t xml:space="preserve">s this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in the signal graph (see 3.3.1.1). If there is no prec</w:t>
      </w:r>
      <w:del w:author="Ian Rudd" w:id="68" w:date="2011-10-19T20:21:00Z">
        <w:r w:rsidDel="00000000" w:rsidR="00000000" w:rsidRPr="00000000">
          <w:rPr>
            <w:vertAlign w:val="baseline"/>
            <w:rtl w:val="0"/>
          </w:rPr>
          <w:delText xml:space="preserve">e</w:delText>
        </w:r>
      </w:del>
      <w:r w:rsidDel="00000000" w:rsidR="00000000" w:rsidRPr="00000000">
        <w:rPr>
          <w:vertAlign w:val="baseline"/>
          <w:rtl w:val="0"/>
        </w:rPr>
        <w:t xml:space="preserve">eding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in the signal path then this attribute shall be o</w:t>
      </w:r>
      <w:del w:author="Ian Rudd" w:id="69" w:date="2011-10-19T17:50: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4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4.3.9.10.4.11.3 outgoingSignals</w:t>
      </w:r>
    </w:p>
    <w:p w:rsidR="00000000" w:rsidDel="00000000" w:rsidP="00000000" w:rsidRDefault="00000000" w:rsidRPr="00000000" w14:paraId="0000024C">
      <w:pPr>
        <w:rPr>
          <w:vertAlign w:val="baseline"/>
        </w:rPr>
      </w:pPr>
      <w:r w:rsidDel="00000000" w:rsidR="00000000" w:rsidRPr="00000000">
        <w:rPr>
          <w:vertAlign w:val="baseline"/>
          <w:rtl w:val="0"/>
        </w:rPr>
        <w:t xml:space="preserve">The outgoingSignals attribute shall contain the ID attributes of all patched module input channel and device output channel elements according to the rules outlined in 3.3.1.1.</w:t>
      </w:r>
    </w:p>
    <w:p w:rsidR="00000000" w:rsidDel="00000000" w:rsidP="00000000" w:rsidRDefault="00000000" w:rsidRPr="00000000" w14:paraId="0000024D">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4.3.9.10.4.11.4 label</w:t>
      </w:r>
    </w:p>
    <w:p w:rsidR="00000000" w:rsidDel="00000000" w:rsidP="00000000" w:rsidRDefault="00000000" w:rsidRPr="00000000" w14:paraId="0000024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w:t>
      </w:r>
      <w:ins w:author="Ian Rudd" w:id="70" w:date="2011-10-19T17:52:00Z">
        <w:r w:rsidDel="00000000" w:rsidR="00000000" w:rsidRPr="00000000">
          <w:rPr>
            <w:vertAlign w:val="baseline"/>
            <w:rtl w:val="0"/>
          </w:rPr>
          <w:t xml:space="preserve">-</w:t>
        </w:r>
      </w:ins>
      <w:del w:author="Ian Rudd" w:id="70" w:date="2011-10-19T17:52:00Z">
        <w:r w:rsidDel="00000000" w:rsidR="00000000" w:rsidRPr="00000000">
          <w:rPr>
            <w:vertAlign w:val="baseline"/>
            <w:rtl w:val="0"/>
          </w:rPr>
          <w:delText xml:space="preserve"> </w:delText>
        </w:r>
      </w:del>
      <w:r w:rsidDel="00000000" w:rsidR="00000000" w:rsidRPr="00000000">
        <w:rPr>
          <w:vertAlign w:val="baseline"/>
          <w:rtl w:val="0"/>
        </w:rPr>
        <w:t xml:space="preserve">assigned name for the channel.</w:t>
      </w:r>
      <w:commentRangeStart w:id="16"/>
      <w:r w:rsidDel="00000000" w:rsidR="00000000" w:rsidRPr="00000000">
        <w:rPr>
          <w:vertAlign w:val="baseline"/>
          <w:rtl w:val="0"/>
        </w:rPr>
        <w:t xml:space="preserve">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4F">
      <w:pPr>
        <w:rP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251">
      <w:pPr>
        <w:rPr>
          <w:vertAlign w:val="baseline"/>
        </w:rPr>
      </w:pPr>
      <w:r w:rsidDel="00000000" w:rsidR="00000000" w:rsidRPr="00000000">
        <w:rPr>
          <w:rtl w:val="0"/>
        </w:rPr>
      </w:r>
    </w:p>
    <w:p w:rsidR="00000000" w:rsidDel="00000000" w:rsidP="00000000" w:rsidRDefault="00000000" w:rsidRPr="00000000" w14:paraId="00000252">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4.3.9.10.4.11.5 interface</w:t>
      </w:r>
    </w:p>
    <w:p w:rsidR="00000000" w:rsidDel="00000000" w:rsidP="00000000" w:rsidRDefault="00000000" w:rsidRPr="00000000" w14:paraId="0000025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interface</w:t>
      </w:r>
      <w:r w:rsidDel="00000000" w:rsidR="00000000" w:rsidRPr="00000000">
        <w:rPr>
          <w:vertAlign w:val="baseline"/>
          <w:rtl w:val="0"/>
        </w:rPr>
        <w:t xml:space="preserve"> attribute shall be used to indicate the interface specification the channel utilizes.</w:t>
      </w:r>
    </w:p>
    <w:p w:rsidR="00000000" w:rsidDel="00000000" w:rsidP="00000000" w:rsidRDefault="00000000" w:rsidRPr="00000000" w14:paraId="00000254">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4.3.9.10.4.11.6 channelInterfaceType</w:t>
      </w:r>
    </w:p>
    <w:p w:rsidR="00000000" w:rsidDel="00000000" w:rsidP="00000000" w:rsidRDefault="00000000" w:rsidRPr="00000000" w14:paraId="00000255">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channelInterfaceType</w:t>
      </w:r>
      <w:r w:rsidDel="00000000" w:rsidR="00000000" w:rsidRPr="00000000">
        <w:rPr>
          <w:vertAlign w:val="baseline"/>
          <w:rtl w:val="0"/>
        </w:rPr>
        <w:t xml:space="preserve"> shall be a restricted list of string values. The possible values shall be:</w:t>
      </w:r>
    </w:p>
    <w:p w:rsidR="00000000" w:rsidDel="00000000" w:rsidP="00000000" w:rsidRDefault="00000000" w:rsidRPr="00000000" w14:paraId="00000256">
      <w:pPr>
        <w:rPr>
          <w:vertAlign w:val="baseline"/>
        </w:rPr>
      </w:pPr>
      <w:r w:rsidDel="00000000" w:rsidR="00000000" w:rsidRPr="00000000">
        <w:rPr>
          <w:rtl w:val="0"/>
        </w:rPr>
      </w:r>
    </w:p>
    <w:tbl>
      <w:tblPr>
        <w:tblStyle w:val="Table10"/>
        <w:tblW w:w="8657.0" w:type="dxa"/>
        <w:jc w:val="left"/>
        <w:tblInd w:w="279.0" w:type="dxa"/>
        <w:tblLayout w:type="fixed"/>
        <w:tblLook w:val="0000"/>
      </w:tblPr>
      <w:tblGrid>
        <w:gridCol w:w="8657"/>
        <w:tblGridChange w:id="0">
          <w:tblGrid>
            <w:gridCol w:w="86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7">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ANALOG_BALANCED_TRS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8">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ANALOG_BALANCED_XLR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9">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ANALOG_RCA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A">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ANALOG_UNBALANCED_TS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B">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ATA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C">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DIGITAL</w:t>
            </w:r>
            <w:del w:author="Ian Rudd" w:id="71" w:date="2011-10-19T18:29:00Z">
              <w:r w:rsidDel="00000000" w:rsidR="00000000" w:rsidRPr="00000000">
                <w:rPr>
                  <w:rFonts w:ascii="Courier" w:cs="Courier" w:eastAsia="Courier" w:hAnsi="Courier"/>
                  <w:vertAlign w:val="baseline"/>
                  <w:rtl w:val="0"/>
                </w:rPr>
                <w:delText xml:space="preserve">_</w:delText>
              </w:r>
            </w:del>
            <w:ins w:author="Ian Rudd" w:id="71" w:date="2011-10-19T18:29:00Z">
              <w:r w:rsidDel="00000000" w:rsidR="00000000" w:rsidRPr="00000000">
                <w:rPr>
                  <w:rFonts w:ascii="Courier" w:cs="Courier" w:eastAsia="Courier" w:hAnsi="Courier"/>
                  <w:vertAlign w:val="baseline"/>
                  <w:rtl w:val="0"/>
                </w:rPr>
                <w:t xml:space="preserve">_</w:t>
              </w:r>
            </w:ins>
            <w:r w:rsidDel="00000000" w:rsidR="00000000" w:rsidRPr="00000000">
              <w:rPr>
                <w:rFonts w:ascii="Courier" w:cs="Courier" w:eastAsia="Courier" w:hAnsi="Courier"/>
                <w:vertAlign w:val="baseline"/>
                <w:rtl w:val="0"/>
              </w:rPr>
              <w:t xml:space="preserve">AES</w:t>
            </w:r>
            <w:del w:author="Ian Rudd" w:id="72" w:date="2011-10-19T18:29:00Z">
              <w:r w:rsidDel="00000000" w:rsidR="00000000" w:rsidRPr="00000000">
                <w:rPr>
                  <w:rFonts w:ascii="Courier" w:cs="Courier" w:eastAsia="Courier" w:hAnsi="Courier"/>
                  <w:vertAlign w:val="baseline"/>
                  <w:rtl w:val="0"/>
                </w:rPr>
                <w:delText xml:space="preserve">_</w:delText>
              </w:r>
            </w:del>
            <w:ins w:author="Ian Rudd" w:id="72" w:date="2011-10-19T18:29:00Z">
              <w:r w:rsidDel="00000000" w:rsidR="00000000" w:rsidRPr="00000000">
                <w:rPr>
                  <w:rFonts w:ascii="Courier" w:cs="Courier" w:eastAsia="Courier" w:hAnsi="Courier"/>
                  <w:vertAlign w:val="baseline"/>
                  <w:rtl w:val="0"/>
                </w:rPr>
                <w:t xml:space="preserve">_</w:t>
              </w:r>
            </w:ins>
            <w:r w:rsidDel="00000000" w:rsidR="00000000" w:rsidRPr="00000000">
              <w:rPr>
                <w:rFonts w:ascii="Courier" w:cs="Courier" w:eastAsia="Courier" w:hAnsi="Courier"/>
                <w:vertAlign w:val="baseline"/>
                <w:rtl w:val="0"/>
              </w:rPr>
              <w:t xml:space="preserve">EBU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D">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DIGITAL_SDIF</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E">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DIGITAL_SPDIF_COAXIAL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F">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DIGITAL_SPDIF_OPTICAL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0">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EIA_RS_232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1">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EIA_RS_422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2">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IEEE_1394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3">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IEEE_1394b</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4">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LIGHT_PIPE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5">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MIDI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6">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RJ_45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7">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SCSI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8">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SONY_9_PIN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9">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SUPER_CLOCK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A">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USB_1_1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B">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USB_2_0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C">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USB_3_0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D">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WORD_CLOCK</w:t>
            </w:r>
          </w:p>
        </w:tc>
      </w:tr>
    </w:tbl>
    <w:p w:rsidR="00000000" w:rsidDel="00000000" w:rsidP="00000000" w:rsidRDefault="00000000" w:rsidRPr="00000000" w14:paraId="0000026E">
      <w:pPr>
        <w:rPr>
          <w:vertAlign w:val="baseline"/>
        </w:rPr>
      </w:pPr>
      <w:r w:rsidDel="00000000" w:rsidR="00000000" w:rsidRPr="00000000">
        <w:rPr>
          <w:rtl w:val="0"/>
        </w:rPr>
      </w:r>
    </w:p>
    <w:p w:rsidR="00000000" w:rsidDel="00000000" w:rsidP="00000000" w:rsidRDefault="00000000" w:rsidRPr="00000000" w14:paraId="0000026F">
      <w:pPr>
        <w:rPr>
          <w:vertAlign w:val="baseline"/>
        </w:rPr>
      </w:pPr>
      <w:r w:rsidDel="00000000" w:rsidR="00000000" w:rsidRPr="00000000">
        <w:rPr>
          <w:rtl w:val="0"/>
        </w:rPr>
      </w:r>
    </w:p>
    <w:p w:rsidR="00000000" w:rsidDel="00000000" w:rsidP="00000000" w:rsidRDefault="00000000" w:rsidRPr="00000000" w14:paraId="00000270">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4.3.9.10.4.11.7 routing</w:t>
      </w:r>
    </w:p>
    <w:p w:rsidR="00000000" w:rsidDel="00000000" w:rsidP="00000000" w:rsidRDefault="00000000" w:rsidRPr="00000000" w14:paraId="0000027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routing</w:t>
      </w:r>
      <w:r w:rsidDel="00000000" w:rsidR="00000000" w:rsidRPr="00000000">
        <w:rPr>
          <w:vertAlign w:val="baseline"/>
          <w:rtl w:val="0"/>
        </w:rPr>
        <w:t xml:space="preserve"> attribute shall be used to indicate the signal-flow through the enclosing input channel. It’s data type shall be </w:t>
      </w:r>
      <w:r w:rsidDel="00000000" w:rsidR="00000000" w:rsidRPr="00000000">
        <w:rPr>
          <w:rFonts w:ascii="Courier New" w:cs="Courier New" w:eastAsia="Courier New" w:hAnsi="Courier New"/>
          <w:vertAlign w:val="baseline"/>
          <w:rtl w:val="0"/>
        </w:rPr>
        <w:t xml:space="preserve">inputRoutingType</w:t>
      </w:r>
      <w:r w:rsidDel="00000000" w:rsidR="00000000" w:rsidRPr="00000000">
        <w:rPr>
          <w:vertAlign w:val="baseline"/>
          <w:rtl w:val="0"/>
        </w:rPr>
        <w:t xml:space="preserve">.</w:t>
      </w:r>
    </w:p>
    <w:p w:rsidR="00000000" w:rsidDel="00000000" w:rsidP="00000000" w:rsidRDefault="00000000" w:rsidRPr="00000000" w14:paraId="00000272">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4.3.9.10.4.11.8 inputRoutingType</w:t>
      </w:r>
    </w:p>
    <w:p w:rsidR="00000000" w:rsidDel="00000000" w:rsidP="00000000" w:rsidRDefault="00000000" w:rsidRPr="00000000" w14:paraId="0000027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inputRoutingType</w:t>
      </w:r>
      <w:r w:rsidDel="00000000" w:rsidR="00000000" w:rsidRPr="00000000">
        <w:rPr>
          <w:vertAlign w:val="baseline"/>
          <w:rtl w:val="0"/>
        </w:rPr>
        <w:t xml:space="preserve"> shall be a restricted list of string values. The possible values shall be:</w:t>
      </w:r>
    </w:p>
    <w:p w:rsidR="00000000" w:rsidDel="00000000" w:rsidP="00000000" w:rsidRDefault="00000000" w:rsidRPr="00000000" w14:paraId="00000274">
      <w:pPr>
        <w:rPr>
          <w:vertAlign w:val="baseline"/>
        </w:rPr>
      </w:pPr>
      <w:r w:rsidDel="00000000" w:rsidR="00000000" w:rsidRPr="00000000">
        <w:rPr>
          <w:rtl w:val="0"/>
        </w:rPr>
      </w:r>
    </w:p>
    <w:tbl>
      <w:tblPr>
        <w:tblStyle w:val="Table11"/>
        <w:tblW w:w="8515.0" w:type="dxa"/>
        <w:jc w:val="left"/>
        <w:tblInd w:w="562.0" w:type="dxa"/>
        <w:tblLayout w:type="fixed"/>
        <w:tblLook w:val="0000"/>
      </w:tblPr>
      <w:tblGrid>
        <w:gridCol w:w="8515"/>
        <w:tblGridChange w:id="0">
          <w:tblGrid>
            <w:gridCol w:w="8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5">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INPUT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6">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RETURN</w:t>
            </w:r>
          </w:p>
        </w:tc>
      </w:tr>
    </w:tbl>
    <w:p w:rsidR="00000000" w:rsidDel="00000000" w:rsidP="00000000" w:rsidRDefault="00000000" w:rsidRPr="00000000" w14:paraId="00000277">
      <w:pPr>
        <w:rPr>
          <w:vertAlign w:val="baseline"/>
        </w:rPr>
      </w:pPr>
      <w:r w:rsidDel="00000000" w:rsidR="00000000" w:rsidRPr="00000000">
        <w:rPr>
          <w:rtl w:val="0"/>
        </w:rPr>
      </w:r>
    </w:p>
    <w:p w:rsidR="00000000" w:rsidDel="00000000" w:rsidP="00000000" w:rsidRDefault="00000000" w:rsidRPr="00000000" w14:paraId="00000278">
      <w:pPr>
        <w:pStyle w:val="Heading6"/>
        <w:numPr>
          <w:ilvl w:val="5"/>
          <w:numId w:val="1"/>
        </w:numPr>
        <w:ind w:left="1152" w:hanging="1152"/>
        <w:rPr/>
      </w:pPr>
      <w:r w:rsidDel="00000000" w:rsidR="00000000" w:rsidRPr="00000000">
        <w:rPr>
          <w:b w:val="0"/>
          <w:bCs w:val="0"/>
          <w:vertAlign w:val="baseline"/>
          <w:rtl w:val="0"/>
        </w:rPr>
        <w:t xml:space="preserve">4.3.9.10.4.12 outputChanne</w:t>
      </w:r>
      <w:commentRangeStart w:id="17"/>
      <w:r w:rsidDel="00000000" w:rsidR="00000000" w:rsidRPr="00000000">
        <w:rPr>
          <w:b w:val="0"/>
          <w:bCs w:val="0"/>
          <w:vertAlign w:val="baseline"/>
          <w:rtl w:val="0"/>
        </w:rPr>
        <w:t xml:space="preserve">l</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79">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outputChannel</w:t>
      </w:r>
      <w:r w:rsidDel="00000000" w:rsidR="00000000" w:rsidRPr="00000000">
        <w:rPr>
          <w:vertAlign w:val="baseline"/>
          <w:rtl w:val="0"/>
        </w:rPr>
        <w:t xml:space="preserve"> element shall be used to represent a single output connection on the device. One </w:t>
      </w:r>
      <w:r w:rsidDel="00000000" w:rsidR="00000000" w:rsidRPr="00000000">
        <w:rPr>
          <w:rFonts w:ascii="Courier" w:cs="Courier" w:eastAsia="Courier" w:hAnsi="Courier"/>
          <w:vertAlign w:val="baseline"/>
          <w:rtl w:val="0"/>
        </w:rPr>
        <w:t xml:space="preserve">outputChannel</w:t>
      </w:r>
      <w:r w:rsidDel="00000000" w:rsidR="00000000" w:rsidRPr="00000000">
        <w:rPr>
          <w:vertAlign w:val="baseline"/>
          <w:rtl w:val="0"/>
        </w:rPr>
        <w:t xml:space="preserve"> element shall be present for each audio stream passing through a physical output connection that is used on the device.</w:t>
      </w:r>
    </w:p>
    <w:p w:rsidR="00000000" w:rsidDel="00000000" w:rsidP="00000000" w:rsidRDefault="00000000" w:rsidRPr="00000000" w14:paraId="0000027A">
      <w:pPr>
        <w:rPr>
          <w:vertAlign w:val="baseline"/>
        </w:rPr>
      </w:pPr>
      <w:r w:rsidDel="00000000" w:rsidR="00000000" w:rsidRPr="00000000">
        <w:rPr>
          <w:rtl w:val="0"/>
        </w:rPr>
      </w:r>
    </w:p>
    <w:p w:rsidR="00000000" w:rsidDel="00000000" w:rsidP="00000000" w:rsidRDefault="00000000" w:rsidRPr="00000000" w14:paraId="0000027B">
      <w:pPr>
        <w:pStyle w:val="Heading6"/>
        <w:numPr>
          <w:ilvl w:val="5"/>
          <w:numId w:val="1"/>
        </w:numPr>
        <w:ind w:left="1152" w:hanging="1152"/>
        <w:rPr/>
      </w:pPr>
      <w:r w:rsidDel="00000000" w:rsidR="00000000" w:rsidRPr="00000000">
        <w:rPr>
          <w:b w:val="0"/>
          <w:bCs w:val="0"/>
          <w:vertAlign w:val="baseline"/>
          <w:rtl w:val="0"/>
        </w:rPr>
        <w:t xml:space="preserve">4.3.9.10.4.13 deviceOutputChannelType</w:t>
      </w:r>
      <w:r w:rsidDel="00000000" w:rsidR="00000000" w:rsidRPr="00000000">
        <w:rPr>
          <w:rtl w:val="0"/>
        </w:rPr>
      </w:r>
    </w:p>
    <w:p w:rsidR="00000000" w:rsidDel="00000000" w:rsidP="00000000" w:rsidRDefault="00000000" w:rsidRPr="00000000" w14:paraId="0000027C">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2" name=""/>
                <a:graphic>
                  <a:graphicData uri="http://schemas.microsoft.com/office/word/2010/wordprocessingShape">
                    <wps:wsp>
                      <wps:cNvSpPr/>
                      <wps:cNvPr id="13" name="Shape 13"/>
                      <wps:spPr>
                        <a:xfrm>
                          <a:off x="2058288" y="3184688"/>
                          <a:ext cx="6575425" cy="11906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2"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6584950" cy="1200150"/>
                        </a:xfrm>
                        <a:prstGeom prst="rect"/>
                        <a:ln/>
                      </pic:spPr>
                    </pic:pic>
                  </a:graphicData>
                </a:graphic>
              </wp:anchor>
            </w:drawing>
          </mc:Fallback>
        </mc:AlternateContent>
      </w:r>
    </w:p>
    <w:p w:rsidR="00000000" w:rsidDel="00000000" w:rsidP="00000000" w:rsidRDefault="00000000" w:rsidRPr="00000000" w14:paraId="0000027D">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4.3.9.10.4.13.1 ID</w:t>
      </w:r>
    </w:p>
    <w:p w:rsidR="00000000" w:rsidDel="00000000" w:rsidP="00000000" w:rsidRDefault="00000000" w:rsidRPr="00000000" w14:paraId="0000027E">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outputChannel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27F">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4.3.9.10.4.13.2 incomingSignal</w:t>
      </w:r>
    </w:p>
    <w:p w:rsidR="00000000" w:rsidDel="00000000" w:rsidP="00000000" w:rsidRDefault="00000000" w:rsidRPr="00000000" w14:paraId="00000280">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incomingSignal</w:t>
      </w:r>
      <w:r w:rsidDel="00000000" w:rsidR="00000000" w:rsidRPr="00000000">
        <w:rPr>
          <w:vertAlign w:val="baseline"/>
          <w:rtl w:val="0"/>
        </w:rPr>
        <w:t xml:space="preserve"> attribute shall contain the ID attribute of the device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or the module outputChannel that immediately prece</w:t>
      </w:r>
      <w:del w:author="Ian Rudd" w:id="73" w:date="2011-10-19T20:21: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74" w:date="2011-10-19T20:22:00Z">
        <w:r w:rsidDel="00000000" w:rsidR="00000000" w:rsidRPr="00000000">
          <w:rPr>
            <w:vertAlign w:val="baseline"/>
            <w:rtl w:val="0"/>
          </w:rPr>
          <w:t xml:space="preserve">e</w:t>
        </w:r>
      </w:ins>
      <w:r w:rsidDel="00000000" w:rsidR="00000000" w:rsidRPr="00000000">
        <w:rPr>
          <w:vertAlign w:val="baseline"/>
          <w:rtl w:val="0"/>
        </w:rPr>
        <w:t xml:space="preserve">s this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in the signal graph (see 3.3.1.1) If nothing prec</w:t>
      </w:r>
      <w:del w:author="Ian Rudd" w:id="75" w:date="2011-10-19T20:22:00Z">
        <w:r w:rsidDel="00000000" w:rsidR="00000000" w:rsidRPr="00000000">
          <w:rPr>
            <w:vertAlign w:val="baseline"/>
            <w:rtl w:val="0"/>
          </w:rPr>
          <w:delText xml:space="preserve">e</w:delText>
        </w:r>
      </w:del>
      <w:r w:rsidDel="00000000" w:rsidR="00000000" w:rsidRPr="00000000">
        <w:rPr>
          <w:vertAlign w:val="baseline"/>
          <w:rtl w:val="0"/>
        </w:rPr>
        <w:t xml:space="preserve">ed</w:t>
      </w:r>
      <w:ins w:author="Ian Rudd" w:id="76" w:date="2011-10-19T20:22:00Z">
        <w:r w:rsidDel="00000000" w:rsidR="00000000" w:rsidRPr="00000000">
          <w:rPr>
            <w:vertAlign w:val="baseline"/>
            <w:rtl w:val="0"/>
          </w:rPr>
          <w:t xml:space="preserve">e</w:t>
        </w:r>
      </w:ins>
      <w:r w:rsidDel="00000000" w:rsidR="00000000" w:rsidRPr="00000000">
        <w:rPr>
          <w:vertAlign w:val="baseline"/>
          <w:rtl w:val="0"/>
        </w:rPr>
        <w:t xml:space="preserve">s </w:t>
      </w:r>
      <w:del w:author="Ian Rudd" w:id="77" w:date="2011-10-19T20:38:00Z">
        <w:r w:rsidDel="00000000" w:rsidR="00000000" w:rsidRPr="00000000">
          <w:rPr>
            <w:vertAlign w:val="baseline"/>
            <w:rtl w:val="0"/>
          </w:rPr>
          <w:delText xml:space="preserve"> </w:delText>
        </w:r>
      </w:del>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in the signal path then this attribute shall be o</w:t>
      </w:r>
      <w:del w:author="Ian Rudd" w:id="78" w:date="2011-10-19T20:22: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81">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4.3.9.10.4.13.3 outgoingSignals</w:t>
      </w:r>
    </w:p>
    <w:p w:rsidR="00000000" w:rsidDel="00000000" w:rsidP="00000000" w:rsidRDefault="00000000" w:rsidRPr="00000000" w14:paraId="00000282">
      <w:pPr>
        <w:rPr>
          <w:vertAlign w:val="baseline"/>
        </w:rPr>
      </w:pPr>
      <w:r w:rsidDel="00000000" w:rsidR="00000000" w:rsidRPr="00000000">
        <w:rPr>
          <w:vertAlign w:val="baseline"/>
          <w:rtl w:val="0"/>
        </w:rPr>
        <w:t xml:space="preserve">The outgoingSignals attribute shall contain the ID attributes of all patched device inputChannel elements according to the rules outlined in 3.3.1.1.</w:t>
      </w:r>
    </w:p>
    <w:p w:rsidR="00000000" w:rsidDel="00000000" w:rsidP="00000000" w:rsidRDefault="00000000" w:rsidRPr="00000000" w14:paraId="00000283">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4.3.9.10.4.13.4 labe</w:t>
      </w:r>
      <w:commentRangeStart w:id="1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4">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 assigned name for the channel. </w:t>
      </w:r>
    </w:p>
    <w:p w:rsidR="00000000" w:rsidDel="00000000" w:rsidP="00000000" w:rsidRDefault="00000000" w:rsidRPr="00000000" w14:paraId="00000285">
      <w:pPr>
        <w:rP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287">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4.3.9.10.4.13.5 interface</w:t>
      </w:r>
    </w:p>
    <w:p w:rsidR="00000000" w:rsidDel="00000000" w:rsidP="00000000" w:rsidRDefault="00000000" w:rsidRPr="00000000" w14:paraId="00000288">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interface</w:t>
      </w:r>
      <w:r w:rsidDel="00000000" w:rsidR="00000000" w:rsidRPr="00000000">
        <w:rPr>
          <w:vertAlign w:val="baseline"/>
          <w:rtl w:val="0"/>
        </w:rPr>
        <w:t xml:space="preserve"> attribute shall be used to indicate the interface specification the channel utilizes. The interface attribute</w:t>
      </w:r>
      <w:ins w:author="Ian Rudd" w:id="79" w:date="2011-10-19T18:36:00Z">
        <w:r w:rsidDel="00000000" w:rsidR="00000000" w:rsidRPr="00000000">
          <w:rPr>
            <w:vertAlign w:val="baseline"/>
            <w:rtl w:val="0"/>
          </w:rPr>
          <w:t xml:space="preserve">'</w:t>
        </w:r>
      </w:ins>
      <w:del w:author="Ian Rudd" w:id="79" w:date="2011-10-19T18:36:00Z">
        <w:r w:rsidDel="00000000" w:rsidR="00000000" w:rsidRPr="00000000">
          <w:rPr>
            <w:vertAlign w:val="baseline"/>
            <w:rtl w:val="0"/>
          </w:rPr>
          <w:delText xml:space="preserve"> ‘</w:delText>
        </w:r>
      </w:del>
      <w:r w:rsidDel="00000000" w:rsidR="00000000" w:rsidRPr="00000000">
        <w:rPr>
          <w:vertAlign w:val="baseline"/>
          <w:rtl w:val="0"/>
        </w:rPr>
        <w:t xml:space="preserve">s data type shall be </w:t>
      </w:r>
      <w:r w:rsidDel="00000000" w:rsidR="00000000" w:rsidRPr="00000000">
        <w:rPr>
          <w:rFonts w:ascii="Courier" w:cs="Courier" w:eastAsia="Courier" w:hAnsi="Courier"/>
          <w:vertAlign w:val="baseline"/>
          <w:rtl w:val="0"/>
        </w:rPr>
        <w:t xml:space="preserve">channelInterfaceType</w:t>
      </w:r>
      <w:r w:rsidDel="00000000" w:rsidR="00000000" w:rsidRPr="00000000">
        <w:rPr>
          <w:vertAlign w:val="baseline"/>
          <w:rtl w:val="0"/>
        </w:rPr>
        <w:t xml:space="preserve"> (see 4.3.9.10.4.11.6).</w:t>
      </w:r>
    </w:p>
    <w:p w:rsidR="00000000" w:rsidDel="00000000" w:rsidP="00000000" w:rsidRDefault="00000000" w:rsidRPr="00000000" w14:paraId="0000028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4.3.9.10.4.13.6 routing</w:t>
      </w:r>
    </w:p>
    <w:p w:rsidR="00000000" w:rsidDel="00000000" w:rsidP="00000000" w:rsidRDefault="00000000" w:rsidRPr="00000000" w14:paraId="0000028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routing</w:t>
      </w:r>
      <w:r w:rsidDel="00000000" w:rsidR="00000000" w:rsidRPr="00000000">
        <w:rPr>
          <w:vertAlign w:val="baseline"/>
          <w:rtl w:val="0"/>
        </w:rPr>
        <w:t xml:space="preserve"> attribute shall be used to indicate the signal-flow through the enclosing output channel. It</w:t>
      </w:r>
      <w:del w:author="Ian Rudd" w:id="80" w:date="2011-10-19T18:36:00Z">
        <w:r w:rsidDel="00000000" w:rsidR="00000000" w:rsidRPr="00000000">
          <w:rPr>
            <w:vertAlign w:val="baseline"/>
            <w:rtl w:val="0"/>
          </w:rPr>
          <w:delText xml:space="preserve">’</w:delText>
        </w:r>
      </w:del>
      <w:r w:rsidDel="00000000" w:rsidR="00000000" w:rsidRPr="00000000">
        <w:rPr>
          <w:vertAlign w:val="baseline"/>
          <w:rtl w:val="0"/>
        </w:rPr>
        <w:t xml:space="preserve">s data type shall be </w:t>
      </w:r>
      <w:r w:rsidDel="00000000" w:rsidR="00000000" w:rsidRPr="00000000">
        <w:rPr>
          <w:rFonts w:ascii="Courier" w:cs="Courier" w:eastAsia="Courier" w:hAnsi="Courier"/>
          <w:vertAlign w:val="baseline"/>
          <w:rtl w:val="0"/>
        </w:rPr>
        <w:t xml:space="preserve">outputRoutingType</w:t>
      </w:r>
      <w:r w:rsidDel="00000000" w:rsidR="00000000" w:rsidRPr="00000000">
        <w:rPr>
          <w:vertAlign w:val="baseline"/>
          <w:rtl w:val="0"/>
        </w:rPr>
        <w:t xml:space="preserve">.</w:t>
      </w:r>
    </w:p>
    <w:p w:rsidR="00000000" w:rsidDel="00000000" w:rsidP="00000000" w:rsidRDefault="00000000" w:rsidRPr="00000000" w14:paraId="0000028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4.3.9.10.4.13.7 outputRoutingType</w:t>
      </w:r>
    </w:p>
    <w:p w:rsidR="00000000" w:rsidDel="00000000" w:rsidP="00000000" w:rsidRDefault="00000000" w:rsidRPr="00000000" w14:paraId="0000028C">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outputRoutingType</w:t>
      </w:r>
      <w:r w:rsidDel="00000000" w:rsidR="00000000" w:rsidRPr="00000000">
        <w:rPr>
          <w:vertAlign w:val="baseline"/>
          <w:rtl w:val="0"/>
        </w:rPr>
        <w:t xml:space="preserve"> shall be a restricted list of string values. The possible values shall be:</w:t>
      </w:r>
    </w:p>
    <w:p w:rsidR="00000000" w:rsidDel="00000000" w:rsidP="00000000" w:rsidRDefault="00000000" w:rsidRPr="00000000" w14:paraId="0000028D">
      <w:pPr>
        <w:rPr>
          <w:vertAlign w:val="baseline"/>
        </w:rPr>
      </w:pPr>
      <w:r w:rsidDel="00000000" w:rsidR="00000000" w:rsidRPr="00000000">
        <w:rPr>
          <w:rtl w:val="0"/>
        </w:rPr>
      </w:r>
    </w:p>
    <w:tbl>
      <w:tblPr>
        <w:tblStyle w:val="Table12"/>
        <w:tblW w:w="8515.0" w:type="dxa"/>
        <w:jc w:val="left"/>
        <w:tblInd w:w="562.0" w:type="dxa"/>
        <w:tblLayout w:type="fixed"/>
        <w:tblLook w:val="0000"/>
      </w:tblPr>
      <w:tblGrid>
        <w:gridCol w:w="8515"/>
        <w:tblGridChange w:id="0">
          <w:tblGrid>
            <w:gridCol w:w="8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E">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OUTPUT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F">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THRU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0">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SEND</w:t>
            </w:r>
          </w:p>
        </w:tc>
      </w:tr>
    </w:tbl>
    <w:p w:rsidR="00000000" w:rsidDel="00000000" w:rsidP="00000000" w:rsidRDefault="00000000" w:rsidRPr="00000000" w14:paraId="00000291">
      <w:pPr>
        <w:rPr>
          <w:vertAlign w:val="baseline"/>
        </w:rPr>
      </w:pPr>
      <w:r w:rsidDel="00000000" w:rsidR="00000000" w:rsidRPr="00000000">
        <w:rPr>
          <w:rtl w:val="0"/>
        </w:rPr>
      </w:r>
    </w:p>
    <w:p w:rsidR="00000000" w:rsidDel="00000000" w:rsidP="00000000" w:rsidRDefault="00000000" w:rsidRPr="00000000" w14:paraId="00000292">
      <w:pPr>
        <w:pStyle w:val="Heading6"/>
        <w:numPr>
          <w:ilvl w:val="5"/>
          <w:numId w:val="1"/>
        </w:numPr>
        <w:ind w:left="1152" w:hanging="1152"/>
        <w:rPr/>
      </w:pPr>
      <w:r w:rsidDel="00000000" w:rsidR="00000000" w:rsidRPr="00000000">
        <w:rPr>
          <w:b w:val="0"/>
          <w:bCs w:val="0"/>
          <w:vertAlign w:val="baseline"/>
          <w:rtl w:val="0"/>
        </w:rPr>
        <w:t xml:space="preserve">4.3.9.10.4.14 playbackMediaChannel</w:t>
      </w:r>
      <w:r w:rsidDel="00000000" w:rsidR="00000000" w:rsidRPr="00000000">
        <w:rPr>
          <w:rtl w:val="0"/>
        </w:rPr>
      </w:r>
    </w:p>
    <w:p w:rsidR="00000000" w:rsidDel="00000000" w:rsidP="00000000" w:rsidRDefault="00000000" w:rsidRPr="00000000" w14:paraId="0000029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playbackMediaChannel</w:t>
      </w:r>
      <w:r w:rsidDel="00000000" w:rsidR="00000000" w:rsidRPr="00000000">
        <w:rPr>
          <w:vertAlign w:val="baseline"/>
          <w:rtl w:val="0"/>
        </w:rPr>
        <w:t xml:space="preserve"> element shall be used to indicate that a device is a reproducer capable of playing some type of audio object. Each </w:t>
      </w:r>
      <w:r w:rsidDel="00000000" w:rsidR="00000000" w:rsidRPr="00000000">
        <w:rPr>
          <w:rFonts w:ascii="Courier" w:cs="Courier" w:eastAsia="Courier" w:hAnsi="Courier"/>
          <w:vertAlign w:val="baseline"/>
          <w:rtl w:val="0"/>
        </w:rPr>
        <w:t xml:space="preserve">playbackMediaChannel</w:t>
      </w:r>
      <w:r w:rsidDel="00000000" w:rsidR="00000000" w:rsidRPr="00000000">
        <w:rPr>
          <w:vertAlign w:val="baseline"/>
          <w:rtl w:val="0"/>
        </w:rPr>
        <w:t xml:space="preserve"> shall be scoped to interface with exactly one stream of the audio object. The playbackMediaChannel element’s data type shall be inputMediaChannelType.</w:t>
      </w:r>
    </w:p>
    <w:p w:rsidR="00000000" w:rsidDel="00000000" w:rsidP="00000000" w:rsidRDefault="00000000" w:rsidRPr="00000000" w14:paraId="00000294">
      <w:pPr>
        <w:pStyle w:val="Heading6"/>
        <w:numPr>
          <w:ilvl w:val="5"/>
          <w:numId w:val="1"/>
        </w:numPr>
        <w:ind w:left="1152" w:hanging="1152"/>
        <w:rPr/>
      </w:pPr>
      <w:r w:rsidDel="00000000" w:rsidR="00000000" w:rsidRPr="00000000">
        <w:rPr>
          <w:b w:val="0"/>
          <w:bCs w:val="0"/>
          <w:vertAlign w:val="baseline"/>
          <w:rtl w:val="0"/>
        </w:rPr>
        <w:t xml:space="preserve">4.3.9.10.4.15 inputMediaChannelType</w:t>
      </w:r>
      <w:r w:rsidDel="00000000" w:rsidR="00000000" w:rsidRPr="00000000">
        <w:rPr>
          <w:rtl w:val="0"/>
        </w:rPr>
      </w:r>
    </w:p>
    <w:p w:rsidR="00000000" w:rsidDel="00000000" w:rsidP="00000000" w:rsidRDefault="00000000" w:rsidRPr="00000000" w14:paraId="00000295">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4.3.9.10.4.15.1 ID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4" name=""/>
                <a:graphic>
                  <a:graphicData uri="http://schemas.microsoft.com/office/word/2010/wordprocessingShape">
                    <wps:wsp>
                      <wps:cNvSpPr/>
                      <wps:cNvPr id="5" name="Shape 5"/>
                      <wps:spPr>
                        <a:xfrm>
                          <a:off x="2058288" y="3337723"/>
                          <a:ext cx="6575425" cy="8845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4"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6584950" cy="894080"/>
                        </a:xfrm>
                        <a:prstGeom prst="rect"/>
                        <a:ln/>
                      </pic:spPr>
                    </pic:pic>
                  </a:graphicData>
                </a:graphic>
              </wp:anchor>
            </w:drawing>
          </mc:Fallback>
        </mc:AlternateContent>
      </w:r>
    </w:p>
    <w:p w:rsidR="00000000" w:rsidDel="00000000" w:rsidP="00000000" w:rsidRDefault="00000000" w:rsidRPr="00000000" w14:paraId="00000296">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playbackMediaChannel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297">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4.3.9.10.4.15.2 incomingStream</w:t>
      </w:r>
    </w:p>
    <w:p w:rsidR="00000000" w:rsidDel="00000000" w:rsidP="00000000" w:rsidRDefault="00000000" w:rsidRPr="00000000" w14:paraId="00000298">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incomingStream</w:t>
      </w:r>
      <w:r w:rsidDel="00000000" w:rsidR="00000000" w:rsidRPr="00000000">
        <w:rPr>
          <w:vertAlign w:val="baseline"/>
          <w:rtl w:val="0"/>
        </w:rPr>
        <w:t xml:space="preserve"> attribute shall contain the ID attribute of the audioObject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element that represents the audio track or channel that this playbackMediaChannel is playing. If the playbackMediaChannels is not playing an audio object then the incomingStream attribute shall be o</w:t>
      </w:r>
      <w:del w:author="Ian Rudd" w:id="81" w:date="2011-10-19T18:34: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9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4.3.9.10.4.15.3 outgoingSi</w:t>
      </w:r>
      <w:ins w:author="Ian Rudd" w:id="82" w:date="2011-10-19T18:34: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nals</w:t>
      </w:r>
    </w:p>
    <w:p w:rsidR="00000000" w:rsidDel="00000000" w:rsidP="00000000" w:rsidRDefault="00000000" w:rsidRPr="00000000" w14:paraId="0000029A">
      <w:pPr>
        <w:rPr>
          <w:vertAlign w:val="baseline"/>
        </w:rPr>
      </w:pPr>
      <w:r w:rsidDel="00000000" w:rsidR="00000000" w:rsidRPr="00000000">
        <w:rPr>
          <w:vertAlign w:val="baseline"/>
          <w:rtl w:val="0"/>
        </w:rPr>
        <w:t xml:space="preserve">The outgoingSignals attribute shall contain the ID attributes of all patched module and device channel elements according to the rules outlined in 3.3.1.1.</w:t>
      </w:r>
    </w:p>
    <w:p w:rsidR="00000000" w:rsidDel="00000000" w:rsidP="00000000" w:rsidRDefault="00000000" w:rsidRPr="00000000" w14:paraId="0000029B">
      <w:pPr>
        <w:rPr>
          <w:vertAlign w:val="baseline"/>
        </w:rPr>
      </w:pPr>
      <w:r w:rsidDel="00000000" w:rsidR="00000000" w:rsidRPr="00000000">
        <w:rPr>
          <w:rtl w:val="0"/>
        </w:rPr>
      </w:r>
    </w:p>
    <w:p w:rsidR="00000000" w:rsidDel="00000000" w:rsidP="00000000" w:rsidRDefault="00000000" w:rsidRPr="00000000" w14:paraId="0000029C">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4.3.9.10.4.15.4 label</w:t>
      </w:r>
    </w:p>
    <w:p w:rsidR="00000000" w:rsidDel="00000000" w:rsidP="00000000" w:rsidRDefault="00000000" w:rsidRPr="00000000" w14:paraId="0000029D">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w:t>
      </w:r>
      <w:ins w:author="Ian Rudd" w:id="83" w:date="2011-10-19T18:34:00Z">
        <w:r w:rsidDel="00000000" w:rsidR="00000000" w:rsidRPr="00000000">
          <w:rPr>
            <w:vertAlign w:val="baseline"/>
            <w:rtl w:val="0"/>
          </w:rPr>
          <w:t xml:space="preserve">-</w:t>
        </w:r>
      </w:ins>
      <w:del w:author="Ian Rudd" w:id="83" w:date="2011-10-19T18:34:00Z">
        <w:r w:rsidDel="00000000" w:rsidR="00000000" w:rsidRPr="00000000">
          <w:rPr>
            <w:vertAlign w:val="baseline"/>
            <w:rtl w:val="0"/>
          </w:rPr>
          <w:delText xml:space="preserve"> </w:delText>
        </w:r>
      </w:del>
      <w:r w:rsidDel="00000000" w:rsidR="00000000" w:rsidRPr="00000000">
        <w:rPr>
          <w:vertAlign w:val="baseline"/>
          <w:rtl w:val="0"/>
        </w:rPr>
        <w:t xml:space="preserve">assigned name for the channel. </w:t>
      </w:r>
    </w:p>
    <w:p w:rsidR="00000000" w:rsidDel="00000000" w:rsidP="00000000" w:rsidRDefault="00000000" w:rsidRPr="00000000" w14:paraId="0000029E">
      <w:pPr>
        <w:rP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2A0">
      <w:pPr>
        <w:rPr>
          <w:vertAlign w:val="baseline"/>
        </w:rPr>
      </w:pPr>
      <w:r w:rsidDel="00000000" w:rsidR="00000000" w:rsidRPr="00000000">
        <w:rPr>
          <w:rtl w:val="0"/>
        </w:rPr>
      </w:r>
    </w:p>
    <w:p w:rsidR="00000000" w:rsidDel="00000000" w:rsidP="00000000" w:rsidRDefault="00000000" w:rsidRPr="00000000" w14:paraId="000002A1">
      <w:pPr>
        <w:pStyle w:val="Heading6"/>
        <w:numPr>
          <w:ilvl w:val="5"/>
          <w:numId w:val="1"/>
        </w:numPr>
        <w:ind w:left="1152" w:hanging="1152"/>
        <w:rPr/>
      </w:pPr>
      <w:r w:rsidDel="00000000" w:rsidR="00000000" w:rsidRPr="00000000">
        <w:rPr>
          <w:b w:val="0"/>
          <w:bCs w:val="0"/>
          <w:vertAlign w:val="baseline"/>
          <w:rtl w:val="0"/>
        </w:rPr>
        <w:t xml:space="preserve">4.3.9.10.4.16 recordMediaChannel</w:t>
      </w:r>
      <w:r w:rsidDel="00000000" w:rsidR="00000000" w:rsidRPr="00000000">
        <w:rPr>
          <w:rtl w:val="0"/>
        </w:rPr>
      </w:r>
    </w:p>
    <w:p w:rsidR="00000000" w:rsidDel="00000000" w:rsidP="00000000" w:rsidRDefault="00000000" w:rsidRPr="00000000" w14:paraId="000002A2">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recordMediaChannel</w:t>
      </w:r>
      <w:r w:rsidDel="00000000" w:rsidR="00000000" w:rsidRPr="00000000">
        <w:rPr>
          <w:vertAlign w:val="baseline"/>
          <w:rtl w:val="0"/>
        </w:rPr>
        <w:t xml:space="preserve"> element shall be used to indicate that a device is a recorder capable of recording some type of audio object. Each </w:t>
      </w:r>
      <w:r w:rsidDel="00000000" w:rsidR="00000000" w:rsidRPr="00000000">
        <w:rPr>
          <w:rFonts w:ascii="Courier" w:cs="Courier" w:eastAsia="Courier" w:hAnsi="Courier"/>
          <w:vertAlign w:val="baseline"/>
          <w:rtl w:val="0"/>
        </w:rPr>
        <w:t xml:space="preserve">recordMediaChannel</w:t>
      </w:r>
      <w:r w:rsidDel="00000000" w:rsidR="00000000" w:rsidRPr="00000000">
        <w:rPr>
          <w:vertAlign w:val="baseline"/>
          <w:rtl w:val="0"/>
        </w:rPr>
        <w:t xml:space="preserve"> shall be scoped to interface with exactly one stream or track of the audio object. The recordMediaChannel element’s data type shall be ouputMediaChannelType.</w:t>
      </w:r>
    </w:p>
    <w:p w:rsidR="00000000" w:rsidDel="00000000" w:rsidP="00000000" w:rsidRDefault="00000000" w:rsidRPr="00000000" w14:paraId="000002A3">
      <w:pPr>
        <w:rPr>
          <w:vertAlign w:val="baseline"/>
        </w:rPr>
      </w:pPr>
      <w:r w:rsidDel="00000000" w:rsidR="00000000" w:rsidRPr="00000000">
        <w:rPr>
          <w:rtl w:val="0"/>
        </w:rPr>
      </w:r>
    </w:p>
    <w:p w:rsidR="00000000" w:rsidDel="00000000" w:rsidP="00000000" w:rsidRDefault="00000000" w:rsidRPr="00000000" w14:paraId="000002A4">
      <w:pPr>
        <w:rPr>
          <w:vertAlign w:val="baseline"/>
        </w:rPr>
      </w:pPr>
      <w:r w:rsidDel="00000000" w:rsidR="00000000" w:rsidRPr="00000000">
        <w:rPr>
          <w:rtl w:val="0"/>
        </w:rPr>
      </w:r>
    </w:p>
    <w:p w:rsidR="00000000" w:rsidDel="00000000" w:rsidP="00000000" w:rsidRDefault="00000000" w:rsidRPr="00000000" w14:paraId="000002A5">
      <w:pPr>
        <w:rPr>
          <w:vertAlign w:val="baseline"/>
        </w:rPr>
      </w:pPr>
      <w:r w:rsidDel="00000000" w:rsidR="00000000" w:rsidRPr="00000000">
        <w:rPr>
          <w:rtl w:val="0"/>
        </w:rPr>
      </w:r>
    </w:p>
    <w:p w:rsidR="00000000" w:rsidDel="00000000" w:rsidP="00000000" w:rsidRDefault="00000000" w:rsidRPr="00000000" w14:paraId="000002A6">
      <w:pPr>
        <w:rPr>
          <w:vertAlign w:val="baseline"/>
        </w:rPr>
      </w:pPr>
      <w:r w:rsidDel="00000000" w:rsidR="00000000" w:rsidRPr="00000000">
        <w:rPr>
          <w:rtl w:val="0"/>
        </w:rPr>
      </w:r>
    </w:p>
    <w:p w:rsidR="00000000" w:rsidDel="00000000" w:rsidP="00000000" w:rsidRDefault="00000000" w:rsidRPr="00000000" w14:paraId="000002A7">
      <w:pPr>
        <w:pStyle w:val="Heading6"/>
        <w:numPr>
          <w:ilvl w:val="5"/>
          <w:numId w:val="1"/>
        </w:numPr>
        <w:ind w:left="1152" w:hanging="1152"/>
        <w:rPr/>
      </w:pPr>
      <w:r w:rsidDel="00000000" w:rsidR="00000000" w:rsidRPr="00000000">
        <w:rPr>
          <w:b w:val="0"/>
          <w:bCs w:val="0"/>
          <w:vertAlign w:val="baseline"/>
          <w:rtl w:val="0"/>
        </w:rPr>
        <w:t xml:space="preserve">4.3.9.10.4.17 outputMediaChannelType</w:t>
      </w:r>
      <w:r w:rsidDel="00000000" w:rsidR="00000000" w:rsidRPr="00000000">
        <w:rPr>
          <w:rtl w:val="0"/>
        </w:rPr>
      </w:r>
    </w:p>
    <w:p w:rsidR="00000000" w:rsidDel="00000000" w:rsidP="00000000" w:rsidRDefault="00000000" w:rsidRPr="00000000" w14:paraId="000002A8">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3" name=""/>
                <a:graphic>
                  <a:graphicData uri="http://schemas.microsoft.com/office/word/2010/wordprocessingShape">
                    <wps:wsp>
                      <wps:cNvSpPr/>
                      <wps:cNvPr id="4" name="Shape 4"/>
                      <wps:spPr>
                        <a:xfrm>
                          <a:off x="2058288" y="3337723"/>
                          <a:ext cx="6575425" cy="8845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3"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6584950" cy="894080"/>
                        </a:xfrm>
                        <a:prstGeom prst="rect"/>
                        <a:ln/>
                      </pic:spPr>
                    </pic:pic>
                  </a:graphicData>
                </a:graphic>
              </wp:anchor>
            </w:drawing>
          </mc:Fallback>
        </mc:AlternateContent>
      </w:r>
    </w:p>
    <w:p w:rsidR="00000000" w:rsidDel="00000000" w:rsidP="00000000" w:rsidRDefault="00000000" w:rsidRPr="00000000" w14:paraId="000002A9">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4.3.9.10.4.17.1 ID</w:t>
      </w:r>
    </w:p>
    <w:p w:rsidR="00000000" w:rsidDel="00000000" w:rsidP="00000000" w:rsidRDefault="00000000" w:rsidRPr="00000000" w14:paraId="000002AA">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recordMediaChannel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2A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4.3.9.10.4.17.2 incomingSignal</w:t>
      </w:r>
    </w:p>
    <w:p w:rsidR="00000000" w:rsidDel="00000000" w:rsidP="00000000" w:rsidRDefault="00000000" w:rsidRPr="00000000" w14:paraId="000002AC">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incomingSignal</w:t>
      </w:r>
      <w:r w:rsidDel="00000000" w:rsidR="00000000" w:rsidRPr="00000000">
        <w:rPr>
          <w:vertAlign w:val="baseline"/>
          <w:rtl w:val="0"/>
        </w:rPr>
        <w:t xml:space="preserve"> attribute shall contain the ID attribute of the device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or the module outputChannel that immediately prece</w:t>
      </w:r>
      <w:del w:author="Ian Rudd" w:id="84" w:date="2011-10-19T20:23: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85" w:date="2011-10-19T20:23:00Z">
        <w:r w:rsidDel="00000000" w:rsidR="00000000" w:rsidRPr="00000000">
          <w:rPr>
            <w:vertAlign w:val="baseline"/>
            <w:rtl w:val="0"/>
          </w:rPr>
          <w:t xml:space="preserve">e</w:t>
        </w:r>
      </w:ins>
      <w:r w:rsidDel="00000000" w:rsidR="00000000" w:rsidRPr="00000000">
        <w:rPr>
          <w:vertAlign w:val="baseline"/>
          <w:rtl w:val="0"/>
        </w:rPr>
        <w:t xml:space="preserve">s this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in the signal graph (see 3.3.1.1) If nothing prece</w:t>
      </w:r>
      <w:del w:author="Ian Rudd" w:id="86" w:date="2011-10-19T20:23: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87" w:date="2011-10-19T20:23:00Z">
        <w:r w:rsidDel="00000000" w:rsidR="00000000" w:rsidRPr="00000000">
          <w:rPr>
            <w:vertAlign w:val="baseline"/>
            <w:rtl w:val="0"/>
          </w:rPr>
          <w:t xml:space="preserve">e</w:t>
        </w:r>
      </w:ins>
      <w:r w:rsidDel="00000000" w:rsidR="00000000" w:rsidRPr="00000000">
        <w:rPr>
          <w:vertAlign w:val="baseline"/>
          <w:rtl w:val="0"/>
        </w:rPr>
        <w:t xml:space="preserve">s </w:t>
      </w:r>
      <w:del w:author="Ian Rudd" w:id="88" w:date="2011-10-19T20:38:00Z">
        <w:r w:rsidDel="00000000" w:rsidR="00000000" w:rsidRPr="00000000">
          <w:rPr>
            <w:vertAlign w:val="baseline"/>
            <w:rtl w:val="0"/>
          </w:rPr>
          <w:delText xml:space="preserve"> </w:delText>
        </w:r>
      </w:del>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in the signal path then this attribute shall be o</w:t>
      </w:r>
      <w:del w:author="Ian Rudd" w:id="89" w:date="2011-10-19T18:35: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AD">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4.3.9.10.4.17.3 outgoingStream</w:t>
      </w:r>
    </w:p>
    <w:p w:rsidR="00000000" w:rsidDel="00000000" w:rsidP="00000000" w:rsidRDefault="00000000" w:rsidRPr="00000000" w14:paraId="000002AE">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outgoingStream</w:t>
      </w:r>
      <w:r w:rsidDel="00000000" w:rsidR="00000000" w:rsidRPr="00000000">
        <w:rPr>
          <w:vertAlign w:val="baseline"/>
          <w:rtl w:val="0"/>
        </w:rPr>
        <w:t xml:space="preserve"> attribute shall contain the ID attribute of the audioObject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element that represents the audio track or channel to which this recordMediaChannel is recording. If the recordMediaChannel is not recording an audio object then the outgoingStream attribute shall be o</w:t>
      </w:r>
      <w:del w:author="Ian Rudd" w:id="90" w:date="2011-10-19T18:35: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AF">
      <w:pPr>
        <w:rPr>
          <w:vertAlign w:val="baseline"/>
        </w:rPr>
      </w:pPr>
      <w:r w:rsidDel="00000000" w:rsidR="00000000" w:rsidRPr="00000000">
        <w:rPr>
          <w:rtl w:val="0"/>
        </w:rPr>
      </w:r>
    </w:p>
    <w:p w:rsidR="00000000" w:rsidDel="00000000" w:rsidP="00000000" w:rsidRDefault="00000000" w:rsidRPr="00000000" w14:paraId="000002B0">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4.3.9.10.4.17.4 label</w:t>
      </w:r>
    </w:p>
    <w:p w:rsidR="00000000" w:rsidDel="00000000" w:rsidP="00000000" w:rsidRDefault="00000000" w:rsidRPr="00000000" w14:paraId="000002B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w:t>
      </w:r>
      <w:ins w:author="Ian Rudd" w:id="91" w:date="2011-10-19T18:37:00Z">
        <w:r w:rsidDel="00000000" w:rsidR="00000000" w:rsidRPr="00000000">
          <w:rPr>
            <w:vertAlign w:val="baseline"/>
            <w:rtl w:val="0"/>
          </w:rPr>
          <w:t xml:space="preserve">-</w:t>
        </w:r>
      </w:ins>
      <w:del w:author="Ian Rudd" w:id="91" w:date="2011-10-19T18:37:00Z">
        <w:r w:rsidDel="00000000" w:rsidR="00000000" w:rsidRPr="00000000">
          <w:rPr>
            <w:vertAlign w:val="baseline"/>
            <w:rtl w:val="0"/>
          </w:rPr>
          <w:delText xml:space="preserve"> </w:delText>
        </w:r>
      </w:del>
      <w:r w:rsidDel="00000000" w:rsidR="00000000" w:rsidRPr="00000000">
        <w:rPr>
          <w:vertAlign w:val="baseline"/>
          <w:rtl w:val="0"/>
        </w:rPr>
        <w:t xml:space="preserve">assigned name for the channel. </w:t>
      </w:r>
    </w:p>
    <w:p w:rsidR="00000000" w:rsidDel="00000000" w:rsidP="00000000" w:rsidRDefault="00000000" w:rsidRPr="00000000" w14:paraId="000002B2">
      <w:pPr>
        <w:rP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2B4">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2B5">
      <w:pPr>
        <w:pStyle w:val="Heading6"/>
        <w:numPr>
          <w:ilvl w:val="5"/>
          <w:numId w:val="1"/>
        </w:numPr>
        <w:ind w:left="1152" w:hanging="1152"/>
        <w:rPr/>
      </w:pPr>
      <w:r w:rsidDel="00000000" w:rsidR="00000000" w:rsidRPr="00000000">
        <w:rPr>
          <w:b w:val="0"/>
          <w:bCs w:val="0"/>
          <w:vertAlign w:val="baseline"/>
          <w:rtl w:val="0"/>
        </w:rPr>
        <w:t xml:space="preserve">4.3.9.10.4.18 settings</w:t>
      </w:r>
      <w:r w:rsidDel="00000000" w:rsidR="00000000" w:rsidRPr="00000000">
        <w:rPr>
          <w:rtl w:val="0"/>
        </w:rPr>
      </w:r>
    </w:p>
    <w:p w:rsidR="00000000" w:rsidDel="00000000" w:rsidP="00000000" w:rsidRDefault="00000000" w:rsidRPr="00000000" w14:paraId="000002B6">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settings</w:t>
      </w:r>
      <w:r w:rsidDel="00000000" w:rsidR="00000000" w:rsidRPr="00000000">
        <w:rPr>
          <w:vertAlign w:val="baseline"/>
          <w:rtl w:val="0"/>
        </w:rPr>
        <w:t xml:space="preserve"> element may be used to capture the state of the device setup with regard to its presets and parameters.</w:t>
      </w:r>
    </w:p>
    <w:p w:rsidR="00000000" w:rsidDel="00000000" w:rsidP="00000000" w:rsidRDefault="00000000" w:rsidRPr="00000000" w14:paraId="000002B7">
      <w:pPr>
        <w:rPr>
          <w:vertAlign w:val="baseline"/>
        </w:rPr>
      </w:pPr>
      <w:r w:rsidDel="00000000" w:rsidR="00000000" w:rsidRPr="00000000">
        <w:rPr>
          <w:rtl w:val="0"/>
        </w:rPr>
      </w:r>
    </w:p>
    <w:p w:rsidR="00000000" w:rsidDel="00000000" w:rsidP="00000000" w:rsidRDefault="00000000" w:rsidRPr="00000000" w14:paraId="000002B8">
      <w:pPr>
        <w:pStyle w:val="Heading6"/>
        <w:numPr>
          <w:ilvl w:val="5"/>
          <w:numId w:val="1"/>
        </w:numPr>
        <w:ind w:left="1152" w:hanging="1152"/>
        <w:rPr/>
      </w:pPr>
      <w:r w:rsidDel="00000000" w:rsidR="00000000" w:rsidRPr="00000000">
        <w:rPr>
          <w:b w:val="0"/>
          <w:bCs w:val="0"/>
          <w:vertAlign w:val="baseline"/>
          <w:rtl w:val="0"/>
        </w:rPr>
        <w:t xml:space="preserve">4.3.9.10.4.19 settingsType</w:t>
      </w:r>
      <w:r w:rsidDel="00000000" w:rsidR="00000000" w:rsidRPr="00000000">
        <w:rPr>
          <w:rtl w:val="0"/>
        </w:rPr>
      </w:r>
    </w:p>
    <w:p w:rsidR="00000000" w:rsidDel="00000000" w:rsidP="00000000" w:rsidRDefault="00000000" w:rsidRPr="00000000" w14:paraId="000002B9">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588010"/>
                <wp:effectExtent b="0" l="0" r="0" t="0"/>
                <wp:wrapSquare wrapText="bothSides" distB="0" distT="0" distL="114300" distR="114300"/>
                <wp:docPr id="6" name=""/>
                <a:graphic>
                  <a:graphicData uri="http://schemas.microsoft.com/office/word/2010/wordprocessingShape">
                    <wps:wsp>
                      <wps:cNvSpPr/>
                      <wps:cNvPr id="7" name="Shape 7"/>
                      <wps:spPr>
                        <a:xfrm>
                          <a:off x="2058288" y="3490758"/>
                          <a:ext cx="6575425" cy="57848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588010"/>
                <wp:effectExtent b="0" l="0" r="0" t="0"/>
                <wp:wrapSquare wrapText="bothSides" distB="0" distT="0" distL="114300" distR="114300"/>
                <wp:docPr id="6"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6584950" cy="588010"/>
                        </a:xfrm>
                        <a:prstGeom prst="rect"/>
                        <a:ln/>
                      </pic:spPr>
                    </pic:pic>
                  </a:graphicData>
                </a:graphic>
              </wp:anchor>
            </w:drawing>
          </mc:Fallback>
        </mc:AlternateContent>
      </w:r>
    </w:p>
    <w:p w:rsidR="00000000" w:rsidDel="00000000" w:rsidP="00000000" w:rsidRDefault="00000000" w:rsidRPr="00000000" w14:paraId="000002BA">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4.3.9.10.4.19.1 parameterGroup</w:t>
      </w:r>
    </w:p>
    <w:p w:rsidR="00000000" w:rsidDel="00000000" w:rsidP="00000000" w:rsidRDefault="00000000" w:rsidRPr="00000000" w14:paraId="000002BB">
      <w:pPr>
        <w:rPr>
          <w:vertAlign w:val="baseline"/>
        </w:rPr>
      </w:pPr>
      <w:r w:rsidDel="00000000" w:rsidR="00000000" w:rsidRPr="00000000">
        <w:rPr>
          <w:vertAlign w:val="baseline"/>
          <w:rtl w:val="0"/>
        </w:rPr>
        <w:t xml:space="preserve">The parameterGrou</w:t>
      </w:r>
      <w:commentRangeStart w:id="19"/>
      <w:r w:rsidDel="00000000" w:rsidR="00000000" w:rsidRPr="00000000">
        <w:rPr>
          <w:vertAlign w:val="baseline"/>
          <w:rtl w:val="0"/>
        </w:rPr>
        <w:t xml:space="preserve">p</w:t>
      </w:r>
      <w:commentRangeEnd w:id="19"/>
      <w:r w:rsidDel="00000000" w:rsidR="00000000" w:rsidRPr="00000000">
        <w:commentReference w:id="19"/>
      </w:r>
      <w:r w:rsidDel="00000000" w:rsidR="00000000" w:rsidRPr="00000000">
        <w:rPr>
          <w:vertAlign w:val="baseline"/>
          <w:rtl w:val="0"/>
        </w:rPr>
        <w:t xml:space="preserve"> element shall aggregate together a series of parameter elements. It may be conv</w:t>
      </w:r>
      <w:del w:author="Ian Rudd" w:id="92" w:date="2011-10-19T20:24:00Z">
        <w:r w:rsidDel="00000000" w:rsidR="00000000" w:rsidRPr="00000000">
          <w:rPr>
            <w:vertAlign w:val="baseline"/>
            <w:rtl w:val="0"/>
          </w:rPr>
          <w:delText xml:space="preserve">i</w:delText>
        </w:r>
      </w:del>
      <w:r w:rsidDel="00000000" w:rsidR="00000000" w:rsidRPr="00000000">
        <w:rPr>
          <w:vertAlign w:val="baseline"/>
          <w:rtl w:val="0"/>
        </w:rPr>
        <w:t xml:space="preserve">enient to have multiple parameterGroup elements, each containing a set of parameter elements that relate to a specific sub-system of the device where the use of module elements would be inappropriate</w:t>
      </w:r>
      <w:commentRangeStart w:id="20"/>
      <w:r w:rsidDel="00000000" w:rsidR="00000000" w:rsidRPr="00000000">
        <w:rPr>
          <w:vertAlign w:val="baseline"/>
          <w:rtl w:val="0"/>
        </w:rPr>
        <w:t xml:space="preserve">.</w:t>
      </w:r>
      <w:commentRangeEnd w:id="20"/>
      <w:r w:rsidDel="00000000" w:rsidR="00000000" w:rsidRPr="00000000">
        <w:commentReference w:id="20"/>
      </w:r>
      <w:r w:rsidDel="00000000" w:rsidR="00000000" w:rsidRPr="00000000">
        <w:rPr>
          <w:vertAlign w:val="baseline"/>
          <w:rtl w:val="0"/>
        </w:rPr>
        <w:t xml:space="preserve"> In such cases, a single parameterGroup element should be reserved for a list of parameter elements </w:t>
      </w:r>
      <w:ins w:author="Ian Rudd" w:id="93" w:date="2011-10-19T18:51:00Z">
        <w:r w:rsidDel="00000000" w:rsidR="00000000" w:rsidRPr="00000000">
          <w:rPr>
            <w:vertAlign w:val="baseline"/>
            <w:rtl w:val="0"/>
          </w:rPr>
          <w:t xml:space="preserve">which are </w:t>
        </w:r>
      </w:ins>
      <w:r w:rsidDel="00000000" w:rsidR="00000000" w:rsidRPr="00000000">
        <w:rPr>
          <w:vertAlign w:val="baseline"/>
          <w:rtl w:val="0"/>
        </w:rPr>
        <w:t xml:space="preserve">of such a general nature as to p</w:t>
      </w:r>
      <w:ins w:author="Ian Rudd" w:id="94" w:date="2011-10-19T18:50:00Z">
        <w:r w:rsidDel="00000000" w:rsidR="00000000" w:rsidRPr="00000000">
          <w:rPr>
            <w:vertAlign w:val="baseline"/>
            <w:rtl w:val="0"/>
          </w:rPr>
          <w:t xml:space="preserve">r</w:t>
        </w:r>
      </w:ins>
      <w:r w:rsidDel="00000000" w:rsidR="00000000" w:rsidRPr="00000000">
        <w:rPr>
          <w:vertAlign w:val="baseline"/>
          <w:rtl w:val="0"/>
        </w:rPr>
        <w:t xml:space="preserve">eclude them from logically fitting into the other groups.</w:t>
      </w:r>
    </w:p>
    <w:p w:rsidR="00000000" w:rsidDel="00000000" w:rsidP="00000000" w:rsidRDefault="00000000" w:rsidRPr="00000000" w14:paraId="000002BC">
      <w:pPr>
        <w:rPr>
          <w:vertAlign w:val="baseline"/>
        </w:rPr>
      </w:pPr>
      <w:r w:rsidDel="00000000" w:rsidR="00000000" w:rsidRPr="00000000">
        <w:rPr>
          <w:rtl w:val="0"/>
        </w:rPr>
      </w:r>
    </w:p>
    <w:p w:rsidR="00000000" w:rsidDel="00000000" w:rsidP="00000000" w:rsidRDefault="00000000" w:rsidRPr="00000000" w14:paraId="000002BD">
      <w:pPr>
        <w:rPr>
          <w:vertAlign w:val="baseline"/>
        </w:rPr>
      </w:pPr>
      <w:r w:rsidDel="00000000" w:rsidR="00000000" w:rsidRPr="00000000">
        <w:rPr>
          <w:vertAlign w:val="baseline"/>
          <w:rtl w:val="0"/>
        </w:rPr>
        <w:t xml:space="preserve">EXAMPLE –Audio Tape Reproducer</w:t>
      </w:r>
    </w:p>
    <w:p w:rsidR="00000000" w:rsidDel="00000000" w:rsidP="00000000" w:rsidRDefault="00000000" w:rsidRPr="00000000" w14:paraId="000002BE">
      <w:pPr>
        <w:rPr>
          <w:vertAlign w:val="baseline"/>
        </w:rPr>
      </w:pPr>
      <w:r w:rsidDel="00000000" w:rsidR="00000000" w:rsidRPr="00000000">
        <w:rPr>
          <w:rtl w:val="0"/>
        </w:rPr>
      </w:r>
    </w:p>
    <w:p w:rsidR="00000000" w:rsidDel="00000000" w:rsidP="00000000" w:rsidRDefault="00000000" w:rsidRPr="00000000" w14:paraId="000002BF">
      <w:pPr>
        <w:rPr>
          <w:vertAlign w:val="baseline"/>
        </w:rPr>
      </w:pPr>
      <w:r w:rsidDel="00000000" w:rsidR="00000000" w:rsidRPr="00000000">
        <w:rPr>
          <w:vertAlign w:val="baseline"/>
          <w:rtl w:val="0"/>
        </w:rPr>
        <w:t xml:space="preserve">&lt;parameterGroup groupName</w:t>
      </w:r>
      <w:commentRangeStart w:id="21"/>
      <w:r w:rsidDel="00000000" w:rsidR="00000000" w:rsidRPr="00000000">
        <w:rPr>
          <w:vertAlign w:val="baseline"/>
          <w:rtl w:val="0"/>
        </w:rPr>
        <w:t xml:space="preserve">=</w:t>
      </w:r>
      <w:commentRangeEnd w:id="21"/>
      <w:r w:rsidDel="00000000" w:rsidR="00000000" w:rsidRPr="00000000">
        <w:commentReference w:id="21"/>
      </w:r>
      <w:r w:rsidDel="00000000" w:rsidR="00000000" w:rsidRPr="00000000">
        <w:rPr>
          <w:vertAlign w:val="baseline"/>
          <w:rtl w:val="0"/>
        </w:rPr>
        <w:t xml:space="preserve">”Channel assignment”&gt;</w:t>
      </w:r>
    </w:p>
    <w:p w:rsidR="00000000" w:rsidDel="00000000" w:rsidP="00000000" w:rsidRDefault="00000000" w:rsidRPr="00000000" w14:paraId="000002C0">
      <w:pPr>
        <w:rPr>
          <w:vertAlign w:val="baseline"/>
        </w:rPr>
      </w:pPr>
      <w:r w:rsidDel="00000000" w:rsidR="00000000" w:rsidRPr="00000000">
        <w:rPr>
          <w:vertAlign w:val="baseline"/>
          <w:rtl w:val="0"/>
        </w:rPr>
        <w:tab/>
        <w:t xml:space="preserve">&lt;parameter name=”1” value=”Repro” …/&gt;</w:t>
      </w:r>
    </w:p>
    <w:p w:rsidR="00000000" w:rsidDel="00000000" w:rsidP="00000000" w:rsidRDefault="00000000" w:rsidRPr="00000000" w14:paraId="000002C1">
      <w:pPr>
        <w:ind w:firstLine="720"/>
        <w:rPr>
          <w:vertAlign w:val="baseline"/>
        </w:rPr>
      </w:pPr>
      <w:r w:rsidDel="00000000" w:rsidR="00000000" w:rsidRPr="00000000">
        <w:rPr>
          <w:vertAlign w:val="baseline"/>
          <w:rtl w:val="0"/>
        </w:rPr>
        <w:t xml:space="preserve">&lt;parameter name=”2” value=”Repro” …/&gt;</w:t>
      </w:r>
    </w:p>
    <w:p w:rsidR="00000000" w:rsidDel="00000000" w:rsidP="00000000" w:rsidRDefault="00000000" w:rsidRPr="00000000" w14:paraId="000002C2">
      <w:pPr>
        <w:rPr>
          <w:vertAlign w:val="baseline"/>
        </w:rPr>
      </w:pPr>
      <w:r w:rsidDel="00000000" w:rsidR="00000000" w:rsidRPr="00000000">
        <w:rPr>
          <w:vertAlign w:val="baseline"/>
          <w:rtl w:val="0"/>
        </w:rPr>
        <w:t xml:space="preserve">&lt;/parameterGroup&gt;</w:t>
      </w:r>
    </w:p>
    <w:p w:rsidR="00000000" w:rsidDel="00000000" w:rsidP="00000000" w:rsidRDefault="00000000" w:rsidRPr="00000000" w14:paraId="000002C3">
      <w:pPr>
        <w:rPr>
          <w:vertAlign w:val="baseline"/>
        </w:rPr>
      </w:pPr>
      <w:r w:rsidDel="00000000" w:rsidR="00000000" w:rsidRPr="00000000">
        <w:rPr>
          <w:vertAlign w:val="baseline"/>
          <w:rtl w:val="0"/>
        </w:rPr>
        <w:t xml:space="preserve">&lt;parameterGroup groupName=”Track arming”&gt;</w:t>
      </w:r>
    </w:p>
    <w:p w:rsidR="00000000" w:rsidDel="00000000" w:rsidP="00000000" w:rsidRDefault="00000000" w:rsidRPr="00000000" w14:paraId="000002C4">
      <w:pPr>
        <w:rPr>
          <w:vertAlign w:val="baseline"/>
        </w:rPr>
      </w:pPr>
      <w:r w:rsidDel="00000000" w:rsidR="00000000" w:rsidRPr="00000000">
        <w:rPr>
          <w:vertAlign w:val="baseline"/>
          <w:rtl w:val="0"/>
        </w:rPr>
        <w:tab/>
        <w:t xml:space="preserve">&lt;parameter name=”1” value=”Safe” …/&gt;</w:t>
      </w:r>
    </w:p>
    <w:p w:rsidR="00000000" w:rsidDel="00000000" w:rsidP="00000000" w:rsidRDefault="00000000" w:rsidRPr="00000000" w14:paraId="000002C5">
      <w:pPr>
        <w:ind w:firstLine="720"/>
        <w:rPr>
          <w:vertAlign w:val="baseline"/>
        </w:rPr>
      </w:pPr>
      <w:r w:rsidDel="00000000" w:rsidR="00000000" w:rsidRPr="00000000">
        <w:rPr>
          <w:vertAlign w:val="baseline"/>
          <w:rtl w:val="0"/>
        </w:rPr>
        <w:t xml:space="preserve">&lt;parameter name=”2” value=”Safe” …/&gt;</w:t>
      </w:r>
    </w:p>
    <w:p w:rsidR="00000000" w:rsidDel="00000000" w:rsidP="00000000" w:rsidRDefault="00000000" w:rsidRPr="00000000" w14:paraId="000002C6">
      <w:pPr>
        <w:rPr>
          <w:vertAlign w:val="baseline"/>
        </w:rPr>
      </w:pPr>
      <w:r w:rsidDel="00000000" w:rsidR="00000000" w:rsidRPr="00000000">
        <w:rPr>
          <w:vertAlign w:val="baseline"/>
          <w:rtl w:val="0"/>
        </w:rPr>
        <w:t xml:space="preserve">&lt;/parameterGroup&gt;</w:t>
      </w:r>
    </w:p>
    <w:p w:rsidR="00000000" w:rsidDel="00000000" w:rsidP="00000000" w:rsidRDefault="00000000" w:rsidRPr="00000000" w14:paraId="000002C7">
      <w:pPr>
        <w:rPr>
          <w:vertAlign w:val="baseline"/>
        </w:rPr>
      </w:pPr>
      <w:r w:rsidDel="00000000" w:rsidR="00000000" w:rsidRPr="00000000">
        <w:rPr>
          <w:vertAlign w:val="baseline"/>
          <w:rtl w:val="0"/>
        </w:rPr>
        <w:t xml:space="preserve">&lt;parameterGroup&gt;</w:t>
      </w:r>
    </w:p>
    <w:p w:rsidR="00000000" w:rsidDel="00000000" w:rsidP="00000000" w:rsidRDefault="00000000" w:rsidRPr="00000000" w14:paraId="000002C8">
      <w:pPr>
        <w:rPr>
          <w:vertAlign w:val="baseline"/>
        </w:rPr>
      </w:pPr>
      <w:r w:rsidDel="00000000" w:rsidR="00000000" w:rsidRPr="00000000">
        <w:rPr>
          <w:vertAlign w:val="baseline"/>
          <w:rtl w:val="0"/>
        </w:rPr>
        <w:tab/>
        <w:t xml:space="preserve">&lt;parameter name=”Tape Speed” value=”15” units=”INCHES PER SECOND” …/&gt;</w:t>
      </w:r>
    </w:p>
    <w:p w:rsidR="00000000" w:rsidDel="00000000" w:rsidP="00000000" w:rsidRDefault="00000000" w:rsidRPr="00000000" w14:paraId="000002C9">
      <w:pPr>
        <w:rPr>
          <w:vertAlign w:val="baseline"/>
        </w:rPr>
      </w:pPr>
      <w:r w:rsidDel="00000000" w:rsidR="00000000" w:rsidRPr="00000000">
        <w:rPr>
          <w:vertAlign w:val="baseline"/>
          <w:rtl w:val="0"/>
        </w:rPr>
        <w:t xml:space="preserve">&lt;/parameterGroup&gt;</w:t>
      </w:r>
    </w:p>
    <w:p w:rsidR="00000000" w:rsidDel="00000000" w:rsidP="00000000" w:rsidRDefault="00000000" w:rsidRPr="00000000" w14:paraId="000002CA">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2C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 parameterGroupType</w:t>
      </w:r>
    </w:p>
    <w:p w:rsidR="00000000" w:rsidDel="00000000" w:rsidP="00000000" w:rsidRDefault="00000000" w:rsidRPr="00000000" w14:paraId="000002CC">
      <w:pPr>
        <w:rPr>
          <w:rFonts w:ascii="Times" w:cs="Times" w:eastAsia="Times" w:hAnsi="Times"/>
          <w:color w:val="000000"/>
          <w:sz w:val="19"/>
          <w:szCs w:val="19"/>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5" name=""/>
                <a:graphic>
                  <a:graphicData uri="http://schemas.microsoft.com/office/word/2010/wordprocessingShape">
                    <wps:wsp>
                      <wps:cNvSpPr/>
                      <wps:cNvPr id="6" name="Shape 6"/>
                      <wps:spPr>
                        <a:xfrm>
                          <a:off x="2058288" y="3261205"/>
                          <a:ext cx="6575425" cy="10375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5"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6584950" cy="1047115"/>
                        </a:xfrm>
                        <a:prstGeom prst="rect"/>
                        <a:ln/>
                      </pic:spPr>
                    </pic:pic>
                  </a:graphicData>
                </a:graphic>
              </wp:anchor>
            </w:drawing>
          </mc:Fallback>
        </mc:AlternateContent>
      </w:r>
    </w:p>
    <w:p w:rsidR="00000000" w:rsidDel="00000000" w:rsidP="00000000" w:rsidRDefault="00000000" w:rsidRPr="00000000" w14:paraId="000002CD">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4.3.9.10.4.19.2.1 groupName</w:t>
      </w:r>
    </w:p>
    <w:p w:rsidR="00000000" w:rsidDel="00000000" w:rsidP="00000000" w:rsidRDefault="00000000" w:rsidRPr="00000000" w14:paraId="000002C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groupName</w:t>
      </w:r>
      <w:r w:rsidDel="00000000" w:rsidR="00000000" w:rsidRPr="00000000">
        <w:rPr>
          <w:vertAlign w:val="baseline"/>
          <w:rtl w:val="0"/>
        </w:rPr>
        <w:t xml:space="preserve"> attribute shall be used to indicate a descriptive name of a group of related parameter elements. When the enclosed parameter objects are of a general nature and not readily groupable by function or other sensible relation beyond the fact that they all exist in the device, the groupName attribute shall be o</w:t>
      </w:r>
      <w:del w:author="Ian Rudd" w:id="95" w:date="2011-10-19T18:56: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CF">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4.3.9.10.4.19.2.2 programName</w:t>
      </w:r>
    </w:p>
    <w:p w:rsidR="00000000" w:rsidDel="00000000" w:rsidP="00000000" w:rsidRDefault="00000000" w:rsidRPr="00000000" w14:paraId="000002D0">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programName</w:t>
      </w:r>
      <w:r w:rsidDel="00000000" w:rsidR="00000000" w:rsidRPr="00000000">
        <w:rPr>
          <w:vertAlign w:val="baseline"/>
          <w:rtl w:val="0"/>
        </w:rPr>
        <w:t xml:space="preserve"> attribute shall be used to indicate the stored name value for a device's program. In this context, a program is a set of instructions or an algorithm, usually hard-coded by the manufacturer. When a device has no concept of such programs, the attribute shall be o</w:t>
      </w:r>
      <w:del w:author="Ian Rudd" w:id="96" w:date="2011-10-19T18:55: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D1">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4.3.9.10.4.19.2.3 pres</w:t>
      </w:r>
      <w:ins w:author="Ian Rudd" w:id="97" w:date="2011-10-19T20:25: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tName</w:t>
      </w:r>
    </w:p>
    <w:p w:rsidR="00000000" w:rsidDel="00000000" w:rsidP="00000000" w:rsidRDefault="00000000" w:rsidRPr="00000000" w14:paraId="000002D2">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presetName</w:t>
      </w:r>
      <w:r w:rsidDel="00000000" w:rsidR="00000000" w:rsidRPr="00000000">
        <w:rPr>
          <w:vertAlign w:val="baseline"/>
          <w:rtl w:val="0"/>
        </w:rPr>
        <w:t xml:space="preserve"> attribute shall be used to indicate the stored name value for a device's preset. In this context, a preset is a named collection of parameters that can be recalled together to put a device into a desired state. When a device has no concept of presets, the attribute shall be o</w:t>
      </w:r>
      <w:del w:author="Ian Rudd" w:id="98" w:date="2011-10-19T18:55: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2D3">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4.3.9.10.4.19.2.4 softwareVersion</w:t>
      </w:r>
    </w:p>
    <w:p w:rsidR="00000000" w:rsidDel="00000000" w:rsidP="00000000" w:rsidRDefault="00000000" w:rsidRPr="00000000" w14:paraId="000002D4">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softwareVersion</w:t>
      </w:r>
      <w:r w:rsidDel="00000000" w:rsidR="00000000" w:rsidRPr="00000000">
        <w:rPr>
          <w:vertAlign w:val="baseline"/>
          <w:rtl w:val="0"/>
        </w:rPr>
        <w:t xml:space="preserve"> attribute shall be used to indicate the version string for the software running on the device. When not applicable, the attribute shall be omitted.</w:t>
      </w:r>
    </w:p>
    <w:p w:rsidR="00000000" w:rsidDel="00000000" w:rsidP="00000000" w:rsidRDefault="00000000" w:rsidRPr="00000000" w14:paraId="000002D5">
      <w:pPr>
        <w:rPr>
          <w:vertAlign w:val="baseline"/>
        </w:rPr>
      </w:pPr>
      <w:r w:rsidDel="00000000" w:rsidR="00000000" w:rsidRPr="00000000">
        <w:rPr>
          <w:rtl w:val="0"/>
        </w:rPr>
      </w:r>
    </w:p>
    <w:p w:rsidR="00000000" w:rsidDel="00000000" w:rsidP="00000000" w:rsidRDefault="00000000" w:rsidRPr="00000000" w14:paraId="000002D6">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4.3.9.10.4.19.2.5 parameter</w:t>
      </w:r>
    </w:p>
    <w:p w:rsidR="00000000" w:rsidDel="00000000" w:rsidP="00000000" w:rsidRDefault="00000000" w:rsidRPr="00000000" w14:paraId="000002D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parameter</w:t>
      </w:r>
      <w:r w:rsidDel="00000000" w:rsidR="00000000" w:rsidRPr="00000000">
        <w:rPr>
          <w:vertAlign w:val="baseline"/>
          <w:rtl w:val="0"/>
        </w:rPr>
        <w:t xml:space="preserve"> element shall be used to document the state of a single parameter on the device.</w:t>
      </w:r>
    </w:p>
    <w:p w:rsidR="00000000" w:rsidDel="00000000" w:rsidP="00000000" w:rsidRDefault="00000000" w:rsidRPr="00000000" w14:paraId="000002D8">
      <w:pPr>
        <w:rPr>
          <w:vertAlign w:val="baseline"/>
        </w:rPr>
      </w:pPr>
      <w:r w:rsidDel="00000000" w:rsidR="00000000" w:rsidRPr="00000000">
        <w:rPr>
          <w:rtl w:val="0"/>
        </w:rPr>
      </w:r>
    </w:p>
    <w:p w:rsidR="00000000" w:rsidDel="00000000" w:rsidP="00000000" w:rsidRDefault="00000000" w:rsidRPr="00000000" w14:paraId="000002D9">
      <w:pPr>
        <w:rPr>
          <w:vertAlign w:val="baseline"/>
        </w:rPr>
      </w:pPr>
      <w:r w:rsidDel="00000000" w:rsidR="00000000" w:rsidRPr="00000000">
        <w:rPr>
          <w:rtl w:val="0"/>
        </w:rPr>
      </w:r>
    </w:p>
    <w:p w:rsidR="00000000" w:rsidDel="00000000" w:rsidP="00000000" w:rsidRDefault="00000000" w:rsidRPr="00000000" w14:paraId="000002DA">
      <w:pPr>
        <w:rPr>
          <w:vertAlign w:val="baseline"/>
        </w:rPr>
      </w:pPr>
      <w:r w:rsidDel="00000000" w:rsidR="00000000" w:rsidRPr="00000000">
        <w:rPr>
          <w:rtl w:val="0"/>
        </w:rPr>
      </w:r>
    </w:p>
    <w:p w:rsidR="00000000" w:rsidDel="00000000" w:rsidP="00000000" w:rsidRDefault="00000000" w:rsidRPr="00000000" w14:paraId="000002DB">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 parameterType</w:t>
      </w:r>
    </w:p>
    <w:p w:rsidR="00000000" w:rsidDel="00000000" w:rsidP="00000000" w:rsidRDefault="00000000" w:rsidRPr="00000000" w14:paraId="000002DC">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2" name=""/>
                <a:graphic>
                  <a:graphicData uri="http://schemas.microsoft.com/office/word/2010/wordprocessingShape">
                    <wps:wsp>
                      <wps:cNvSpPr/>
                      <wps:cNvPr id="3" name="Shape 3"/>
                      <wps:spPr>
                        <a:xfrm>
                          <a:off x="2058288" y="3337723"/>
                          <a:ext cx="6575425" cy="8845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2"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6584950" cy="894080"/>
                        </a:xfrm>
                        <a:prstGeom prst="rect"/>
                        <a:ln/>
                      </pic:spPr>
                    </pic:pic>
                  </a:graphicData>
                </a:graphic>
              </wp:anchor>
            </w:drawing>
          </mc:Fallback>
        </mc:AlternateContent>
      </w:r>
    </w:p>
    <w:p w:rsidR="00000000" w:rsidDel="00000000" w:rsidP="00000000" w:rsidRDefault="00000000" w:rsidRPr="00000000" w14:paraId="000002DD">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4.3.9.10.4.19.2.6.1 name</w:t>
      </w:r>
    </w:p>
    <w:p w:rsidR="00000000" w:rsidDel="00000000" w:rsidP="00000000" w:rsidRDefault="00000000" w:rsidRPr="00000000" w14:paraId="000002D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name</w:t>
      </w:r>
      <w:r w:rsidDel="00000000" w:rsidR="00000000" w:rsidRPr="00000000">
        <w:rPr>
          <w:vertAlign w:val="baseline"/>
          <w:rtl w:val="0"/>
        </w:rPr>
        <w:t xml:space="preserve"> attribute shall be used to indicate the manufacturer</w:t>
      </w:r>
      <w:ins w:author="Ian Rudd" w:id="99" w:date="2011-10-19T18:58:00Z">
        <w:r w:rsidDel="00000000" w:rsidR="00000000" w:rsidRPr="00000000">
          <w:rPr>
            <w:vertAlign w:val="baseline"/>
            <w:rtl w:val="0"/>
          </w:rPr>
          <w:t xml:space="preserve">-</w:t>
        </w:r>
      </w:ins>
      <w:del w:author="Ian Rudd" w:id="99" w:date="2011-10-19T18:58:00Z">
        <w:r w:rsidDel="00000000" w:rsidR="00000000" w:rsidRPr="00000000">
          <w:rPr>
            <w:vertAlign w:val="baseline"/>
            <w:rtl w:val="0"/>
          </w:rPr>
          <w:delText xml:space="preserve"> </w:delText>
        </w:r>
      </w:del>
      <w:r w:rsidDel="00000000" w:rsidR="00000000" w:rsidRPr="00000000">
        <w:rPr>
          <w:vertAlign w:val="baseline"/>
          <w:rtl w:val="0"/>
        </w:rPr>
        <w:t xml:space="preserve">assigned name of the parameter.</w:t>
      </w:r>
    </w:p>
    <w:p w:rsidR="00000000" w:rsidDel="00000000" w:rsidP="00000000" w:rsidRDefault="00000000" w:rsidRPr="00000000" w14:paraId="000002DF">
      <w:pPr>
        <w:rPr>
          <w:vertAlign w:val="baseline"/>
        </w:rPr>
      </w:pPr>
      <w:r w:rsidDel="00000000" w:rsidR="00000000" w:rsidRPr="00000000">
        <w:rPr>
          <w:rtl w:val="0"/>
        </w:rPr>
      </w:r>
    </w:p>
    <w:p w:rsidR="00000000" w:rsidDel="00000000" w:rsidP="00000000" w:rsidRDefault="00000000" w:rsidRPr="00000000" w14:paraId="000002E0">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4.3.9.10.4.19.2.6.2 units</w:t>
      </w:r>
    </w:p>
    <w:p w:rsidR="00000000" w:rsidDel="00000000" w:rsidP="00000000" w:rsidRDefault="00000000" w:rsidRPr="00000000" w14:paraId="000002E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units</w:t>
      </w:r>
      <w:r w:rsidDel="00000000" w:rsidR="00000000" w:rsidRPr="00000000">
        <w:rPr>
          <w:vertAlign w:val="baseline"/>
          <w:rtl w:val="0"/>
        </w:rPr>
        <w:t xml:space="preserve"> attribute shall be used to indicate what scale of measure the value attribute is given in. For values that have no units, this attribute shall be omitted. </w:t>
      </w:r>
    </w:p>
    <w:p w:rsidR="00000000" w:rsidDel="00000000" w:rsidP="00000000" w:rsidRDefault="00000000" w:rsidRPr="00000000" w14:paraId="000002E2">
      <w:pPr>
        <w:rPr>
          <w:vertAlign w:val="baseline"/>
        </w:rPr>
      </w:pPr>
      <w:r w:rsidDel="00000000" w:rsidR="00000000" w:rsidRPr="00000000">
        <w:rPr>
          <w:rtl w:val="0"/>
        </w:rPr>
      </w:r>
    </w:p>
    <w:p w:rsidR="00000000" w:rsidDel="00000000" w:rsidP="00000000" w:rsidRDefault="00000000" w:rsidRPr="00000000" w14:paraId="000002E3">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4.3.9.10.4.19.2.6.3 </w:t>
      </w:r>
      <w:del w:author="Ian Rudd" w:id="100" w:date="2011-10-19T19:10: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dataPrecision</w:delText>
        </w:r>
      </w:del>
      <w:ins w:author="Ian Rudd" w:id="100" w:date="2011-10-19T19:10: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parameterRepeatabilit</w:t>
        </w:r>
        <w:commentRangeStart w:id="2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ins>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E4">
      <w:pPr>
        <w:rPr>
          <w:vertAlign w:val="baseline"/>
        </w:rPr>
      </w:pPr>
      <w:r w:rsidDel="00000000" w:rsidR="00000000" w:rsidRPr="00000000">
        <w:rPr>
          <w:vertAlign w:val="baseline"/>
          <w:rtl w:val="0"/>
        </w:rPr>
        <w:t xml:space="preserve">The </w:t>
      </w:r>
      <w:del w:author="Ian Rudd" w:id="101" w:date="2011-10-19T19:12:00Z">
        <w:r w:rsidDel="00000000" w:rsidR="00000000" w:rsidRPr="00000000">
          <w:rPr>
            <w:rFonts w:ascii="Courier" w:cs="Courier" w:eastAsia="Courier" w:hAnsi="Courier"/>
            <w:vertAlign w:val="baseline"/>
            <w:rtl w:val="0"/>
          </w:rPr>
          <w:delText xml:space="preserve">dataPrecision</w:delText>
        </w:r>
      </w:del>
      <w:ins w:author="Ian Rudd" w:id="101" w:date="2011-10-19T19:12:00Z">
        <w:r w:rsidDel="00000000" w:rsidR="00000000" w:rsidRPr="00000000">
          <w:rPr>
            <w:rFonts w:ascii="Courier" w:cs="Courier" w:eastAsia="Courier" w:hAnsi="Courier"/>
            <w:vertAlign w:val="baseline"/>
            <w:rtl w:val="0"/>
          </w:rPr>
          <w:t xml:space="preserve">parameterRepeatability</w:t>
        </w:r>
      </w:ins>
      <w:r w:rsidDel="00000000" w:rsidR="00000000" w:rsidRPr="00000000">
        <w:rPr>
          <w:vertAlign w:val="baseline"/>
          <w:rtl w:val="0"/>
        </w:rPr>
        <w:t xml:space="preserve"> attribute shall be used to indicate </w:t>
      </w:r>
      <w:del w:author="Ian Rudd" w:id="102" w:date="2011-10-19T19:12:00Z">
        <w:r w:rsidDel="00000000" w:rsidR="00000000" w:rsidRPr="00000000">
          <w:rPr>
            <w:vertAlign w:val="baseline"/>
            <w:rtl w:val="0"/>
          </w:rPr>
          <w:delText xml:space="preserve">what level of precision exists in the user interface for</w:delText>
        </w:r>
      </w:del>
      <w:ins w:author="Ian Rudd" w:id="102" w:date="2011-10-19T19:12:00Z">
        <w:r w:rsidDel="00000000" w:rsidR="00000000" w:rsidRPr="00000000">
          <w:rPr>
            <w:vertAlign w:val="baseline"/>
            <w:rtl w:val="0"/>
          </w:rPr>
          <w:t xml:space="preserve">how accurately</w:t>
        </w:r>
      </w:ins>
      <w:r w:rsidDel="00000000" w:rsidR="00000000" w:rsidRPr="00000000">
        <w:rPr>
          <w:vertAlign w:val="baseline"/>
          <w:rtl w:val="0"/>
        </w:rPr>
        <w:t xml:space="preserve"> the enclosing parameter </w:t>
      </w:r>
      <w:ins w:author="Ian Rudd" w:id="103" w:date="2011-10-19T19:13:00Z">
        <w:r w:rsidDel="00000000" w:rsidR="00000000" w:rsidRPr="00000000">
          <w:rPr>
            <w:vertAlign w:val="baseline"/>
            <w:rtl w:val="0"/>
          </w:rPr>
          <w:t xml:space="preserve">may be set repeatedly at the user interface of the device</w:t>
        </w:r>
      </w:ins>
      <w:del w:author="Ian Rudd" w:id="103" w:date="2011-10-19T19:13:00Z">
        <w:r w:rsidDel="00000000" w:rsidR="00000000" w:rsidRPr="00000000">
          <w:rPr>
            <w:vertAlign w:val="baseline"/>
            <w:rtl w:val="0"/>
          </w:rPr>
          <w:delText xml:space="preserve">with regard to recall repeatability</w:delText>
        </w:r>
      </w:del>
      <w:r w:rsidDel="00000000" w:rsidR="00000000" w:rsidRPr="00000000">
        <w:rPr>
          <w:vertAlign w:val="baseline"/>
          <w:rtl w:val="0"/>
        </w:rPr>
        <w:t xml:space="preserve">.</w:t>
      </w:r>
    </w:p>
    <w:p w:rsidR="00000000" w:rsidDel="00000000" w:rsidP="00000000" w:rsidRDefault="00000000" w:rsidRPr="00000000" w14:paraId="000002E5">
      <w:pPr>
        <w:rPr>
          <w:vertAlign w:val="baseline"/>
        </w:rPr>
      </w:pPr>
      <w:r w:rsidDel="00000000" w:rsidR="00000000" w:rsidRPr="00000000">
        <w:rPr>
          <w:rtl w:val="0"/>
        </w:rPr>
      </w:r>
    </w:p>
    <w:p w:rsidR="00000000" w:rsidDel="00000000" w:rsidP="00000000" w:rsidRDefault="00000000" w:rsidRPr="00000000" w14:paraId="000002E6">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4.3.9.10.4.19.2.6.4 interface</w:t>
      </w:r>
      <w:del w:author="Ian Rudd" w:id="104" w:date="2011-10-19T19:16: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Precision</w:delText>
        </w:r>
      </w:del>
      <w:ins w:author="Ian Rudd" w:id="104" w:date="2011-10-19T19:16: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Repeatability</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w:t>
      </w:r>
    </w:p>
    <w:p w:rsidR="00000000" w:rsidDel="00000000" w:rsidP="00000000" w:rsidRDefault="00000000" w:rsidRPr="00000000" w14:paraId="000002E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interface</w:t>
      </w:r>
      <w:del w:author="Ian Rudd" w:id="105" w:date="2011-10-19T19:18:00Z">
        <w:r w:rsidDel="00000000" w:rsidR="00000000" w:rsidRPr="00000000">
          <w:rPr>
            <w:rFonts w:ascii="Courier" w:cs="Courier" w:eastAsia="Courier" w:hAnsi="Courier"/>
            <w:vertAlign w:val="baseline"/>
            <w:rtl w:val="0"/>
          </w:rPr>
          <w:delText xml:space="preserve">Precision</w:delText>
        </w:r>
      </w:del>
      <w:ins w:author="Ian Rudd" w:id="105" w:date="2011-10-19T19:18:00Z">
        <w:r w:rsidDel="00000000" w:rsidR="00000000" w:rsidRPr="00000000">
          <w:rPr>
            <w:rFonts w:ascii="Courier" w:cs="Courier" w:eastAsia="Courier" w:hAnsi="Courier"/>
            <w:vertAlign w:val="baseline"/>
            <w:rtl w:val="0"/>
          </w:rPr>
          <w:t xml:space="preserve">Repeatability</w:t>
        </w:r>
      </w:ins>
      <w:r w:rsidDel="00000000" w:rsidR="00000000" w:rsidRPr="00000000">
        <w:rPr>
          <w:rFonts w:ascii="Courier" w:cs="Courier" w:eastAsia="Courier" w:hAnsi="Courier"/>
          <w:vertAlign w:val="baseline"/>
          <w:rtl w:val="0"/>
        </w:rPr>
        <w:t xml:space="preserve">Type</w:t>
      </w:r>
      <w:r w:rsidDel="00000000" w:rsidR="00000000" w:rsidRPr="00000000">
        <w:rPr>
          <w:vertAlign w:val="baseline"/>
          <w:rtl w:val="0"/>
        </w:rPr>
        <w:t xml:space="preserve"> is a restricted list of string values. The possible values shall be:</w:t>
      </w:r>
    </w:p>
    <w:p w:rsidR="00000000" w:rsidDel="00000000" w:rsidP="00000000" w:rsidRDefault="00000000" w:rsidRPr="00000000" w14:paraId="000002E8">
      <w:pPr>
        <w:rPr>
          <w:vertAlign w:val="baseline"/>
        </w:rPr>
      </w:pPr>
      <w:r w:rsidDel="00000000" w:rsidR="00000000" w:rsidRPr="00000000">
        <w:rPr>
          <w:rtl w:val="0"/>
        </w:rPr>
      </w:r>
    </w:p>
    <w:tbl>
      <w:tblPr>
        <w:tblStyle w:val="Table13"/>
        <w:tblW w:w="8799.0" w:type="dxa"/>
        <w:jc w:val="left"/>
        <w:tblInd w:w="562.0" w:type="dxa"/>
        <w:tblLayout w:type="fixed"/>
        <w:tblLook w:val="0000"/>
      </w:tblPr>
      <w:tblGrid>
        <w:gridCol w:w="8799"/>
        <w:tblGridChange w:id="0">
          <w:tblGrid>
            <w:gridCol w:w="87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9">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CLOSELY_REPEATABLE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A">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NOT_REPEATABLE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B">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FULLY_REPEATABLE</w:t>
            </w:r>
          </w:p>
        </w:tc>
      </w:tr>
    </w:tbl>
    <w:p w:rsidR="00000000" w:rsidDel="00000000" w:rsidP="00000000" w:rsidRDefault="00000000" w:rsidRPr="00000000" w14:paraId="000002EC">
      <w:pPr>
        <w:rPr>
          <w:vertAlign w:val="baseline"/>
        </w:rPr>
      </w:pPr>
      <w:r w:rsidDel="00000000" w:rsidR="00000000" w:rsidRPr="00000000">
        <w:rPr>
          <w:rtl w:val="0"/>
        </w:rPr>
      </w:r>
    </w:p>
    <w:p w:rsidR="00000000" w:rsidDel="00000000" w:rsidP="00000000" w:rsidRDefault="00000000" w:rsidRPr="00000000" w14:paraId="000002ED">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4.3.9.10.4.19.2.6.5 automationPoin</w:t>
      </w:r>
      <w:commentRangeStart w:id="2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EE">
      <w:pPr>
        <w:rPr>
          <w:vertAlign w:val="baseline"/>
        </w:rPr>
      </w:pPr>
      <w:r w:rsidDel="00000000" w:rsidR="00000000" w:rsidRPr="00000000">
        <w:rPr>
          <w:vertAlign w:val="baseline"/>
          <w:rtl w:val="0"/>
        </w:rPr>
        <w:t xml:space="preserve">The automationPoint element shall be used to define how the parameter relates to the eventTimeline (see 4.3.9.5). The value of the parameter shall be in effect from the point of the timestamp of the first automationPoint element </w:t>
      </w:r>
      <w:del w:author="Ian Rudd" w:id="106" w:date="2011-10-19T19:21:00Z">
        <w:r w:rsidDel="00000000" w:rsidR="00000000" w:rsidRPr="00000000">
          <w:rPr>
            <w:vertAlign w:val="baseline"/>
            <w:rtl w:val="0"/>
          </w:rPr>
          <w:delText xml:space="preserve">and thereafter </w:delText>
        </w:r>
      </w:del>
      <w:r w:rsidDel="00000000" w:rsidR="00000000" w:rsidRPr="00000000">
        <w:rPr>
          <w:vertAlign w:val="baseline"/>
          <w:rtl w:val="0"/>
        </w:rPr>
        <w:t xml:space="preserve">until another automationPoint occurs. The handling of the change in value shall be determined by the automationPoint elements transition attribute.</w:t>
      </w:r>
    </w:p>
    <w:p w:rsidR="00000000" w:rsidDel="00000000" w:rsidP="00000000" w:rsidRDefault="00000000" w:rsidRPr="00000000" w14:paraId="000002EF">
      <w:pPr>
        <w:rPr>
          <w:vertAlign w:val="baseline"/>
        </w:rPr>
      </w:pPr>
      <w:r w:rsidDel="00000000" w:rsidR="00000000" w:rsidRPr="00000000">
        <w:rPr>
          <w:rtl w:val="0"/>
        </w:rPr>
      </w:r>
    </w:p>
    <w:p w:rsidR="00000000" w:rsidDel="00000000" w:rsidP="00000000" w:rsidRDefault="00000000" w:rsidRPr="00000000" w14:paraId="000002F0">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4.3.9.10.4.19.2.6.7 automationPointType</w:t>
      </w:r>
    </w:p>
    <w:p w:rsidR="00000000" w:rsidDel="00000000" w:rsidP="00000000" w:rsidRDefault="00000000" w:rsidRPr="00000000" w14:paraId="000002F1">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57250"/>
                <wp:effectExtent b="0" l="0" r="0" t="0"/>
                <wp:wrapSquare wrapText="bothSides" distB="0" distT="0" distL="114300" distR="114300"/>
                <wp:docPr id="1" name=""/>
                <a:graphic>
                  <a:graphicData uri="http://schemas.microsoft.com/office/word/2010/wordprocessingShape">
                    <wps:wsp>
                      <wps:cNvSpPr/>
                      <wps:cNvPr id="2" name="Shape 2"/>
                      <wps:spPr>
                        <a:xfrm>
                          <a:off x="2058288" y="3356138"/>
                          <a:ext cx="6575425" cy="8477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57250"/>
                <wp:effectExtent b="0" l="0" r="0" t="0"/>
                <wp:wrapSquare wrapText="bothSides" distB="0" distT="0" distL="114300" distR="114300"/>
                <wp:docPr id="1"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6584950" cy="857250"/>
                        </a:xfrm>
                        <a:prstGeom prst="rect"/>
                        <a:ln/>
                      </pic:spPr>
                    </pic:pic>
                  </a:graphicData>
                </a:graphic>
              </wp:anchor>
            </w:drawing>
          </mc:Fallback>
        </mc:AlternateContent>
      </w:r>
    </w:p>
    <w:p w:rsidR="00000000" w:rsidDel="00000000" w:rsidP="00000000" w:rsidRDefault="00000000" w:rsidRPr="00000000" w14:paraId="000002F2">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4.3.9.10.4.19.2.6.7.1 value</w:t>
      </w:r>
    </w:p>
    <w:p w:rsidR="00000000" w:rsidDel="00000000" w:rsidP="00000000" w:rsidRDefault="00000000" w:rsidRPr="00000000" w14:paraId="000002F3">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value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attribute shall be used to indicate the value of the parameter as it appears in the user interface of the enclosing device. The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value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field shall only contain the value itself, whereas the scale or units shall be separately noted in the </w:t>
      </w:r>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units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attribute. </w:t>
      </w:r>
    </w:p>
    <w:p w:rsidR="00000000" w:rsidDel="00000000" w:rsidP="00000000" w:rsidRDefault="00000000" w:rsidRPr="00000000" w14:paraId="000002F4">
      <w:pPr>
        <w:rPr>
          <w:vertAlign w:val="baseline"/>
        </w:rPr>
      </w:pPr>
      <w:r w:rsidDel="00000000" w:rsidR="00000000" w:rsidRPr="00000000">
        <w:rPr>
          <w:rtl w:val="0"/>
        </w:rPr>
      </w:r>
    </w:p>
    <w:p w:rsidR="00000000" w:rsidDel="00000000" w:rsidP="00000000" w:rsidRDefault="00000000" w:rsidRPr="00000000" w14:paraId="000002F5">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4.3.9.10.4.19.2.6.7.2 transition</w:t>
      </w:r>
    </w:p>
    <w:p w:rsidR="00000000" w:rsidDel="00000000" w:rsidP="00000000" w:rsidRDefault="00000000" w:rsidRPr="00000000" w14:paraId="000002F6">
      <w:pPr>
        <w:jc w:val="left"/>
        <w:rPr>
          <w:sz w:val="18"/>
          <w:szCs w:val="18"/>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transition</w:t>
      </w:r>
      <w:r w:rsidDel="00000000" w:rsidR="00000000" w:rsidRPr="00000000">
        <w:rPr>
          <w:vertAlign w:val="baseline"/>
          <w:rtl w:val="0"/>
        </w:rPr>
        <w:t xml:space="preserve"> attribute shall be used to indicate how a parameter value is changed from the previous value to the current value of the enclosing </w:t>
      </w:r>
      <w:r w:rsidDel="00000000" w:rsidR="00000000" w:rsidRPr="00000000">
        <w:rPr>
          <w:rFonts w:ascii="Courier" w:cs="Courier" w:eastAsia="Courier" w:hAnsi="Courier"/>
          <w:vertAlign w:val="baseline"/>
          <w:rtl w:val="0"/>
        </w:rPr>
        <w:t xml:space="preserve">parameter</w:t>
      </w:r>
      <w:r w:rsidDel="00000000" w:rsidR="00000000" w:rsidRPr="00000000">
        <w:rPr>
          <w:vertAlign w:val="baseline"/>
          <w:rtl w:val="0"/>
        </w:rPr>
        <w:t xml:space="preserve"> element. The change may be either an </w:t>
      </w:r>
      <w:r w:rsidDel="00000000" w:rsidR="00000000" w:rsidRPr="00000000">
        <w:rPr>
          <w:rFonts w:ascii="Courier" w:cs="Courier" w:eastAsia="Courier" w:hAnsi="Courier"/>
          <w:vertAlign w:val="baseline"/>
          <w:rtl w:val="0"/>
        </w:rPr>
        <w:t xml:space="preserve">INSTANTANEOUS</w:t>
      </w:r>
      <w:r w:rsidDel="00000000" w:rsidR="00000000" w:rsidRPr="00000000">
        <w:rPr>
          <w:vertAlign w:val="baseline"/>
          <w:rtl w:val="0"/>
        </w:rPr>
        <w:t xml:space="preserve"> change at the indicated timestamp location, or it may occur as a </w:t>
      </w:r>
      <w:r w:rsidDel="00000000" w:rsidR="00000000" w:rsidRPr="00000000">
        <w:rPr>
          <w:rFonts w:ascii="Courier" w:cs="Courier" w:eastAsia="Courier" w:hAnsi="Courier"/>
          <w:vertAlign w:val="baseline"/>
          <w:rtl w:val="0"/>
        </w:rPr>
        <w:t xml:space="preserve">LINEAR_RAMP</w:t>
      </w:r>
      <w:r w:rsidDel="00000000" w:rsidR="00000000" w:rsidRPr="00000000">
        <w:rPr>
          <w:vertAlign w:val="baseline"/>
          <w:rtl w:val="0"/>
        </w:rPr>
        <w:t xml:space="preserve"> beginning at the timestamp of the previous </w:t>
      </w:r>
      <w:r w:rsidDel="00000000" w:rsidR="00000000" w:rsidRPr="00000000">
        <w:rPr>
          <w:rFonts w:ascii="Courier" w:cs="Courier" w:eastAsia="Courier" w:hAnsi="Courier"/>
          <w:vertAlign w:val="baseline"/>
          <w:rtl w:val="0"/>
        </w:rPr>
        <w:t xml:space="preserve">automationPoint</w:t>
      </w:r>
      <w:r w:rsidDel="00000000" w:rsidR="00000000" w:rsidRPr="00000000">
        <w:rPr>
          <w:vertAlign w:val="baseline"/>
          <w:rtl w:val="0"/>
        </w:rPr>
        <w:t xml:space="preserve"> element and ending at the timestamp of the current </w:t>
      </w:r>
      <w:r w:rsidDel="00000000" w:rsidR="00000000" w:rsidRPr="00000000">
        <w:rPr>
          <w:rFonts w:ascii="Courier" w:cs="Courier" w:eastAsia="Courier" w:hAnsi="Courier"/>
          <w:vertAlign w:val="baseline"/>
          <w:rtl w:val="0"/>
        </w:rPr>
        <w:t xml:space="preserve">automationPoint</w:t>
      </w:r>
      <w:r w:rsidDel="00000000" w:rsidR="00000000" w:rsidRPr="00000000">
        <w:rPr>
          <w:vertAlign w:val="baseline"/>
          <w:rtl w:val="0"/>
        </w:rPr>
        <w:t xml:space="preserve"> element. If no prece</w:t>
      </w:r>
      <w:del w:author="Ian Rudd" w:id="107" w:date="2011-10-19T20:26:00Z">
        <w:r w:rsidDel="00000000" w:rsidR="00000000" w:rsidRPr="00000000">
          <w:rPr>
            <w:vertAlign w:val="baseline"/>
            <w:rtl w:val="0"/>
          </w:rPr>
          <w:delText xml:space="preserve">e</w:delText>
        </w:r>
      </w:del>
      <w:r w:rsidDel="00000000" w:rsidR="00000000" w:rsidRPr="00000000">
        <w:rPr>
          <w:vertAlign w:val="baseline"/>
          <w:rtl w:val="0"/>
        </w:rPr>
        <w:t xml:space="preserve">ding aut</w:t>
      </w:r>
      <w:ins w:author="Ian Rudd" w:id="108" w:date="2011-10-19T19:29:00Z">
        <w:r w:rsidDel="00000000" w:rsidR="00000000" w:rsidRPr="00000000">
          <w:rPr>
            <w:vertAlign w:val="baseline"/>
            <w:rtl w:val="0"/>
          </w:rPr>
          <w:t xml:space="preserve">o</w:t>
        </w:r>
      </w:ins>
      <w:r w:rsidDel="00000000" w:rsidR="00000000" w:rsidRPr="00000000">
        <w:rPr>
          <w:vertAlign w:val="baseline"/>
          <w:rtl w:val="0"/>
        </w:rPr>
        <w:t xml:space="preserve">mationPoint element exist</w:t>
      </w:r>
      <w:ins w:author="Ian Rudd" w:id="109" w:date="2011-10-19T19:29:00Z">
        <w:r w:rsidDel="00000000" w:rsidR="00000000" w:rsidRPr="00000000">
          <w:rPr>
            <w:vertAlign w:val="baseline"/>
            <w:rtl w:val="0"/>
          </w:rPr>
          <w:t xml:space="preserve">s</w:t>
        </w:r>
      </w:ins>
      <w:r w:rsidDel="00000000" w:rsidR="00000000" w:rsidRPr="00000000">
        <w:rPr>
          <w:vertAlign w:val="baseline"/>
          <w:rtl w:val="0"/>
        </w:rPr>
        <w:t xml:space="preserve"> in the parameter then the default value of </w:t>
      </w:r>
      <w:r w:rsidDel="00000000" w:rsidR="00000000" w:rsidRPr="00000000">
        <w:rPr>
          <w:sz w:val="18"/>
          <w:szCs w:val="18"/>
          <w:vertAlign w:val="baseline"/>
          <w:rtl w:val="0"/>
        </w:rPr>
        <w:t xml:space="preserve">INSTANTANEOUS shall be used.</w:t>
      </w:r>
    </w:p>
    <w:p w:rsidR="00000000" w:rsidDel="00000000" w:rsidP="00000000" w:rsidRDefault="00000000" w:rsidRPr="00000000" w14:paraId="000002F7">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4.3.9.10.4.19.2.6.7.3 trans</w:t>
      </w:r>
      <w:ins w:author="Ian Rudd" w:id="110" w:date="2011-10-19T19:30: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i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tionType</w:t>
      </w:r>
    </w:p>
    <w:p w:rsidR="00000000" w:rsidDel="00000000" w:rsidP="00000000" w:rsidRDefault="00000000" w:rsidRPr="00000000" w14:paraId="000002F8">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transitionType</w:t>
      </w:r>
      <w:r w:rsidDel="00000000" w:rsidR="00000000" w:rsidRPr="00000000">
        <w:rPr>
          <w:vertAlign w:val="baseline"/>
          <w:rtl w:val="0"/>
        </w:rPr>
        <w:t xml:space="preserve"> shall be a restricted list of string values. The possible values shall be:</w:t>
      </w:r>
    </w:p>
    <w:p w:rsidR="00000000" w:rsidDel="00000000" w:rsidP="00000000" w:rsidRDefault="00000000" w:rsidRPr="00000000" w14:paraId="000002F9">
      <w:pPr>
        <w:rPr>
          <w:vertAlign w:val="baseline"/>
        </w:rPr>
      </w:pPr>
      <w:r w:rsidDel="00000000" w:rsidR="00000000" w:rsidRPr="00000000">
        <w:rPr>
          <w:rtl w:val="0"/>
        </w:rPr>
      </w:r>
    </w:p>
    <w:tbl>
      <w:tblPr>
        <w:tblStyle w:val="Table14"/>
        <w:tblW w:w="8374.0" w:type="dxa"/>
        <w:jc w:val="left"/>
        <w:tblInd w:w="562.0" w:type="dxa"/>
        <w:tblLayout w:type="fixed"/>
        <w:tblLook w:val="0000"/>
      </w:tblPr>
      <w:tblGrid>
        <w:gridCol w:w="8374"/>
        <w:tblGridChange w:id="0">
          <w:tblGrid>
            <w:gridCol w:w="83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A">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INSTANTANEOUS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B">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LINEAR_RAMP</w:t>
            </w:r>
          </w:p>
        </w:tc>
      </w:tr>
    </w:tbl>
    <w:p w:rsidR="00000000" w:rsidDel="00000000" w:rsidP="00000000" w:rsidRDefault="00000000" w:rsidRPr="00000000" w14:paraId="000002FC">
      <w:pPr>
        <w:rPr>
          <w:vertAlign w:val="baseline"/>
        </w:rPr>
      </w:pPr>
      <w:r w:rsidDel="00000000" w:rsidR="00000000" w:rsidRPr="00000000">
        <w:rPr>
          <w:rtl w:val="0"/>
        </w:rPr>
      </w:r>
    </w:p>
    <w:p w:rsidR="00000000" w:rsidDel="00000000" w:rsidP="00000000" w:rsidRDefault="00000000" w:rsidRPr="00000000" w14:paraId="000002FD">
      <w:pPr>
        <w:keepNext w:val="1"/>
        <w:keepLines w:val="0"/>
        <w:pageBreakBefore w:val="0"/>
        <w:widowControl w:val="0"/>
        <w:numPr>
          <w:ilvl w:val="8"/>
          <w:numId w:val="1"/>
        </w:numPr>
        <w:pBdr>
          <w:top w:space="0" w:sz="0" w:val="nil"/>
          <w:left w:space="0" w:sz="0" w:val="nil"/>
          <w:bottom w:space="0" w:sz="0" w:val="nil"/>
          <w:right w:space="0" w:sz="0" w:val="nil"/>
          <w:between w:space="0" w:sz="0" w:val="nil"/>
        </w:pBdr>
        <w:shd w:fill="auto" w:val="clear"/>
        <w:spacing w:after="100" w:before="100" w:line="240" w:lineRule="auto"/>
        <w:ind w:left="1584" w:right="0" w:hanging="1584"/>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4.3.9.10.4.19.2.6.7.4 timeStamp</w:t>
      </w:r>
    </w:p>
    <w:p w:rsidR="00000000" w:rsidDel="00000000" w:rsidP="00000000" w:rsidRDefault="00000000" w:rsidRPr="00000000" w14:paraId="000002FE">
      <w:pPr>
        <w:rPr>
          <w:i w:val="0"/>
          <w:iCs w:val="0"/>
          <w:vertAlign w:val="baseline"/>
        </w:rPr>
      </w:pPr>
      <w:r w:rsidDel="00000000" w:rsidR="00000000" w:rsidRPr="00000000">
        <w:rPr>
          <w:vertAlign w:val="baseline"/>
          <w:rtl w:val="0"/>
        </w:rPr>
        <w:t xml:space="preserve">The timeStamp element shall be used to indicate at what time-code location on the process event's eventTimeline</w:t>
      </w:r>
      <w:ins w:author="Ian Rudd" w:id="111" w:date="2011-10-19T19:31:00Z">
        <w:r w:rsidDel="00000000" w:rsidR="00000000" w:rsidRPr="00000000">
          <w:rPr>
            <w:vertAlign w:val="baseline"/>
            <w:rtl w:val="0"/>
          </w:rPr>
          <w:t xml:space="preserve"> the </w:t>
        </w:r>
        <w:r w:rsidDel="00000000" w:rsidR="00000000" w:rsidRPr="00000000">
          <w:rPr>
            <w:rFonts w:ascii="Courier" w:cs="Courier" w:eastAsia="Courier" w:hAnsi="Courier"/>
            <w:sz w:val="18"/>
            <w:szCs w:val="18"/>
            <w:vertAlign w:val="baseline"/>
            <w:rtl w:val="0"/>
          </w:rPr>
          <w:t xml:space="preserve">automationPoint</w:t>
        </w:r>
        <w:r w:rsidDel="00000000" w:rsidR="00000000" w:rsidRPr="00000000">
          <w:rPr>
            <w:vertAlign w:val="baseline"/>
            <w:rtl w:val="0"/>
          </w:rPr>
          <w:t xml:space="preserve"> occurred</w:t>
        </w:r>
      </w:ins>
      <w:r w:rsidDel="00000000" w:rsidR="00000000" w:rsidRPr="00000000">
        <w:rPr>
          <w:vertAlign w:val="baseline"/>
          <w:rtl w:val="0"/>
        </w:rPr>
        <w:t xml:space="preserve">. It’s data type shall be </w:t>
      </w:r>
      <w:r w:rsidDel="00000000" w:rsidR="00000000" w:rsidRPr="00000000">
        <w:rPr>
          <w:rFonts w:ascii="Courier" w:cs="Courier" w:eastAsia="Courier" w:hAnsi="Courier"/>
          <w:sz w:val="18"/>
          <w:szCs w:val="18"/>
          <w:vertAlign w:val="baseline"/>
          <w:rtl w:val="0"/>
        </w:rPr>
        <w:t xml:space="preserve">aes60:editUnitNumberType</w:t>
      </w:r>
      <w:r w:rsidDel="00000000" w:rsidR="00000000" w:rsidRPr="00000000">
        <w:rPr>
          <w:vertAlign w:val="baseline"/>
          <w:rtl w:val="0"/>
        </w:rPr>
        <w:t xml:space="preserve"> as described in AES60-2011, </w:t>
      </w:r>
      <w:r w:rsidDel="00000000" w:rsidR="00000000" w:rsidRPr="00000000">
        <w:rPr>
          <w:i w:val="1"/>
          <w:iCs w:val="1"/>
          <w:vertAlign w:val="baseline"/>
          <w:rtl w:val="0"/>
        </w:rPr>
        <w:t xml:space="preserve">AES standard for audio metadata – Core audio metadata.</w:t>
      </w:r>
      <w:r w:rsidDel="00000000" w:rsidR="00000000" w:rsidRPr="00000000">
        <w:rPr>
          <w:rtl w:val="0"/>
        </w:rPr>
      </w:r>
    </w:p>
    <w:p w:rsidR="00000000" w:rsidDel="00000000" w:rsidP="00000000" w:rsidRDefault="00000000" w:rsidRPr="00000000" w14:paraId="000002FF">
      <w:pPr>
        <w:rPr>
          <w:vertAlign w:val="baseline"/>
        </w:rPr>
      </w:pPr>
      <w:r w:rsidDel="00000000" w:rsidR="00000000" w:rsidRPr="00000000">
        <w:rPr>
          <w:rtl w:val="0"/>
        </w:rPr>
      </w:r>
    </w:p>
    <w:p w:rsidR="00000000" w:rsidDel="00000000" w:rsidP="00000000" w:rsidRDefault="00000000" w:rsidRPr="00000000" w14:paraId="00000300">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4.3.9.10.4.19.3 auxFile</w:t>
      </w:r>
    </w:p>
    <w:p w:rsidR="00000000" w:rsidDel="00000000" w:rsidP="00000000" w:rsidRDefault="00000000" w:rsidRPr="00000000" w14:paraId="0000030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auxFile</w:t>
      </w:r>
      <w:r w:rsidDel="00000000" w:rsidR="00000000" w:rsidRPr="00000000">
        <w:rPr>
          <w:vertAlign w:val="baseline"/>
          <w:rtl w:val="0"/>
        </w:rPr>
        <w:t xml:space="preserve"> element shall be used to provide a reference to an external file containing the saved state of the enclosing device. The format of the external file is device dependent and outside the scope of this standard. The auxFile element data type shall be </w:t>
      </w:r>
      <w:r w:rsidDel="00000000" w:rsidR="00000000" w:rsidRPr="00000000">
        <w:rPr>
          <w:rFonts w:ascii="Courier" w:cs="Courier" w:eastAsia="Courier" w:hAnsi="Courier"/>
          <w:sz w:val="18"/>
          <w:szCs w:val="18"/>
          <w:vertAlign w:val="baseline"/>
          <w:rtl w:val="0"/>
        </w:rPr>
        <w:t xml:space="preserve">locStringType (see </w:t>
      </w:r>
      <w:r w:rsidDel="00000000" w:rsidR="00000000" w:rsidRPr="00000000">
        <w:rPr>
          <w:vertAlign w:val="baseline"/>
          <w:rtl w:val="0"/>
        </w:rPr>
        <w:t xml:space="preserve">4.3.5).</w:t>
      </w:r>
    </w:p>
    <w:p w:rsidR="00000000" w:rsidDel="00000000" w:rsidP="00000000" w:rsidRDefault="00000000" w:rsidRPr="00000000" w14:paraId="00000302">
      <w:pPr>
        <w:pStyle w:val="Heading6"/>
        <w:numPr>
          <w:ilvl w:val="5"/>
          <w:numId w:val="1"/>
        </w:numPr>
        <w:ind w:left="1152" w:hanging="1152"/>
        <w:rPr/>
      </w:pPr>
      <w:r w:rsidDel="00000000" w:rsidR="00000000" w:rsidRPr="00000000">
        <w:rPr>
          <w:b w:val="0"/>
          <w:bCs w:val="0"/>
          <w:vertAlign w:val="baseline"/>
          <w:rtl w:val="0"/>
        </w:rPr>
        <w:t xml:space="preserve">4.3.9.10.4.19 module</w:t>
      </w:r>
      <w:r w:rsidDel="00000000" w:rsidR="00000000" w:rsidRPr="00000000">
        <w:rPr>
          <w:rtl w:val="0"/>
        </w:rPr>
      </w:r>
    </w:p>
    <w:p w:rsidR="00000000" w:rsidDel="00000000" w:rsidP="00000000" w:rsidRDefault="00000000" w:rsidRPr="00000000" w14:paraId="0000030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module</w:t>
      </w:r>
      <w:r w:rsidDel="00000000" w:rsidR="00000000" w:rsidRPr="00000000">
        <w:rPr>
          <w:vertAlign w:val="baseline"/>
          <w:rtl w:val="0"/>
        </w:rPr>
        <w:t xml:space="preserve"> element shall be used to document a device's sub-processor. </w:t>
      </w:r>
    </w:p>
    <w:p w:rsidR="00000000" w:rsidDel="00000000" w:rsidP="00000000" w:rsidRDefault="00000000" w:rsidRPr="00000000" w14:paraId="00000304">
      <w:pPr>
        <w:rPr>
          <w:vertAlign w:val="baseline"/>
        </w:rPr>
      </w:pPr>
      <w:commentRangeStart w:id="24"/>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commentRangeEnd w:id="24"/>
      <w:r w:rsidDel="00000000" w:rsidR="00000000" w:rsidRPr="00000000">
        <w:commentReference w:id="24"/>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A typical example would be a plug-in within a digital audio workstation, or a sub-processor in a multi-effect hardware device.</w:t>
      </w:r>
    </w:p>
    <w:p w:rsidR="00000000" w:rsidDel="00000000" w:rsidP="00000000" w:rsidRDefault="00000000" w:rsidRPr="00000000" w14:paraId="00000306">
      <w:pPr>
        <w:pStyle w:val="Heading6"/>
        <w:numPr>
          <w:ilvl w:val="5"/>
          <w:numId w:val="1"/>
        </w:numPr>
        <w:ind w:left="1152" w:hanging="1152"/>
        <w:rPr/>
      </w:pPr>
      <w:r w:rsidDel="00000000" w:rsidR="00000000" w:rsidRPr="00000000">
        <w:rPr>
          <w:b w:val="0"/>
          <w:bCs w:val="0"/>
          <w:vertAlign w:val="baseline"/>
          <w:rtl w:val="0"/>
        </w:rPr>
        <w:t xml:space="preserve">4.3.9.10.4.20 moduleType</w:t>
      </w:r>
      <w:r w:rsidDel="00000000" w:rsidR="00000000" w:rsidRPr="00000000">
        <w:rPr>
          <w:rtl w:val="0"/>
        </w:rPr>
      </w:r>
    </w:p>
    <w:p w:rsidR="00000000" w:rsidDel="00000000" w:rsidP="00000000" w:rsidRDefault="00000000" w:rsidRPr="00000000" w14:paraId="00000307">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4" name=""/>
                <a:graphic>
                  <a:graphicData uri="http://schemas.microsoft.com/office/word/2010/wordprocessingShape">
                    <wps:wsp>
                      <wps:cNvSpPr/>
                      <wps:cNvPr id="15" name="Shape 15"/>
                      <wps:spPr>
                        <a:xfrm>
                          <a:off x="2058288" y="3184688"/>
                          <a:ext cx="6575425" cy="11906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200150"/>
                <wp:effectExtent b="0" l="0" r="0" t="0"/>
                <wp:wrapSquare wrapText="bothSides" distB="0" distT="0" distL="114300" distR="114300"/>
                <wp:docPr id="14" name="image21.png"/>
                <a:graphic>
                  <a:graphicData uri="http://schemas.openxmlformats.org/drawingml/2006/picture">
                    <pic:pic>
                      <pic:nvPicPr>
                        <pic:cNvPr id="0" name="image21.png"/>
                        <pic:cNvPicPr preferRelativeResize="0"/>
                      </pic:nvPicPr>
                      <pic:blipFill>
                        <a:blip r:embed="rId17"/>
                        <a:srcRect/>
                        <a:stretch>
                          <a:fillRect/>
                        </a:stretch>
                      </pic:blipFill>
                      <pic:spPr>
                        <a:xfrm>
                          <a:off x="0" y="0"/>
                          <a:ext cx="6584950" cy="1200150"/>
                        </a:xfrm>
                        <a:prstGeom prst="rect"/>
                        <a:ln/>
                      </pic:spPr>
                    </pic:pic>
                  </a:graphicData>
                </a:graphic>
              </wp:anchor>
            </w:drawing>
          </mc:Fallback>
        </mc:AlternateContent>
      </w:r>
    </w:p>
    <w:p w:rsidR="00000000" w:rsidDel="00000000" w:rsidP="00000000" w:rsidRDefault="00000000" w:rsidRPr="00000000" w14:paraId="00000308">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4.3.9.10.4.20.1 manufacturer</w:t>
      </w:r>
    </w:p>
    <w:p w:rsidR="00000000" w:rsidDel="00000000" w:rsidP="00000000" w:rsidRDefault="00000000" w:rsidRPr="00000000" w14:paraId="00000309">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manufacturer</w:t>
      </w:r>
      <w:r w:rsidDel="00000000" w:rsidR="00000000" w:rsidRPr="00000000">
        <w:rPr>
          <w:vertAlign w:val="baseline"/>
          <w:rtl w:val="0"/>
        </w:rPr>
        <w:t xml:space="preserve"> element shall be used to convey the name of the manufacturer of the module when the manufacturer differs from the that of the host device. If the manufacturer is the same for the device and the module</w:t>
      </w:r>
      <w:ins w:author="Ian Rudd" w:id="112" w:date="2011-10-19T19:35:00Z">
        <w:r w:rsidDel="00000000" w:rsidR="00000000" w:rsidRPr="00000000">
          <w:rPr>
            <w:vertAlign w:val="baseline"/>
            <w:rtl w:val="0"/>
          </w:rPr>
          <w:t xml:space="preserve">,</w:t>
        </w:r>
      </w:ins>
      <w:r w:rsidDel="00000000" w:rsidR="00000000" w:rsidRPr="00000000">
        <w:rPr>
          <w:vertAlign w:val="baseline"/>
          <w:rtl w:val="0"/>
        </w:rPr>
        <w:t xml:space="preserve"> the manufacturer shall be omitted.</w:t>
      </w:r>
    </w:p>
    <w:p w:rsidR="00000000" w:rsidDel="00000000" w:rsidP="00000000" w:rsidRDefault="00000000" w:rsidRPr="00000000" w14:paraId="0000030A">
      <w:pPr>
        <w:rPr>
          <w:vertAlign w:val="baseline"/>
        </w:rPr>
      </w:pPr>
      <w:r w:rsidDel="00000000" w:rsidR="00000000" w:rsidRPr="00000000">
        <w:rPr>
          <w:rtl w:val="0"/>
        </w:rPr>
      </w:r>
    </w:p>
    <w:p w:rsidR="00000000" w:rsidDel="00000000" w:rsidP="00000000" w:rsidRDefault="00000000" w:rsidRPr="00000000" w14:paraId="0000030B">
      <w:pPr>
        <w:rPr>
          <w:vertAlign w:val="baseline"/>
        </w:rPr>
      </w:pPr>
      <w:r w:rsidDel="00000000" w:rsidR="00000000" w:rsidRPr="00000000">
        <w:rPr>
          <w:vertAlign w:val="baseline"/>
          <w:rtl w:val="0"/>
        </w:rPr>
        <w:t xml:space="preserve">EXAMPLE An audio plug</w:t>
      </w:r>
      <w:ins w:author="Ian Rudd" w:id="113" w:date="2011-10-19T19:36:00Z">
        <w:r w:rsidDel="00000000" w:rsidR="00000000" w:rsidRPr="00000000">
          <w:rPr>
            <w:vertAlign w:val="baseline"/>
            <w:rtl w:val="0"/>
          </w:rPr>
          <w:t xml:space="preserve">-</w:t>
        </w:r>
      </w:ins>
      <w:r w:rsidDel="00000000" w:rsidR="00000000" w:rsidRPr="00000000">
        <w:rPr>
          <w:vertAlign w:val="baseline"/>
          <w:rtl w:val="0"/>
        </w:rPr>
        <w:t xml:space="preserve">in running in a DAW.</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4.3.9.10.4.20.2 modelName</w:t>
      </w:r>
    </w:p>
    <w:p w:rsidR="00000000" w:rsidDel="00000000" w:rsidP="00000000" w:rsidRDefault="00000000" w:rsidRPr="00000000" w14:paraId="0000030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modelName </w:t>
      </w:r>
      <w:r w:rsidDel="00000000" w:rsidR="00000000" w:rsidRPr="00000000">
        <w:rPr>
          <w:vertAlign w:val="baseline"/>
          <w:rtl w:val="0"/>
        </w:rPr>
        <w:t xml:space="preserve">element may be used to indicate the manufacturer</w:t>
      </w:r>
      <w:ins w:author="Ian Rudd" w:id="114" w:date="2011-10-19T19:36:00Z">
        <w:r w:rsidDel="00000000" w:rsidR="00000000" w:rsidRPr="00000000">
          <w:rPr>
            <w:vertAlign w:val="baseline"/>
            <w:rtl w:val="0"/>
          </w:rPr>
          <w:t xml:space="preserve">-</w:t>
        </w:r>
      </w:ins>
      <w:del w:author="Ian Rudd" w:id="114" w:date="2011-10-19T19:36:00Z">
        <w:r w:rsidDel="00000000" w:rsidR="00000000" w:rsidRPr="00000000">
          <w:rPr>
            <w:vertAlign w:val="baseline"/>
            <w:rtl w:val="0"/>
          </w:rPr>
          <w:delText xml:space="preserve"> </w:delText>
        </w:r>
      </w:del>
      <w:r w:rsidDel="00000000" w:rsidR="00000000" w:rsidRPr="00000000">
        <w:rPr>
          <w:vertAlign w:val="baseline"/>
          <w:rtl w:val="0"/>
        </w:rPr>
        <w:t xml:space="preserve">assigned model or product designation for the module.</w:t>
      </w:r>
    </w:p>
    <w:p w:rsidR="00000000" w:rsidDel="00000000" w:rsidP="00000000" w:rsidRDefault="00000000" w:rsidRPr="00000000" w14:paraId="0000030F">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4.3.9.10.4.20.3 functionalRole</w:t>
      </w:r>
    </w:p>
    <w:p w:rsidR="00000000" w:rsidDel="00000000" w:rsidP="00000000" w:rsidRDefault="00000000" w:rsidRPr="00000000" w14:paraId="00000310">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functionalRole</w:t>
      </w:r>
      <w:r w:rsidDel="00000000" w:rsidR="00000000" w:rsidRPr="00000000">
        <w:rPr>
          <w:vertAlign w:val="baseline"/>
          <w:rtl w:val="0"/>
        </w:rPr>
        <w:t xml:space="preserve"> attribute shall be used to indicate the functional role of the module. See 4.3.9.10.4.3 for a description of the </w:t>
      </w:r>
      <w:r w:rsidDel="00000000" w:rsidR="00000000" w:rsidRPr="00000000">
        <w:rPr>
          <w:rFonts w:ascii="Courier" w:cs="Courier" w:eastAsia="Courier" w:hAnsi="Courier"/>
          <w:vertAlign w:val="baseline"/>
          <w:rtl w:val="0"/>
        </w:rPr>
        <w:t xml:space="preserve">functionalRoleType</w:t>
      </w:r>
      <w:r w:rsidDel="00000000" w:rsidR="00000000" w:rsidRPr="00000000">
        <w:rPr>
          <w:vertAlign w:val="baseline"/>
          <w:rtl w:val="0"/>
        </w:rPr>
        <w:t xml:space="preserve">.</w:t>
      </w:r>
    </w:p>
    <w:p w:rsidR="00000000" w:rsidDel="00000000" w:rsidP="00000000" w:rsidRDefault="00000000" w:rsidRPr="00000000" w14:paraId="00000311">
      <w:pPr>
        <w:rPr>
          <w:vertAlign w:val="baseline"/>
        </w:rPr>
      </w:pPr>
      <w:r w:rsidDel="00000000" w:rsidR="00000000" w:rsidRPr="00000000">
        <w:rPr>
          <w:rtl w:val="0"/>
        </w:rPr>
      </w:r>
    </w:p>
    <w:p w:rsidR="00000000" w:rsidDel="00000000" w:rsidP="00000000" w:rsidRDefault="00000000" w:rsidRPr="00000000" w14:paraId="00000312">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4.3.9.10.4.20.4 inputChannel</w:t>
      </w:r>
    </w:p>
    <w:p w:rsidR="00000000" w:rsidDel="00000000" w:rsidP="00000000" w:rsidRDefault="00000000" w:rsidRPr="00000000" w14:paraId="00000313">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inputChannel</w:t>
      </w:r>
      <w:r w:rsidDel="00000000" w:rsidR="00000000" w:rsidRPr="00000000">
        <w:rPr>
          <w:vertAlign w:val="baseline"/>
          <w:rtl w:val="0"/>
        </w:rPr>
        <w:t xml:space="preserve"> element shall be used to represent a single input connection on the module with regard to the internal signal path of the enclosing device</w:t>
      </w:r>
      <w:commentRangeStart w:id="25"/>
      <w:r w:rsidDel="00000000" w:rsidR="00000000" w:rsidRPr="00000000">
        <w:rPr>
          <w:vertAlign w:val="baseline"/>
          <w:rtl w:val="0"/>
        </w:rPr>
        <w:t xml:space="preserve">.</w:t>
      </w:r>
      <w:commentRangeEnd w:id="25"/>
      <w:r w:rsidDel="00000000" w:rsidR="00000000" w:rsidRPr="00000000">
        <w:commentReference w:id="25"/>
      </w:r>
      <w:r w:rsidDel="00000000" w:rsidR="00000000" w:rsidRPr="00000000">
        <w:rPr>
          <w:vertAlign w:val="baseline"/>
          <w:rtl w:val="0"/>
        </w:rPr>
        <w:t xml:space="preserve"> One </w:t>
      </w:r>
      <w:r w:rsidDel="00000000" w:rsidR="00000000" w:rsidRPr="00000000">
        <w:rPr>
          <w:rFonts w:ascii="Courier" w:cs="Courier" w:eastAsia="Courier" w:hAnsi="Courier"/>
          <w:vertAlign w:val="baseline"/>
          <w:rtl w:val="0"/>
        </w:rPr>
        <w:t xml:space="preserve">inputChannel</w:t>
      </w:r>
      <w:r w:rsidDel="00000000" w:rsidR="00000000" w:rsidRPr="00000000">
        <w:rPr>
          <w:vertAlign w:val="baseline"/>
          <w:rtl w:val="0"/>
        </w:rPr>
        <w:t xml:space="preserve"> element shall be present for each audio stream passing through the module. The inputChannel Element data type shall be moduleInputChannelType.</w:t>
      </w:r>
    </w:p>
    <w:p w:rsidR="00000000" w:rsidDel="00000000" w:rsidP="00000000" w:rsidRDefault="00000000" w:rsidRPr="00000000" w14:paraId="00000314">
      <w:pPr>
        <w:rPr>
          <w:vertAlign w:val="baseline"/>
        </w:rPr>
      </w:pPr>
      <w:r w:rsidDel="00000000" w:rsidR="00000000" w:rsidRPr="00000000">
        <w:rPr>
          <w:rtl w:val="0"/>
        </w:rPr>
      </w:r>
    </w:p>
    <w:p w:rsidR="00000000" w:rsidDel="00000000" w:rsidP="00000000" w:rsidRDefault="00000000" w:rsidRPr="00000000" w14:paraId="00000315">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 moduleInputChannelType</w:t>
      </w:r>
    </w:p>
    <w:p w:rsidR="00000000" w:rsidDel="00000000" w:rsidP="00000000" w:rsidRDefault="00000000" w:rsidRPr="00000000" w14:paraId="00000316">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8" name=""/>
                <a:graphic>
                  <a:graphicData uri="http://schemas.microsoft.com/office/word/2010/wordprocessingShape">
                    <wps:wsp>
                      <wps:cNvSpPr/>
                      <wps:cNvPr id="9" name="Shape 9"/>
                      <wps:spPr>
                        <a:xfrm>
                          <a:off x="2058288" y="3261205"/>
                          <a:ext cx="6575425" cy="10375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8"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6584950" cy="1047115"/>
                        </a:xfrm>
                        <a:prstGeom prst="rect"/>
                        <a:ln/>
                      </pic:spPr>
                    </pic:pic>
                  </a:graphicData>
                </a:graphic>
              </wp:anchor>
            </w:drawing>
          </mc:Fallback>
        </mc:AlternateContent>
      </w:r>
    </w:p>
    <w:p w:rsidR="00000000" w:rsidDel="00000000" w:rsidP="00000000" w:rsidRDefault="00000000" w:rsidRPr="00000000" w14:paraId="00000317">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4.3.9.10.4.20.5.1ID</w:t>
      </w:r>
    </w:p>
    <w:p w:rsidR="00000000" w:rsidDel="00000000" w:rsidP="00000000" w:rsidRDefault="00000000" w:rsidRPr="00000000" w14:paraId="00000318">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inputChannel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319">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4.3.9.10.4.20.5.2 incomingSignal</w:t>
      </w:r>
    </w:p>
    <w:p w:rsidR="00000000" w:rsidDel="00000000" w:rsidP="00000000" w:rsidRDefault="00000000" w:rsidRPr="00000000" w14:paraId="0000031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incomingSignal</w:t>
      </w:r>
      <w:r w:rsidDel="00000000" w:rsidR="00000000" w:rsidRPr="00000000">
        <w:rPr>
          <w:vertAlign w:val="baseline"/>
          <w:rtl w:val="0"/>
        </w:rPr>
        <w:t xml:space="preserve"> attribute shall contain the ID attribute of the device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or the module outputChannel that immediately prece</w:t>
      </w:r>
      <w:del w:author="Ian Rudd" w:id="115" w:date="2011-10-19T20:26: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116" w:date="2011-10-19T20:26:00Z">
        <w:r w:rsidDel="00000000" w:rsidR="00000000" w:rsidRPr="00000000">
          <w:rPr>
            <w:vertAlign w:val="baseline"/>
            <w:rtl w:val="0"/>
          </w:rPr>
          <w:t xml:space="preserve">e</w:t>
        </w:r>
      </w:ins>
      <w:r w:rsidDel="00000000" w:rsidR="00000000" w:rsidRPr="00000000">
        <w:rPr>
          <w:vertAlign w:val="baseline"/>
          <w:rtl w:val="0"/>
        </w:rPr>
        <w:t xml:space="preserve">s this module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in the signal graph (see 3.3.1.1) If nothing prece</w:t>
      </w:r>
      <w:del w:author="Ian Rudd" w:id="117" w:date="2011-10-19T20:26: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118" w:date="2011-10-19T20:26:00Z">
        <w:r w:rsidDel="00000000" w:rsidR="00000000" w:rsidRPr="00000000">
          <w:rPr>
            <w:vertAlign w:val="baseline"/>
            <w:rtl w:val="0"/>
          </w:rPr>
          <w:t xml:space="preserve">e</w:t>
        </w:r>
      </w:ins>
      <w:r w:rsidDel="00000000" w:rsidR="00000000" w:rsidRPr="00000000">
        <w:rPr>
          <w:vertAlign w:val="baseline"/>
          <w:rtl w:val="0"/>
        </w:rPr>
        <w:t xml:space="preserve">s </w:t>
      </w:r>
      <w:del w:author="Ian Rudd" w:id="119" w:date="2011-10-19T20:38:00Z">
        <w:r w:rsidDel="00000000" w:rsidR="00000000" w:rsidRPr="00000000">
          <w:rPr>
            <w:vertAlign w:val="baseline"/>
            <w:rtl w:val="0"/>
          </w:rPr>
          <w:delText xml:space="preserve"> </w:delText>
        </w:r>
      </w:del>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 inputChannel</w:t>
      </w:r>
      <w:r w:rsidDel="00000000" w:rsidR="00000000" w:rsidRPr="00000000">
        <w:rPr>
          <w:vertAlign w:val="baseline"/>
          <w:rtl w:val="0"/>
        </w:rPr>
        <w:t xml:space="preserve"> in the signal path then this attribute shall be o</w:t>
      </w:r>
      <w:del w:author="Ian Rudd" w:id="120" w:date="2011-10-19T20:02: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31B">
      <w:pPr>
        <w:rPr>
          <w:vertAlign w:val="baseline"/>
        </w:rPr>
      </w:pPr>
      <w:r w:rsidDel="00000000" w:rsidR="00000000" w:rsidRPr="00000000">
        <w:rPr>
          <w:rtl w:val="0"/>
        </w:rPr>
      </w:r>
    </w:p>
    <w:p w:rsidR="00000000" w:rsidDel="00000000" w:rsidP="00000000" w:rsidRDefault="00000000" w:rsidRPr="00000000" w14:paraId="0000031C">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4.3.9.10.4.20.5.3 outgoingSignals</w:t>
      </w:r>
    </w:p>
    <w:p w:rsidR="00000000" w:rsidDel="00000000" w:rsidP="00000000" w:rsidRDefault="00000000" w:rsidRPr="00000000" w14:paraId="0000031D">
      <w:pPr>
        <w:rPr>
          <w:vertAlign w:val="baseline"/>
        </w:rPr>
      </w:pPr>
      <w:r w:rsidDel="00000000" w:rsidR="00000000" w:rsidRPr="00000000">
        <w:rPr>
          <w:vertAlign w:val="baseline"/>
          <w:rtl w:val="0"/>
        </w:rPr>
        <w:t xml:space="preserve">The outgoingSignals attribute shall contain the ID attributes of all patched module and device channels according to the rules outlined in 3.3.1.1.</w:t>
      </w:r>
    </w:p>
    <w:p w:rsidR="00000000" w:rsidDel="00000000" w:rsidP="00000000" w:rsidRDefault="00000000" w:rsidRPr="00000000" w14:paraId="0000031E">
      <w:pPr>
        <w:rPr>
          <w:vertAlign w:val="baseline"/>
        </w:rPr>
      </w:pPr>
      <w:r w:rsidDel="00000000" w:rsidR="00000000" w:rsidRPr="00000000">
        <w:rPr>
          <w:rtl w:val="0"/>
        </w:rPr>
      </w:r>
    </w:p>
    <w:p w:rsidR="00000000" w:rsidDel="00000000" w:rsidP="00000000" w:rsidRDefault="00000000" w:rsidRPr="00000000" w14:paraId="0000031F">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4.3.9.10.4.20.5.4 labe</w:t>
      </w:r>
      <w:commentRangeStart w:id="2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320">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 assigned name for the channel. </w:t>
      </w:r>
    </w:p>
    <w:p w:rsidR="00000000" w:rsidDel="00000000" w:rsidP="00000000" w:rsidRDefault="00000000" w:rsidRPr="00000000" w14:paraId="00000321">
      <w:pPr>
        <w:rP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323">
      <w:pPr>
        <w:rPr>
          <w:vertAlign w:val="baseline"/>
        </w:rPr>
      </w:pPr>
      <w:r w:rsidDel="00000000" w:rsidR="00000000" w:rsidRPr="00000000">
        <w:rPr>
          <w:rtl w:val="0"/>
        </w:rPr>
      </w:r>
    </w:p>
    <w:p w:rsidR="00000000" w:rsidDel="00000000" w:rsidP="00000000" w:rsidRDefault="00000000" w:rsidRPr="00000000" w14:paraId="00000324">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4.3.9.10.4.20.5.5 routing</w:t>
      </w:r>
    </w:p>
    <w:p w:rsidR="00000000" w:rsidDel="00000000" w:rsidP="00000000" w:rsidRDefault="00000000" w:rsidRPr="00000000" w14:paraId="00000325">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routing</w:t>
      </w:r>
      <w:r w:rsidDel="00000000" w:rsidR="00000000" w:rsidRPr="00000000">
        <w:rPr>
          <w:vertAlign w:val="baseline"/>
          <w:rtl w:val="0"/>
        </w:rPr>
        <w:t xml:space="preserve"> attribute shall be used to indicate the signal-flow through the input channel. See 4.3.9.10.4.11.8</w:t>
      </w:r>
      <w:del w:author="Ian Rudd" w:id="121" w:date="2011-10-19T20:39:00Z">
        <w:r w:rsidDel="00000000" w:rsidR="00000000" w:rsidRPr="00000000">
          <w:rPr>
            <w:vertAlign w:val="baseline"/>
            <w:rtl w:val="0"/>
          </w:rPr>
          <w:delText xml:space="preserve"> </w:delText>
        </w:r>
      </w:del>
      <w:r w:rsidDel="00000000" w:rsidR="00000000" w:rsidRPr="00000000">
        <w:rPr>
          <w:vertAlign w:val="baseline"/>
          <w:rtl w:val="0"/>
        </w:rPr>
        <w:t xml:space="preserve"> for a description of </w:t>
      </w:r>
      <w:r w:rsidDel="00000000" w:rsidR="00000000" w:rsidRPr="00000000">
        <w:rPr>
          <w:rFonts w:ascii="Courier" w:cs="Courier" w:eastAsia="Courier" w:hAnsi="Courier"/>
          <w:vertAlign w:val="baseline"/>
          <w:rtl w:val="0"/>
        </w:rPr>
        <w:t xml:space="preserve">inputRoutingType</w:t>
      </w:r>
      <w:r w:rsidDel="00000000" w:rsidR="00000000" w:rsidRPr="00000000">
        <w:rPr>
          <w:vertAlign w:val="baseline"/>
          <w:rtl w:val="0"/>
        </w:rPr>
        <w:t xml:space="preserve">.</w:t>
      </w:r>
    </w:p>
    <w:p w:rsidR="00000000" w:rsidDel="00000000" w:rsidP="00000000" w:rsidRDefault="00000000" w:rsidRPr="00000000" w14:paraId="00000326">
      <w:pPr>
        <w:rPr>
          <w:vertAlign w:val="baseline"/>
        </w:rPr>
      </w:pPr>
      <w:r w:rsidDel="00000000" w:rsidR="00000000" w:rsidRPr="00000000">
        <w:rPr>
          <w:rtl w:val="0"/>
        </w:rPr>
      </w:r>
    </w:p>
    <w:p w:rsidR="00000000" w:rsidDel="00000000" w:rsidP="00000000" w:rsidRDefault="00000000" w:rsidRPr="00000000" w14:paraId="00000327">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4.3.9.10.4.20.6 outputChanne</w:t>
      </w:r>
      <w:commentRangeStart w:id="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328">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outputChannel</w:t>
      </w:r>
      <w:r w:rsidDel="00000000" w:rsidR="00000000" w:rsidRPr="00000000">
        <w:rPr>
          <w:vertAlign w:val="baseline"/>
          <w:rtl w:val="0"/>
        </w:rPr>
        <w:t xml:space="preserve"> element shall be used to represent a single output connection on the module with regard to the internal signal path of the enclosing device. One </w:t>
      </w:r>
      <w:r w:rsidDel="00000000" w:rsidR="00000000" w:rsidRPr="00000000">
        <w:rPr>
          <w:rFonts w:ascii="Courier" w:cs="Courier" w:eastAsia="Courier" w:hAnsi="Courier"/>
          <w:vertAlign w:val="baseline"/>
          <w:rtl w:val="0"/>
        </w:rPr>
        <w:t xml:space="preserve">outputChannel</w:t>
      </w:r>
      <w:r w:rsidDel="00000000" w:rsidR="00000000" w:rsidRPr="00000000">
        <w:rPr>
          <w:vertAlign w:val="baseline"/>
          <w:rtl w:val="0"/>
        </w:rPr>
        <w:t xml:space="preserve"> element shall be present for each audio stream passing out of the module.</w:t>
      </w:r>
    </w:p>
    <w:p w:rsidR="00000000" w:rsidDel="00000000" w:rsidP="00000000" w:rsidRDefault="00000000" w:rsidRPr="00000000" w14:paraId="00000329">
      <w:pPr>
        <w:rPr>
          <w:vertAlign w:val="baseline"/>
        </w:rPr>
      </w:pPr>
      <w:r w:rsidDel="00000000" w:rsidR="00000000" w:rsidRPr="00000000">
        <w:rPr>
          <w:rtl w:val="0"/>
        </w:rPr>
      </w:r>
    </w:p>
    <w:p w:rsidR="00000000" w:rsidDel="00000000" w:rsidP="00000000" w:rsidRDefault="00000000" w:rsidRPr="00000000" w14:paraId="0000032A">
      <w:pPr>
        <w:rPr>
          <w:vertAlign w:val="baseline"/>
        </w:rPr>
      </w:pPr>
      <w:r w:rsidDel="00000000" w:rsidR="00000000" w:rsidRPr="00000000">
        <w:rPr>
          <w:rtl w:val="0"/>
        </w:rPr>
      </w:r>
    </w:p>
    <w:p w:rsidR="00000000" w:rsidDel="00000000" w:rsidP="00000000" w:rsidRDefault="00000000" w:rsidRPr="00000000" w14:paraId="0000032B">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 moduleOutputChannelType</w:t>
      </w:r>
    </w:p>
    <w:p w:rsidR="00000000" w:rsidDel="00000000" w:rsidP="00000000" w:rsidRDefault="00000000" w:rsidRPr="00000000" w14:paraId="0000032C">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10" name=""/>
                <a:graphic>
                  <a:graphicData uri="http://schemas.microsoft.com/office/word/2010/wordprocessingShape">
                    <wps:wsp>
                      <wps:cNvSpPr/>
                      <wps:cNvPr id="11" name="Shape 11"/>
                      <wps:spPr>
                        <a:xfrm>
                          <a:off x="2058288" y="3261205"/>
                          <a:ext cx="6575425" cy="10375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1047115"/>
                <wp:effectExtent b="0" l="0" r="0" t="0"/>
                <wp:wrapSquare wrapText="bothSides" distB="0" distT="0" distL="114300" distR="114300"/>
                <wp:docPr id="10"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6584950" cy="1047115"/>
                        </a:xfrm>
                        <a:prstGeom prst="rect"/>
                        <a:ln/>
                      </pic:spPr>
                    </pic:pic>
                  </a:graphicData>
                </a:graphic>
              </wp:anchor>
            </w:drawing>
          </mc:Fallback>
        </mc:AlternateContent>
      </w:r>
    </w:p>
    <w:p w:rsidR="00000000" w:rsidDel="00000000" w:rsidP="00000000" w:rsidRDefault="00000000" w:rsidRPr="00000000" w14:paraId="0000032D">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4.3.9.10.4.20.7.1 ID</w:t>
      </w:r>
    </w:p>
    <w:p w:rsidR="00000000" w:rsidDel="00000000" w:rsidP="00000000" w:rsidRDefault="00000000" w:rsidRPr="00000000" w14:paraId="0000032E">
      <w:pPr>
        <w:rPr>
          <w:rFonts w:ascii="Times" w:cs="Times" w:eastAsia="Times" w:hAnsi="Times"/>
          <w:color w:val="000000"/>
          <w:sz w:val="19"/>
          <w:szCs w:val="19"/>
          <w:vertAlign w:val="baseline"/>
        </w:rPr>
      </w:pPr>
      <w:r w:rsidDel="00000000" w:rsidR="00000000" w:rsidRPr="00000000">
        <w:rPr>
          <w:vertAlign w:val="baseline"/>
          <w:rtl w:val="0"/>
        </w:rPr>
        <w:t xml:space="preserve">The ID attribute shall be used to provide an XML ID for the </w:t>
      </w:r>
      <w:r w:rsidDel="00000000" w:rsidR="00000000" w:rsidRPr="00000000">
        <w:rPr>
          <w:rFonts w:ascii="Courier" w:cs="Courier" w:eastAsia="Courier" w:hAnsi="Courier"/>
          <w:sz w:val="18"/>
          <w:szCs w:val="18"/>
          <w:vertAlign w:val="baseline"/>
          <w:rtl w:val="0"/>
        </w:rPr>
        <w:t xml:space="preserve">outputChannel </w:t>
      </w:r>
      <w:r w:rsidDel="00000000" w:rsidR="00000000" w:rsidRPr="00000000">
        <w:rPr>
          <w:vertAlign w:val="baseline"/>
          <w:rtl w:val="0"/>
        </w:rPr>
        <w:t xml:space="preserve">element</w:t>
      </w:r>
      <w:r w:rsidDel="00000000" w:rsidR="00000000" w:rsidRPr="00000000">
        <w:rPr>
          <w:rFonts w:ascii="Courier" w:cs="Courier" w:eastAsia="Courier" w:hAnsi="Courier"/>
          <w:sz w:val="18"/>
          <w:szCs w:val="18"/>
          <w:vertAlign w:val="baseline"/>
          <w:rtl w:val="0"/>
        </w:rPr>
        <w:t xml:space="preserve">. </w:t>
      </w:r>
      <w:r w:rsidDel="00000000" w:rsidR="00000000" w:rsidRPr="00000000">
        <w:rPr>
          <w:vertAlign w:val="baseline"/>
          <w:rtl w:val="0"/>
        </w:rPr>
        <w:t xml:space="preserve">This attribute is used to form signal graph patches (see 3.3.1). </w:t>
      </w:r>
      <w:r w:rsidDel="00000000" w:rsidR="00000000" w:rsidRPr="00000000">
        <w:rPr>
          <w:rFonts w:ascii="Times" w:cs="Times" w:eastAsia="Times" w:hAnsi="Times"/>
          <w:color w:val="000000"/>
          <w:sz w:val="19"/>
          <w:szCs w:val="19"/>
          <w:vertAlign w:val="baseline"/>
          <w:rtl w:val="0"/>
        </w:rPr>
        <w:t xml:space="preserve">Care shall be taken to ensure that the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 is a unique value within the instance document. Further, since the instance document may be included in other xml documents, problems can occur if two instance documents share the same values for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Therefore </w:t>
      </w:r>
      <w:r w:rsidDel="00000000" w:rsidR="00000000" w:rsidRPr="00000000">
        <w:rPr>
          <w:rFonts w:ascii="Courier" w:cs="Courier" w:eastAsia="Courier" w:hAnsi="Courier"/>
          <w:b w:val="1"/>
          <w:bCs w:val="1"/>
          <w:color w:val="000000"/>
          <w:sz w:val="17"/>
          <w:szCs w:val="17"/>
          <w:vertAlign w:val="baseline"/>
          <w:rtl w:val="0"/>
        </w:rPr>
        <w:t xml:space="preserve">ID </w:t>
      </w:r>
      <w:r w:rsidDel="00000000" w:rsidR="00000000" w:rsidRPr="00000000">
        <w:rPr>
          <w:rFonts w:ascii="Times" w:cs="Times" w:eastAsia="Times" w:hAnsi="Times"/>
          <w:color w:val="000000"/>
          <w:sz w:val="19"/>
          <w:szCs w:val="19"/>
          <w:vertAlign w:val="baseline"/>
          <w:rtl w:val="0"/>
        </w:rPr>
        <w:t xml:space="preserve">attributes should be made unique both within and across instance documents.</w:t>
      </w:r>
    </w:p>
    <w:p w:rsidR="00000000" w:rsidDel="00000000" w:rsidP="00000000" w:rsidRDefault="00000000" w:rsidRPr="00000000" w14:paraId="0000032F">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330">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4.3.9.10.4.20.7.2 incomingSignal</w:t>
      </w:r>
    </w:p>
    <w:p w:rsidR="00000000" w:rsidDel="00000000" w:rsidP="00000000" w:rsidRDefault="00000000" w:rsidRPr="00000000" w14:paraId="00000331">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incomingSignal</w:t>
      </w:r>
      <w:r w:rsidDel="00000000" w:rsidR="00000000" w:rsidRPr="00000000">
        <w:rPr>
          <w:vertAlign w:val="baseline"/>
          <w:rtl w:val="0"/>
        </w:rPr>
        <w:t xml:space="preserve"> attribute shall contain the ID attribute of the module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from which this outputChannel takes it’s audio signal. If no inputChannel prece</w:t>
      </w:r>
      <w:del w:author="Ian Rudd" w:id="122" w:date="2011-10-19T20:27:00Z">
        <w:r w:rsidDel="00000000" w:rsidR="00000000" w:rsidRPr="00000000">
          <w:rPr>
            <w:vertAlign w:val="baseline"/>
            <w:rtl w:val="0"/>
          </w:rPr>
          <w:delText xml:space="preserve">e</w:delText>
        </w:r>
      </w:del>
      <w:r w:rsidDel="00000000" w:rsidR="00000000" w:rsidRPr="00000000">
        <w:rPr>
          <w:vertAlign w:val="baseline"/>
          <w:rtl w:val="0"/>
        </w:rPr>
        <w:t xml:space="preserve">d</w:t>
      </w:r>
      <w:ins w:author="Ian Rudd" w:id="123" w:date="2011-10-19T20:27:00Z">
        <w:r w:rsidDel="00000000" w:rsidR="00000000" w:rsidRPr="00000000">
          <w:rPr>
            <w:vertAlign w:val="baseline"/>
            <w:rtl w:val="0"/>
          </w:rPr>
          <w:t xml:space="preserve">e</w:t>
        </w:r>
      </w:ins>
      <w:r w:rsidDel="00000000" w:rsidR="00000000" w:rsidRPr="00000000">
        <w:rPr>
          <w:vertAlign w:val="baseline"/>
          <w:rtl w:val="0"/>
        </w:rPr>
        <w:t xml:space="preserve">s </w:t>
      </w:r>
      <w:del w:author="Ian Rudd" w:id="124" w:date="2011-10-19T20:39:00Z">
        <w:r w:rsidDel="00000000" w:rsidR="00000000" w:rsidRPr="00000000">
          <w:rPr>
            <w:vertAlign w:val="baseline"/>
            <w:rtl w:val="0"/>
          </w:rPr>
          <w:delText xml:space="preserve"> </w:delText>
        </w:r>
      </w:del>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 outputChannel</w:t>
      </w:r>
      <w:r w:rsidDel="00000000" w:rsidR="00000000" w:rsidRPr="00000000">
        <w:rPr>
          <w:vertAlign w:val="baseline"/>
          <w:rtl w:val="0"/>
        </w:rPr>
        <w:t xml:space="preserve"> in the signal path then this attribute shall be o</w:t>
      </w:r>
      <w:del w:author="Ian Rudd" w:id="125" w:date="2011-10-19T20:08:00Z">
        <w:r w:rsidDel="00000000" w:rsidR="00000000" w:rsidRPr="00000000">
          <w:rPr>
            <w:vertAlign w:val="baseline"/>
            <w:rtl w:val="0"/>
          </w:rPr>
          <w:delText xml:space="preserve">m</w:delText>
        </w:r>
      </w:del>
      <w:r w:rsidDel="00000000" w:rsidR="00000000" w:rsidRPr="00000000">
        <w:rPr>
          <w:vertAlign w:val="baseline"/>
          <w:rtl w:val="0"/>
        </w:rPr>
        <w:t xml:space="preserve">mitted.</w:t>
      </w:r>
    </w:p>
    <w:p w:rsidR="00000000" w:rsidDel="00000000" w:rsidP="00000000" w:rsidRDefault="00000000" w:rsidRPr="00000000" w14:paraId="00000332">
      <w:pPr>
        <w:rPr>
          <w:vertAlign w:val="baseline"/>
        </w:rPr>
      </w:pPr>
      <w:r w:rsidDel="00000000" w:rsidR="00000000" w:rsidRPr="00000000">
        <w:rPr>
          <w:rtl w:val="0"/>
        </w:rPr>
      </w:r>
    </w:p>
    <w:p w:rsidR="00000000" w:rsidDel="00000000" w:rsidP="00000000" w:rsidRDefault="00000000" w:rsidRPr="00000000" w14:paraId="00000333">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4.3.9.10.4.20.7.3 outgoingSignals</w:t>
      </w:r>
    </w:p>
    <w:p w:rsidR="00000000" w:rsidDel="00000000" w:rsidP="00000000" w:rsidRDefault="00000000" w:rsidRPr="00000000" w14:paraId="00000334">
      <w:pPr>
        <w:rPr>
          <w:vertAlign w:val="baseline"/>
        </w:rPr>
      </w:pPr>
      <w:r w:rsidDel="00000000" w:rsidR="00000000" w:rsidRPr="00000000">
        <w:rPr>
          <w:vertAlign w:val="baseline"/>
          <w:rtl w:val="0"/>
        </w:rPr>
        <w:t xml:space="preserve">The outgoingSignals attribute shall contain the ID attributes of all patched module and device channels according to the rules outlined in 3.3.1.1.</w:t>
      </w:r>
    </w:p>
    <w:p w:rsidR="00000000" w:rsidDel="00000000" w:rsidP="00000000" w:rsidRDefault="00000000" w:rsidRPr="00000000" w14:paraId="00000335">
      <w:pPr>
        <w:rPr>
          <w:vertAlign w:val="baseline"/>
        </w:rPr>
      </w:pPr>
      <w:r w:rsidDel="00000000" w:rsidR="00000000" w:rsidRPr="00000000">
        <w:rPr>
          <w:rtl w:val="0"/>
        </w:rPr>
      </w:r>
    </w:p>
    <w:p w:rsidR="00000000" w:rsidDel="00000000" w:rsidP="00000000" w:rsidRDefault="00000000" w:rsidRPr="00000000" w14:paraId="00000336">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4.3.9.10.4.20.7.4 labe</w:t>
      </w:r>
      <w:commentRangeStart w:id="2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33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label</w:t>
      </w:r>
      <w:r w:rsidDel="00000000" w:rsidR="00000000" w:rsidRPr="00000000">
        <w:rPr>
          <w:vertAlign w:val="baseline"/>
          <w:rtl w:val="0"/>
        </w:rPr>
        <w:t xml:space="preserve"> attribute shall be used to indicate the manufacturer assigned name for the channel. </w:t>
      </w:r>
    </w:p>
    <w:p w:rsidR="00000000" w:rsidDel="00000000" w:rsidP="00000000" w:rsidRDefault="00000000" w:rsidRPr="00000000" w14:paraId="00000338">
      <w:pPr>
        <w:rP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Often this label may be as simple as "Left" or "1".</w:t>
      </w:r>
    </w:p>
    <w:p w:rsidR="00000000" w:rsidDel="00000000" w:rsidP="00000000" w:rsidRDefault="00000000" w:rsidRPr="00000000" w14:paraId="0000033A">
      <w:pPr>
        <w:rPr>
          <w:vertAlign w:val="baseline"/>
        </w:rPr>
      </w:pPr>
      <w:r w:rsidDel="00000000" w:rsidR="00000000" w:rsidRPr="00000000">
        <w:rPr>
          <w:rtl w:val="0"/>
        </w:rPr>
      </w:r>
    </w:p>
    <w:p w:rsidR="00000000" w:rsidDel="00000000" w:rsidP="00000000" w:rsidRDefault="00000000" w:rsidRPr="00000000" w14:paraId="0000033B">
      <w:pPr>
        <w:keepNext w:val="1"/>
        <w:keepLines w:val="0"/>
        <w:pageBreakBefore w:val="0"/>
        <w:widowControl w:val="0"/>
        <w:numPr>
          <w:ilvl w:val="7"/>
          <w:numId w:val="1"/>
        </w:numPr>
        <w:pBdr>
          <w:top w:space="0" w:sz="0" w:val="nil"/>
          <w:left w:space="0" w:sz="0" w:val="nil"/>
          <w:bottom w:space="0" w:sz="0" w:val="nil"/>
          <w:right w:space="0" w:sz="0" w:val="nil"/>
          <w:between w:space="0" w:sz="0" w:val="nil"/>
        </w:pBdr>
        <w:shd w:fill="auto" w:val="clear"/>
        <w:spacing w:after="100" w:before="100" w:line="240" w:lineRule="auto"/>
        <w:ind w:left="1440" w:right="0" w:hanging="144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4.3.9.10.4.20.7.5 routing</w:t>
      </w:r>
    </w:p>
    <w:p w:rsidR="00000000" w:rsidDel="00000000" w:rsidP="00000000" w:rsidRDefault="00000000" w:rsidRPr="00000000" w14:paraId="0000033C">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routing</w:t>
      </w:r>
      <w:r w:rsidDel="00000000" w:rsidR="00000000" w:rsidRPr="00000000">
        <w:rPr>
          <w:vertAlign w:val="baseline"/>
          <w:rtl w:val="0"/>
        </w:rPr>
        <w:t xml:space="preserve"> attribute shall be used to indicate the signal-flow through the output channel. See 4.3.9.10.4.13.7</w:t>
      </w:r>
      <w:del w:author="Ian Rudd" w:id="126" w:date="2011-10-19T20:42:00Z">
        <w:r w:rsidDel="00000000" w:rsidR="00000000" w:rsidRPr="00000000">
          <w:rPr>
            <w:vertAlign w:val="baseline"/>
            <w:rtl w:val="0"/>
          </w:rPr>
          <w:delText xml:space="preserve"> </w:delText>
        </w:r>
      </w:del>
      <w:r w:rsidDel="00000000" w:rsidR="00000000" w:rsidRPr="00000000">
        <w:rPr>
          <w:vertAlign w:val="baseline"/>
          <w:rtl w:val="0"/>
        </w:rPr>
        <w:t xml:space="preserve">  for a description of </w:t>
      </w:r>
      <w:r w:rsidDel="00000000" w:rsidR="00000000" w:rsidRPr="00000000">
        <w:rPr>
          <w:rFonts w:ascii="Courier" w:cs="Courier" w:eastAsia="Courier" w:hAnsi="Courier"/>
          <w:vertAlign w:val="baseline"/>
          <w:rtl w:val="0"/>
        </w:rPr>
        <w:t xml:space="preserve">outputRoutingType</w:t>
      </w:r>
      <w:r w:rsidDel="00000000" w:rsidR="00000000" w:rsidRPr="00000000">
        <w:rPr>
          <w:vertAlign w:val="baseline"/>
          <w:rtl w:val="0"/>
        </w:rPr>
        <w:t xml:space="preserve">.</w:t>
      </w:r>
    </w:p>
    <w:p w:rsidR="00000000" w:rsidDel="00000000" w:rsidP="00000000" w:rsidRDefault="00000000" w:rsidRPr="00000000" w14:paraId="0000033D">
      <w:pPr>
        <w:rPr>
          <w:vertAlign w:val="baseline"/>
        </w:rPr>
      </w:pPr>
      <w:r w:rsidDel="00000000" w:rsidR="00000000" w:rsidRPr="00000000">
        <w:rPr>
          <w:rtl w:val="0"/>
        </w:rPr>
      </w:r>
    </w:p>
    <w:p w:rsidR="00000000" w:rsidDel="00000000" w:rsidP="00000000" w:rsidRDefault="00000000" w:rsidRPr="00000000" w14:paraId="0000033E">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4.3.9.10.4.20.8 settings</w:t>
      </w:r>
    </w:p>
    <w:p w:rsidR="00000000" w:rsidDel="00000000" w:rsidP="00000000" w:rsidRDefault="00000000" w:rsidRPr="00000000" w14:paraId="0000033F">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settings</w:t>
      </w:r>
      <w:r w:rsidDel="00000000" w:rsidR="00000000" w:rsidRPr="00000000">
        <w:rPr>
          <w:vertAlign w:val="baseline"/>
          <w:rtl w:val="0"/>
        </w:rPr>
        <w:t xml:space="preserve"> element shall be used to capture the state of the module setup with regard to its presets and parameters. See 4.3.9.10.4.19 </w:t>
      </w:r>
      <w:del w:author="Ian Rudd" w:id="127" w:date="2011-10-19T20:43:00Z">
        <w:r w:rsidDel="00000000" w:rsidR="00000000" w:rsidRPr="00000000">
          <w:rPr>
            <w:vertAlign w:val="baseline"/>
            <w:rtl w:val="0"/>
          </w:rPr>
          <w:delText xml:space="preserve"> </w:delText>
        </w:r>
      </w:del>
      <w:r w:rsidDel="00000000" w:rsidR="00000000" w:rsidRPr="00000000">
        <w:rPr>
          <w:vertAlign w:val="baseline"/>
          <w:rtl w:val="0"/>
        </w:rPr>
        <w:t xml:space="preserve">for a description of the </w:t>
      </w:r>
      <w:r w:rsidDel="00000000" w:rsidR="00000000" w:rsidRPr="00000000">
        <w:rPr>
          <w:rFonts w:ascii="Courier" w:cs="Courier" w:eastAsia="Courier" w:hAnsi="Courier"/>
          <w:vertAlign w:val="baseline"/>
          <w:rtl w:val="0"/>
        </w:rPr>
        <w:t xml:space="preserve">settingsType</w:t>
      </w:r>
      <w:r w:rsidDel="00000000" w:rsidR="00000000" w:rsidRPr="00000000">
        <w:rPr>
          <w:vertAlign w:val="baseline"/>
          <w:rtl w:val="0"/>
        </w:rPr>
        <w:t xml:space="preserve">.</w:t>
      </w:r>
    </w:p>
    <w:p w:rsidR="00000000" w:rsidDel="00000000" w:rsidP="00000000" w:rsidRDefault="00000000" w:rsidRPr="00000000" w14:paraId="00000340">
      <w:pPr>
        <w:rPr>
          <w:vertAlign w:val="baseline"/>
        </w:rPr>
      </w:pPr>
      <w:r w:rsidDel="00000000" w:rsidR="00000000" w:rsidRPr="00000000">
        <w:rPr>
          <w:rtl w:val="0"/>
        </w:rPr>
      </w:r>
    </w:p>
    <w:p w:rsidR="00000000" w:rsidDel="00000000" w:rsidP="00000000" w:rsidRDefault="00000000" w:rsidRPr="00000000" w14:paraId="00000341">
      <w:pPr>
        <w:pStyle w:val="Heading4"/>
        <w:numPr>
          <w:ilvl w:val="3"/>
          <w:numId w:val="1"/>
        </w:numPr>
        <w:ind w:left="864" w:hanging="864"/>
        <w:rPr/>
      </w:pPr>
      <w:r w:rsidDel="00000000" w:rsidR="00000000" w:rsidRPr="00000000">
        <w:rPr>
          <w:b w:val="0"/>
          <w:bCs w:val="0"/>
          <w:vertAlign w:val="baseline"/>
          <w:rtl w:val="0"/>
        </w:rPr>
        <w:t xml:space="preserve">4.3.9.11 qualityAssurance</w:t>
      </w:r>
      <w:r w:rsidDel="00000000" w:rsidR="00000000" w:rsidRPr="00000000">
        <w:rPr>
          <w:rtl w:val="0"/>
        </w:rPr>
      </w:r>
    </w:p>
    <w:p w:rsidR="00000000" w:rsidDel="00000000" w:rsidP="00000000" w:rsidRDefault="00000000" w:rsidRPr="00000000" w14:paraId="00000342">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qualityAssurance</w:t>
      </w:r>
      <w:r w:rsidDel="00000000" w:rsidR="00000000" w:rsidRPr="00000000">
        <w:rPr>
          <w:vertAlign w:val="baseline"/>
          <w:rtl w:val="0"/>
        </w:rPr>
        <w:t xml:space="preserve"> element may be used to record the outcome of a quality assurance check in the processing workflow.</w:t>
      </w:r>
    </w:p>
    <w:p w:rsidR="00000000" w:rsidDel="00000000" w:rsidP="00000000" w:rsidRDefault="00000000" w:rsidRPr="00000000" w14:paraId="00000343">
      <w:pPr>
        <w:rPr>
          <w:vertAlign w:val="baseline"/>
        </w:rPr>
      </w:pPr>
      <w:r w:rsidDel="00000000" w:rsidR="00000000" w:rsidRPr="00000000">
        <w:rPr>
          <w:rtl w:val="0"/>
        </w:rPr>
      </w:r>
    </w:p>
    <w:p w:rsidR="00000000" w:rsidDel="00000000" w:rsidP="00000000" w:rsidRDefault="00000000" w:rsidRPr="00000000" w14:paraId="00000344">
      <w:pPr>
        <w:pStyle w:val="Heading4"/>
        <w:numPr>
          <w:ilvl w:val="3"/>
          <w:numId w:val="1"/>
        </w:numPr>
        <w:ind w:left="864" w:hanging="864"/>
        <w:rPr/>
      </w:pPr>
      <w:r w:rsidDel="00000000" w:rsidR="00000000" w:rsidRPr="00000000">
        <w:rPr>
          <w:b w:val="0"/>
          <w:bCs w:val="0"/>
          <w:vertAlign w:val="baseline"/>
          <w:rtl w:val="0"/>
        </w:rPr>
        <w:t xml:space="preserve">4.3.9.12 qualityAssuranceType</w:t>
      </w:r>
      <w:r w:rsidDel="00000000" w:rsidR="00000000" w:rsidRPr="00000000">
        <w:rPr>
          <w:rtl w:val="0"/>
        </w:rPr>
      </w:r>
    </w:p>
    <w:p w:rsidR="00000000" w:rsidDel="00000000" w:rsidP="00000000" w:rsidRDefault="00000000" w:rsidRPr="00000000" w14:paraId="00000345">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11" name=""/>
                <a:graphic>
                  <a:graphicData uri="http://schemas.microsoft.com/office/word/2010/wordprocessingShape">
                    <wps:wsp>
                      <wps:cNvSpPr/>
                      <wps:cNvPr id="12" name="Shape 12"/>
                      <wps:spPr>
                        <a:xfrm>
                          <a:off x="2058288" y="3337723"/>
                          <a:ext cx="6575425" cy="8845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1058228</wp:posOffset>
                </wp:positionH>
                <wp:positionV relativeFrom="paragraph">
                  <wp:posOffset>75883</wp:posOffset>
                </wp:positionV>
                <wp:extent cx="6584950" cy="894080"/>
                <wp:effectExtent b="0" l="0" r="0" t="0"/>
                <wp:wrapSquare wrapText="bothSides" distB="0" distT="0" distL="114300" distR="114300"/>
                <wp:docPr id="11" name="image18.png"/>
                <a:graphic>
                  <a:graphicData uri="http://schemas.openxmlformats.org/drawingml/2006/picture">
                    <pic:pic>
                      <pic:nvPicPr>
                        <pic:cNvPr id="0" name="image18.png"/>
                        <pic:cNvPicPr preferRelativeResize="0"/>
                      </pic:nvPicPr>
                      <pic:blipFill>
                        <a:blip r:embed="rId17"/>
                        <a:srcRect/>
                        <a:stretch>
                          <a:fillRect/>
                        </a:stretch>
                      </pic:blipFill>
                      <pic:spPr>
                        <a:xfrm>
                          <a:off x="0" y="0"/>
                          <a:ext cx="6584950" cy="894080"/>
                        </a:xfrm>
                        <a:prstGeom prst="rect"/>
                        <a:ln/>
                      </pic:spPr>
                    </pic:pic>
                  </a:graphicData>
                </a:graphic>
              </wp:anchor>
            </w:drawing>
          </mc:Fallback>
        </mc:AlternateContent>
      </w:r>
    </w:p>
    <w:p w:rsidR="00000000" w:rsidDel="00000000" w:rsidP="00000000" w:rsidRDefault="00000000" w:rsidRPr="00000000" w14:paraId="00000346">
      <w:pPr>
        <w:pStyle w:val="Heading5"/>
        <w:numPr>
          <w:ilvl w:val="4"/>
          <w:numId w:val="1"/>
        </w:numPr>
        <w:ind w:left="1008" w:hanging="1008"/>
        <w:rPr/>
      </w:pPr>
      <w:r w:rsidDel="00000000" w:rsidR="00000000" w:rsidRPr="00000000">
        <w:rPr>
          <w:b w:val="0"/>
          <w:bCs w:val="0"/>
          <w:vertAlign w:val="baseline"/>
          <w:rtl w:val="0"/>
        </w:rPr>
        <w:t xml:space="preserve">4.3.9.12.1 inspectionDateTime</w:t>
      </w:r>
      <w:r w:rsidDel="00000000" w:rsidR="00000000" w:rsidRPr="00000000">
        <w:rPr>
          <w:rtl w:val="0"/>
        </w:rPr>
      </w:r>
    </w:p>
    <w:p w:rsidR="00000000" w:rsidDel="00000000" w:rsidP="00000000" w:rsidRDefault="00000000" w:rsidRPr="00000000" w14:paraId="00000347">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inspectionDateTime</w:t>
      </w:r>
      <w:r w:rsidDel="00000000" w:rsidR="00000000" w:rsidRPr="00000000">
        <w:rPr>
          <w:vertAlign w:val="baseline"/>
          <w:rtl w:val="0"/>
        </w:rPr>
        <w:t xml:space="preserve"> attribute shall be used to indicate the time and date the </w:t>
      </w:r>
      <w:r w:rsidDel="00000000" w:rsidR="00000000" w:rsidRPr="00000000">
        <w:rPr>
          <w:rFonts w:ascii="Courier" w:cs="Courier" w:eastAsia="Courier" w:hAnsi="Courier"/>
          <w:vertAlign w:val="baseline"/>
          <w:rtl w:val="0"/>
        </w:rPr>
        <w:t xml:space="preserve">qualityAssurance</w:t>
      </w:r>
      <w:r w:rsidDel="00000000" w:rsidR="00000000" w:rsidRPr="00000000">
        <w:rPr>
          <w:vertAlign w:val="baseline"/>
          <w:rtl w:val="0"/>
        </w:rPr>
        <w:t xml:space="preserve"> event occurred. The XML schema </w:t>
      </w:r>
      <w:r w:rsidDel="00000000" w:rsidR="00000000" w:rsidRPr="00000000">
        <w:rPr>
          <w:rFonts w:ascii="Courier" w:cs="Courier" w:eastAsia="Courier" w:hAnsi="Courier"/>
          <w:vertAlign w:val="baseline"/>
          <w:rtl w:val="0"/>
        </w:rPr>
        <w:t xml:space="preserve">dateTime</w:t>
      </w:r>
      <w:r w:rsidDel="00000000" w:rsidR="00000000" w:rsidRPr="00000000">
        <w:rPr>
          <w:vertAlign w:val="baseline"/>
          <w:rtl w:val="0"/>
        </w:rPr>
        <w:t xml:space="preserve"> data type shall be used to encode the time and date.</w:t>
      </w:r>
    </w:p>
    <w:p w:rsidR="00000000" w:rsidDel="00000000" w:rsidP="00000000" w:rsidRDefault="00000000" w:rsidRPr="00000000" w14:paraId="00000348">
      <w:pPr>
        <w:pStyle w:val="Heading5"/>
        <w:numPr>
          <w:ilvl w:val="4"/>
          <w:numId w:val="1"/>
        </w:numPr>
        <w:ind w:left="1008" w:hanging="1008"/>
        <w:rPr/>
      </w:pPr>
      <w:r w:rsidDel="00000000" w:rsidR="00000000" w:rsidRPr="00000000">
        <w:rPr>
          <w:b w:val="0"/>
          <w:bCs w:val="0"/>
          <w:vertAlign w:val="baseline"/>
          <w:rtl w:val="0"/>
        </w:rPr>
        <w:t xml:space="preserve">4.3.9.12.2 note</w:t>
      </w:r>
      <w:r w:rsidDel="00000000" w:rsidR="00000000" w:rsidRPr="00000000">
        <w:rPr>
          <w:rtl w:val="0"/>
        </w:rPr>
      </w:r>
    </w:p>
    <w:p w:rsidR="00000000" w:rsidDel="00000000" w:rsidP="00000000" w:rsidRDefault="00000000" w:rsidRPr="00000000" w14:paraId="00000349">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note</w:t>
      </w:r>
      <w:r w:rsidDel="00000000" w:rsidR="00000000" w:rsidRPr="00000000">
        <w:rPr>
          <w:vertAlign w:val="baseline"/>
          <w:rtl w:val="0"/>
        </w:rPr>
        <w:t xml:space="preserve"> element may be used to provide discursive text regarding the specifics of the quality assurance work and its outcome.</w:t>
      </w:r>
    </w:p>
    <w:p w:rsidR="00000000" w:rsidDel="00000000" w:rsidP="00000000" w:rsidRDefault="00000000" w:rsidRPr="00000000" w14:paraId="0000034A">
      <w:pPr>
        <w:pStyle w:val="Heading5"/>
        <w:numPr>
          <w:ilvl w:val="4"/>
          <w:numId w:val="1"/>
        </w:numPr>
        <w:ind w:left="1008" w:hanging="1008"/>
        <w:rPr/>
      </w:pPr>
      <w:r w:rsidDel="00000000" w:rsidR="00000000" w:rsidRPr="00000000">
        <w:rPr>
          <w:b w:val="0"/>
          <w:bCs w:val="0"/>
          <w:vertAlign w:val="baseline"/>
          <w:rtl w:val="0"/>
        </w:rPr>
        <w:t xml:space="preserve">4.3.9.12.3 workers</w:t>
      </w:r>
      <w:r w:rsidDel="00000000" w:rsidR="00000000" w:rsidRPr="00000000">
        <w:rPr>
          <w:rtl w:val="0"/>
        </w:rPr>
      </w:r>
    </w:p>
    <w:p w:rsidR="00000000" w:rsidDel="00000000" w:rsidP="00000000" w:rsidRDefault="00000000" w:rsidRPr="00000000" w14:paraId="0000034B">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workers</w:t>
      </w:r>
      <w:r w:rsidDel="00000000" w:rsidR="00000000" w:rsidRPr="00000000">
        <w:rPr>
          <w:vertAlign w:val="baseline"/>
          <w:rtl w:val="0"/>
        </w:rPr>
        <w:t xml:space="preserve"> attribute shall contain an </w:t>
      </w:r>
      <w:r w:rsidDel="00000000" w:rsidR="00000000" w:rsidRPr="00000000">
        <w:rPr>
          <w:rFonts w:ascii="Courier" w:cs="Courier" w:eastAsia="Courier" w:hAnsi="Courier"/>
          <w:vertAlign w:val="baseline"/>
          <w:rtl w:val="0"/>
        </w:rPr>
        <w:t xml:space="preserve">IDREFS</w:t>
      </w:r>
      <w:r w:rsidDel="00000000" w:rsidR="00000000" w:rsidRPr="00000000">
        <w:rPr>
          <w:vertAlign w:val="baseline"/>
          <w:rtl w:val="0"/>
        </w:rPr>
        <w:t xml:space="preserve"> list of </w:t>
      </w:r>
      <w:r w:rsidDel="00000000" w:rsidR="00000000" w:rsidRPr="00000000">
        <w:rPr>
          <w:rFonts w:ascii="Courier" w:cs="Courier" w:eastAsia="Courier" w:hAnsi="Courier"/>
          <w:vertAlign w:val="baseline"/>
          <w:rtl w:val="0"/>
        </w:rPr>
        <w:t xml:space="preserve">IDREF</w:t>
      </w:r>
      <w:r w:rsidDel="00000000" w:rsidR="00000000" w:rsidRPr="00000000">
        <w:rPr>
          <w:vertAlign w:val="baseline"/>
          <w:rtl w:val="0"/>
        </w:rPr>
        <w:t xml:space="preserve"> pointers that reference the </w:t>
      </w:r>
      <w:r w:rsidDel="00000000" w:rsidR="00000000" w:rsidRPr="00000000">
        <w:rPr>
          <w:rFonts w:ascii="Courier" w:cs="Courier" w:eastAsia="Courier" w:hAnsi="Courier"/>
          <w:vertAlign w:val="baseline"/>
          <w:rtl w:val="0"/>
        </w:rPr>
        <w:t xml:space="preserve">ID</w:t>
      </w:r>
      <w:r w:rsidDel="00000000" w:rsidR="00000000" w:rsidRPr="00000000">
        <w:rPr>
          <w:vertAlign w:val="baseline"/>
          <w:rtl w:val="0"/>
        </w:rPr>
        <w:t xml:space="preserve"> of each of the workers from the </w:t>
      </w:r>
      <w:r w:rsidDel="00000000" w:rsidR="00000000" w:rsidRPr="00000000">
        <w:rPr>
          <w:rFonts w:ascii="Courier" w:cs="Courier" w:eastAsia="Courier" w:hAnsi="Courier"/>
          <w:vertAlign w:val="baseline"/>
          <w:rtl w:val="0"/>
        </w:rPr>
        <w:t xml:space="preserve">workerList</w:t>
      </w:r>
      <w:r w:rsidDel="00000000" w:rsidR="00000000" w:rsidRPr="00000000">
        <w:rPr>
          <w:vertAlign w:val="baseline"/>
          <w:rtl w:val="0"/>
        </w:rPr>
        <w:t xml:space="preserve"> element (see 4.3.6) who participated in the </w:t>
      </w:r>
      <w:r w:rsidDel="00000000" w:rsidR="00000000" w:rsidRPr="00000000">
        <w:rPr>
          <w:rFonts w:ascii="Courier" w:cs="Courier" w:eastAsia="Courier" w:hAnsi="Courier"/>
          <w:vertAlign w:val="baseline"/>
          <w:rtl w:val="0"/>
        </w:rPr>
        <w:t xml:space="preserve">qualityAssurance</w:t>
      </w:r>
      <w:r w:rsidDel="00000000" w:rsidR="00000000" w:rsidRPr="00000000">
        <w:rPr>
          <w:vertAlign w:val="baseline"/>
          <w:rtl w:val="0"/>
        </w:rPr>
        <w:t xml:space="preserve"> event.</w:t>
      </w:r>
    </w:p>
    <w:p w:rsidR="00000000" w:rsidDel="00000000" w:rsidP="00000000" w:rsidRDefault="00000000" w:rsidRPr="00000000" w14:paraId="0000034C">
      <w:pPr>
        <w:rPr>
          <w:vertAlign w:val="baseline"/>
        </w:rPr>
      </w:pPr>
      <w:r w:rsidDel="00000000" w:rsidR="00000000" w:rsidRPr="00000000">
        <w:rPr>
          <w:rtl w:val="0"/>
        </w:rPr>
      </w:r>
    </w:p>
    <w:p w:rsidR="00000000" w:rsidDel="00000000" w:rsidP="00000000" w:rsidRDefault="00000000" w:rsidRPr="00000000" w14:paraId="0000034D">
      <w:pPr>
        <w:pStyle w:val="Heading5"/>
        <w:numPr>
          <w:ilvl w:val="4"/>
          <w:numId w:val="1"/>
        </w:numPr>
        <w:ind w:left="1008" w:hanging="1008"/>
        <w:rPr/>
      </w:pPr>
      <w:r w:rsidDel="00000000" w:rsidR="00000000" w:rsidRPr="00000000">
        <w:rPr>
          <w:b w:val="0"/>
          <w:bCs w:val="0"/>
          <w:vertAlign w:val="baseline"/>
          <w:rtl w:val="0"/>
        </w:rPr>
        <w:t xml:space="preserve">4.3.9.12.4 passFail</w:t>
      </w:r>
      <w:r w:rsidDel="00000000" w:rsidR="00000000" w:rsidRPr="00000000">
        <w:rPr>
          <w:rtl w:val="0"/>
        </w:rPr>
      </w:r>
    </w:p>
    <w:p w:rsidR="00000000" w:rsidDel="00000000" w:rsidP="00000000" w:rsidRDefault="00000000" w:rsidRPr="00000000" w14:paraId="0000034E">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passFail</w:t>
      </w:r>
      <w:r w:rsidDel="00000000" w:rsidR="00000000" w:rsidRPr="00000000">
        <w:rPr>
          <w:vertAlign w:val="baseline"/>
          <w:rtl w:val="0"/>
        </w:rPr>
        <w:t xml:space="preserve"> attribute shall be used to indicate the outcome of the </w:t>
      </w:r>
      <w:r w:rsidDel="00000000" w:rsidR="00000000" w:rsidRPr="00000000">
        <w:rPr>
          <w:rFonts w:ascii="Courier" w:cs="Courier" w:eastAsia="Courier" w:hAnsi="Courier"/>
          <w:vertAlign w:val="baseline"/>
          <w:rtl w:val="0"/>
        </w:rPr>
        <w:t xml:space="preserve">qualityAssurance</w:t>
      </w:r>
      <w:r w:rsidDel="00000000" w:rsidR="00000000" w:rsidRPr="00000000">
        <w:rPr>
          <w:vertAlign w:val="baseline"/>
          <w:rtl w:val="0"/>
        </w:rPr>
        <w:t xml:space="preserve"> event in a machine readable way.</w:t>
      </w:r>
    </w:p>
    <w:p w:rsidR="00000000" w:rsidDel="00000000" w:rsidP="00000000" w:rsidRDefault="00000000" w:rsidRPr="00000000" w14:paraId="0000034F">
      <w:pPr>
        <w:rPr>
          <w:vertAlign w:val="baseline"/>
        </w:rPr>
      </w:pPr>
      <w:r w:rsidDel="00000000" w:rsidR="00000000" w:rsidRPr="00000000">
        <w:rPr>
          <w:rtl w:val="0"/>
        </w:rPr>
      </w:r>
    </w:p>
    <w:p w:rsidR="00000000" w:rsidDel="00000000" w:rsidP="00000000" w:rsidRDefault="00000000" w:rsidRPr="00000000" w14:paraId="00000350">
      <w:pPr>
        <w:pStyle w:val="Heading5"/>
        <w:numPr>
          <w:ilvl w:val="4"/>
          <w:numId w:val="1"/>
        </w:numPr>
        <w:ind w:left="1008" w:hanging="1008"/>
        <w:rPr/>
      </w:pPr>
      <w:r w:rsidDel="00000000" w:rsidR="00000000" w:rsidRPr="00000000">
        <w:rPr>
          <w:b w:val="0"/>
          <w:bCs w:val="0"/>
          <w:vertAlign w:val="baseline"/>
          <w:rtl w:val="0"/>
        </w:rPr>
        <w:t xml:space="preserve">4.3.9.12.5 passFailType</w:t>
      </w:r>
      <w:r w:rsidDel="00000000" w:rsidR="00000000" w:rsidRPr="00000000">
        <w:rPr>
          <w:rtl w:val="0"/>
        </w:rPr>
      </w:r>
    </w:p>
    <w:p w:rsidR="00000000" w:rsidDel="00000000" w:rsidP="00000000" w:rsidRDefault="00000000" w:rsidRPr="00000000" w14:paraId="00000351">
      <w:pPr>
        <w:rPr>
          <w:vertAlign w:val="baseline"/>
        </w:rPr>
      </w:pPr>
      <w:r w:rsidDel="00000000" w:rsidR="00000000" w:rsidRPr="00000000">
        <w:rPr>
          <w:vertAlign w:val="baseline"/>
          <w:rtl w:val="0"/>
        </w:rPr>
        <w:t xml:space="preserve">The </w:t>
      </w:r>
      <w:r w:rsidDel="00000000" w:rsidR="00000000" w:rsidRPr="00000000">
        <w:rPr>
          <w:rFonts w:ascii="Courier" w:cs="Courier" w:eastAsia="Courier" w:hAnsi="Courier"/>
          <w:vertAlign w:val="baseline"/>
          <w:rtl w:val="0"/>
        </w:rPr>
        <w:t xml:space="preserve">passFailType</w:t>
      </w:r>
      <w:r w:rsidDel="00000000" w:rsidR="00000000" w:rsidRPr="00000000">
        <w:rPr>
          <w:vertAlign w:val="baseline"/>
          <w:rtl w:val="0"/>
        </w:rPr>
        <w:t xml:space="preserve"> shall be a restricted list of string values. The possible values shall be:</w:t>
      </w:r>
    </w:p>
    <w:p w:rsidR="00000000" w:rsidDel="00000000" w:rsidP="00000000" w:rsidRDefault="00000000" w:rsidRPr="00000000" w14:paraId="00000352">
      <w:pPr>
        <w:rPr>
          <w:vertAlign w:val="baseline"/>
        </w:rPr>
      </w:pPr>
      <w:r w:rsidDel="00000000" w:rsidR="00000000" w:rsidRPr="00000000">
        <w:rPr>
          <w:rtl w:val="0"/>
        </w:rPr>
      </w:r>
    </w:p>
    <w:tbl>
      <w:tblPr>
        <w:tblStyle w:val="Table15"/>
        <w:tblW w:w="8374.0" w:type="dxa"/>
        <w:jc w:val="left"/>
        <w:tblInd w:w="562.0" w:type="dxa"/>
        <w:tblLayout w:type="fixed"/>
        <w:tblLook w:val="0000"/>
      </w:tblPr>
      <w:tblGrid>
        <w:gridCol w:w="8374"/>
        <w:tblGridChange w:id="0">
          <w:tblGrid>
            <w:gridCol w:w="83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3">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4">
            <w:pPr>
              <w:rPr>
                <w:rFonts w:ascii="Courier" w:cs="Courier" w:eastAsia="Courier" w:hAnsi="Courier"/>
                <w:vertAlign w:val="baseline"/>
              </w:rPr>
            </w:pPr>
            <w:r w:rsidDel="00000000" w:rsidR="00000000" w:rsidRPr="00000000">
              <w:rPr>
                <w:rFonts w:ascii="Courier" w:cs="Courier" w:eastAsia="Courier" w:hAnsi="Courier"/>
                <w:vertAlign w:val="baseline"/>
                <w:rtl w:val="0"/>
              </w:rPr>
              <w:t xml:space="preserve">FAIL</w:t>
            </w:r>
          </w:p>
        </w:tc>
      </w:tr>
    </w:tbl>
    <w:p w:rsidR="00000000" w:rsidDel="00000000" w:rsidP="00000000" w:rsidRDefault="00000000" w:rsidRPr="00000000" w14:paraId="00000355">
      <w:pPr>
        <w:rPr>
          <w:vertAlign w:val="baseline"/>
        </w:rPr>
      </w:pPr>
      <w:r w:rsidDel="00000000" w:rsidR="00000000" w:rsidRPr="00000000">
        <w:rPr>
          <w:rtl w:val="0"/>
        </w:rPr>
      </w:r>
    </w:p>
    <w:p w:rsidR="00000000" w:rsidDel="00000000" w:rsidP="00000000" w:rsidRDefault="00000000" w:rsidRPr="00000000" w14:paraId="00000356">
      <w:pPr>
        <w:rPr>
          <w:vertAlign w:val="baseline"/>
        </w:rPr>
      </w:pPr>
      <w:r w:rsidDel="00000000" w:rsidR="00000000" w:rsidRPr="00000000">
        <w:rPr>
          <w:rtl w:val="0"/>
        </w:rPr>
      </w:r>
    </w:p>
    <w:p w:rsidR="00000000" w:rsidDel="00000000" w:rsidP="00000000" w:rsidRDefault="00000000" w:rsidRPr="00000000" w14:paraId="00000357">
      <w:pPr>
        <w:rPr>
          <w:vertAlign w:val="baseline"/>
        </w:rPr>
      </w:pPr>
      <w:r w:rsidDel="00000000" w:rsidR="00000000" w:rsidRPr="00000000">
        <w:rPr>
          <w:rtl w:val="0"/>
        </w:rPr>
      </w:r>
    </w:p>
    <w:p w:rsidR="00000000" w:rsidDel="00000000" w:rsidP="00000000" w:rsidRDefault="00000000" w:rsidRPr="00000000" w14:paraId="00000358">
      <w:pPr>
        <w:rPr>
          <w:vertAlign w:val="baseline"/>
        </w:rPr>
      </w:pPr>
      <w:r w:rsidDel="00000000" w:rsidR="00000000" w:rsidRPr="00000000">
        <w:rPr>
          <w:rtl w:val="0"/>
        </w:rPr>
      </w:r>
    </w:p>
    <w:p w:rsidR="00000000" w:rsidDel="00000000" w:rsidP="00000000" w:rsidRDefault="00000000" w:rsidRPr="00000000" w14:paraId="00000359">
      <w:pPr>
        <w:rPr>
          <w:vertAlign w:val="baseline"/>
        </w:rPr>
      </w:pPr>
      <w:r w:rsidDel="00000000" w:rsidR="00000000" w:rsidRPr="00000000">
        <w:rPr>
          <w:rtl w:val="0"/>
        </w:rPr>
      </w:r>
    </w:p>
    <w:p w:rsidR="00000000" w:rsidDel="00000000" w:rsidP="00000000" w:rsidRDefault="00000000" w:rsidRPr="00000000" w14:paraId="0000035A">
      <w:pPr>
        <w:rPr>
          <w:vertAlign w:val="baseline"/>
        </w:rPr>
      </w:pPr>
      <w:r w:rsidDel="00000000" w:rsidR="00000000" w:rsidRPr="00000000">
        <w:rPr>
          <w:rtl w:val="0"/>
        </w:rPr>
      </w:r>
    </w:p>
    <w:p w:rsidR="00000000" w:rsidDel="00000000" w:rsidP="00000000" w:rsidRDefault="00000000" w:rsidRPr="00000000" w14:paraId="0000035B">
      <w:pPr>
        <w:rPr>
          <w:vertAlign w:val="baseline"/>
        </w:rPr>
      </w:pPr>
      <w:r w:rsidDel="00000000" w:rsidR="00000000" w:rsidRPr="00000000">
        <w:rPr>
          <w:rtl w:val="0"/>
        </w:rPr>
      </w:r>
    </w:p>
    <w:p w:rsidR="00000000" w:rsidDel="00000000" w:rsidP="00000000" w:rsidRDefault="00000000" w:rsidRPr="00000000" w14:paraId="0000035C">
      <w:pPr>
        <w:keepNext w:val="1"/>
        <w:keepLines w:val="0"/>
        <w:pageBreakBefore w:val="0"/>
        <w:widowControl w:val="0"/>
        <w:numPr>
          <w:ilvl w:val="6"/>
          <w:numId w:val="1"/>
        </w:numPr>
        <w:pBdr>
          <w:top w:space="0" w:sz="0" w:val="nil"/>
          <w:left w:space="0" w:sz="0" w:val="nil"/>
          <w:bottom w:space="0" w:sz="0" w:val="nil"/>
          <w:right w:space="0" w:sz="0" w:val="nil"/>
          <w:between w:space="0" w:sz="0" w:val="nil"/>
        </w:pBdr>
        <w:shd w:fill="auto" w:val="clear"/>
        <w:spacing w:after="100" w:before="100" w:line="240" w:lineRule="auto"/>
        <w:ind w:left="1296" w:right="0" w:hanging="1296"/>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tl w:val="0"/>
        </w:rPr>
      </w:r>
    </w:p>
    <w:p w:rsidR="00000000" w:rsidDel="00000000" w:rsidP="00000000" w:rsidRDefault="00000000" w:rsidRPr="00000000" w14:paraId="0000035D">
      <w:pPr>
        <w:rPr>
          <w:rFonts w:ascii="Helvetica Neue" w:cs="Helvetica Neue" w:eastAsia="Helvetica Neue" w:hAnsi="Helvetica Neue"/>
          <w:vertAlign w:val="baseline"/>
        </w:rPr>
      </w:pPr>
      <w:r w:rsidDel="00000000" w:rsidR="00000000" w:rsidRPr="00000000">
        <w:rPr>
          <w:rtl w:val="0"/>
        </w:rPr>
      </w:r>
    </w:p>
    <w:p w:rsidR="00000000" w:rsidDel="00000000" w:rsidP="00000000" w:rsidRDefault="00000000" w:rsidRPr="00000000" w14:paraId="0000035E">
      <w:pPr>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35F">
      <w:pPr>
        <w:rPr>
          <w:vertAlign w:val="baseline"/>
        </w:rPr>
      </w:pPr>
      <w:r w:rsidDel="00000000" w:rsidR="00000000" w:rsidRPr="00000000">
        <w:rPr>
          <w:rtl w:val="0"/>
        </w:rPr>
      </w:r>
    </w:p>
    <w:p w:rsidR="00000000" w:rsidDel="00000000" w:rsidP="00000000" w:rsidRDefault="00000000" w:rsidRPr="00000000" w14:paraId="00000360">
      <w:pPr>
        <w:pStyle w:val="Heading1"/>
        <w:numPr>
          <w:ilvl w:val="0"/>
          <w:numId w:val="1"/>
        </w:numPr>
        <w:ind w:left="432" w:hanging="432"/>
        <w:jc w:val="center"/>
        <w:rPr/>
      </w:pPr>
      <w:r w:rsidDel="00000000" w:rsidR="00000000" w:rsidRPr="00000000">
        <w:rPr>
          <w:vertAlign w:val="baseline"/>
          <w:rtl w:val="0"/>
        </w:rPr>
        <w:t xml:space="preserve">Annex A (Normative) Process History XML Schema</w:t>
      </w:r>
    </w:p>
    <w:p w:rsidR="00000000" w:rsidDel="00000000" w:rsidP="00000000" w:rsidRDefault="00000000" w:rsidRPr="00000000" w14:paraId="00000361">
      <w:pPr>
        <w:jc w:val="center"/>
        <w:rPr>
          <w:vertAlign w:val="baseline"/>
        </w:rPr>
      </w:pPr>
      <w:r w:rsidDel="00000000" w:rsidR="00000000" w:rsidRPr="00000000">
        <w:rPr>
          <w:rtl w:val="0"/>
        </w:rPr>
      </w:r>
    </w:p>
    <w:p w:rsidR="00000000" w:rsidDel="00000000" w:rsidP="00000000" w:rsidRDefault="00000000" w:rsidRPr="00000000" w14:paraId="00000362">
      <w:pPr>
        <w:jc w:val="center"/>
        <w:rPr>
          <w:rFonts w:ascii="Helvetica Neue" w:cs="Helvetica Neue" w:eastAsia="Helvetica Neue" w:hAnsi="Helvetica Neue"/>
          <w:b w:val="0"/>
          <w:bCs w:val="0"/>
          <w:color w:val="000000"/>
          <w:sz w:val="24"/>
          <w:szCs w:val="24"/>
          <w:vertAlign w:val="baseline"/>
        </w:rPr>
      </w:pPr>
      <w:r w:rsidDel="00000000" w:rsidR="00000000" w:rsidRPr="00000000">
        <w:rPr>
          <w:rtl w:val="0"/>
        </w:rPr>
      </w:r>
    </w:p>
    <w:p w:rsidR="00000000" w:rsidDel="00000000" w:rsidP="00000000" w:rsidRDefault="00000000" w:rsidRPr="00000000" w14:paraId="0000036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Helvetica Neue" w:cs="Helvetica Neue" w:eastAsia="Helvetica Neue" w:hAnsi="Helvetica Neue"/>
          <w:b w:val="0"/>
          <w:bCs w:val="0"/>
          <w:color w:val="000000"/>
          <w:sz w:val="19"/>
          <w:szCs w:val="19"/>
          <w:vertAlign w:val="baseline"/>
        </w:rPr>
      </w:pPr>
      <w:r w:rsidDel="00000000" w:rsidR="00000000" w:rsidRPr="00000000">
        <w:rPr>
          <w:rFonts w:ascii="Helvetica Neue" w:cs="Helvetica Neue" w:eastAsia="Helvetica Neue" w:hAnsi="Helvetica Neue"/>
          <w:b w:val="1"/>
          <w:bCs w:val="1"/>
          <w:color w:val="000000"/>
          <w:sz w:val="19"/>
          <w:szCs w:val="19"/>
          <w:vertAlign w:val="baseline"/>
          <w:rtl w:val="0"/>
        </w:rPr>
        <w:t xml:space="preserve">A.1 Precedence</w:t>
      </w:r>
      <w:r w:rsidDel="00000000" w:rsidR="00000000" w:rsidRPr="00000000">
        <w:rPr>
          <w:rtl w:val="0"/>
        </w:rPr>
      </w:r>
    </w:p>
    <w:p w:rsidR="00000000" w:rsidDel="00000000" w:rsidP="00000000" w:rsidRDefault="00000000" w:rsidRPr="00000000" w14:paraId="0000036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The schema described below is published electronically on the AES server.</w:t>
      </w:r>
    </w:p>
    <w:p w:rsidR="00000000" w:rsidDel="00000000" w:rsidP="00000000" w:rsidRDefault="00000000" w:rsidRPr="00000000" w14:paraId="0000036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In practice, the on-line machine-readable schema will be used to validate implementations of this standard. In case of any discrepancy between this printed schema and the on-line equivalent, the on-line copy shall take precedence.</w:t>
      </w:r>
    </w:p>
    <w:p w:rsidR="00000000" w:rsidDel="00000000" w:rsidP="00000000" w:rsidRDefault="00000000" w:rsidRPr="00000000" w14:paraId="0000036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36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Helvetica Neue" w:cs="Helvetica Neue" w:eastAsia="Helvetica Neue" w:hAnsi="Helvetica Neue"/>
          <w:b w:val="0"/>
          <w:bCs w:val="0"/>
          <w:color w:val="000000"/>
          <w:sz w:val="19"/>
          <w:szCs w:val="19"/>
          <w:vertAlign w:val="baseline"/>
        </w:rPr>
      </w:pPr>
      <w:r w:rsidDel="00000000" w:rsidR="00000000" w:rsidRPr="00000000">
        <w:rPr>
          <w:rFonts w:ascii="Helvetica Neue" w:cs="Helvetica Neue" w:eastAsia="Helvetica Neue" w:hAnsi="Helvetica Neue"/>
          <w:b w:val="1"/>
          <w:bCs w:val="1"/>
          <w:color w:val="000000"/>
          <w:sz w:val="19"/>
          <w:szCs w:val="19"/>
          <w:vertAlign w:val="baseline"/>
          <w:rtl w:val="0"/>
        </w:rPr>
        <w:t xml:space="preserve">A.2 On-line schema</w:t>
      </w:r>
      <w:r w:rsidDel="00000000" w:rsidR="00000000" w:rsidRPr="00000000">
        <w:rPr>
          <w:rtl w:val="0"/>
        </w:rPr>
      </w:r>
    </w:p>
    <w:p w:rsidR="00000000" w:rsidDel="00000000" w:rsidP="00000000" w:rsidRDefault="00000000" w:rsidRPr="00000000" w14:paraId="0000036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The on-line schema is published at</w:t>
      </w:r>
    </w:p>
    <w:p w:rsidR="00000000" w:rsidDel="00000000" w:rsidP="00000000" w:rsidRDefault="00000000" w:rsidRPr="00000000" w14:paraId="0000036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Courier" w:cs="Courier" w:eastAsia="Courier" w:hAnsi="Courier"/>
          <w:b w:val="0"/>
          <w:bCs w:val="0"/>
          <w:color w:val="000000"/>
          <w:sz w:val="19"/>
          <w:szCs w:val="19"/>
          <w:vertAlign w:val="baseline"/>
        </w:rPr>
      </w:pPr>
      <w:r w:rsidDel="00000000" w:rsidR="00000000" w:rsidRPr="00000000">
        <w:rPr>
          <w:rFonts w:ascii="Courier" w:cs="Courier" w:eastAsia="Courier" w:hAnsi="Courier"/>
          <w:b w:val="1"/>
          <w:bCs w:val="1"/>
          <w:color w:val="000000"/>
          <w:sz w:val="19"/>
          <w:szCs w:val="19"/>
          <w:vertAlign w:val="baseline"/>
          <w:rtl w:val="0"/>
        </w:rPr>
        <w:t xml:space="preserve">http://www.aes.org/standards/schemas/xxxxxxxxxxxxxxxxxxx.xsd</w:t>
      </w:r>
      <w:r w:rsidDel="00000000" w:rsidR="00000000" w:rsidRPr="00000000">
        <w:rPr>
          <w:rtl w:val="0"/>
        </w:rPr>
      </w:r>
    </w:p>
    <w:p w:rsidR="00000000" w:rsidDel="00000000" w:rsidP="00000000" w:rsidRDefault="00000000" w:rsidRPr="00000000" w14:paraId="0000036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Fonts w:ascii="Times" w:cs="Times" w:eastAsia="Times" w:hAnsi="Times"/>
          <w:color w:val="000000"/>
          <w:sz w:val="19"/>
          <w:szCs w:val="19"/>
          <w:vertAlign w:val="baseline"/>
          <w:rtl w:val="0"/>
        </w:rPr>
        <w:t xml:space="preserve">See also Annex B</w:t>
      </w:r>
    </w:p>
    <w:p w:rsidR="00000000" w:rsidDel="00000000" w:rsidP="00000000" w:rsidRDefault="00000000" w:rsidRPr="00000000" w14:paraId="0000036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w:cs="Times" w:eastAsia="Times" w:hAnsi="Times"/>
          <w:color w:val="000000"/>
          <w:sz w:val="19"/>
          <w:szCs w:val="19"/>
          <w:vertAlign w:val="baseline"/>
        </w:rPr>
      </w:pPr>
      <w:r w:rsidDel="00000000" w:rsidR="00000000" w:rsidRPr="00000000">
        <w:rPr>
          <w:rtl w:val="0"/>
        </w:rPr>
      </w:r>
    </w:p>
    <w:p w:rsidR="00000000" w:rsidDel="00000000" w:rsidP="00000000" w:rsidRDefault="00000000" w:rsidRPr="00000000" w14:paraId="0000036C">
      <w:pPr>
        <w:pStyle w:val="Heading1"/>
        <w:numPr>
          <w:ilvl w:val="0"/>
          <w:numId w:val="1"/>
        </w:numPr>
        <w:ind w:left="432" w:hanging="432"/>
        <w:jc w:val="center"/>
        <w:rPr/>
      </w:pPr>
      <w:r w:rsidDel="00000000" w:rsidR="00000000" w:rsidRPr="00000000">
        <w:rPr>
          <w:vertAlign w:val="baseline"/>
          <w:rtl w:val="0"/>
        </w:rPr>
        <w:t xml:space="preserve">NOTE This filename will be confirmed on publication on this standard, and may be updated in future versions of this standard. </w:t>
      </w:r>
    </w:p>
    <w:p w:rsidR="00000000" w:rsidDel="00000000" w:rsidP="00000000" w:rsidRDefault="00000000" w:rsidRPr="00000000" w14:paraId="0000036D">
      <w:pPr>
        <w:pStyle w:val="Heading1"/>
        <w:pageBreakBefore w:val="1"/>
        <w:numPr>
          <w:ilvl w:val="0"/>
          <w:numId w:val="1"/>
        </w:numPr>
        <w:ind w:left="432" w:hanging="432"/>
        <w:jc w:val="center"/>
        <w:rPr>
          <w:rFonts w:ascii="Helvetica Neue" w:cs="Helvetica Neue" w:eastAsia="Helvetica Neue" w:hAnsi="Helvetica Neue"/>
          <w:color w:val="000000"/>
          <w:sz w:val="17"/>
          <w:szCs w:val="17"/>
        </w:rPr>
      </w:pPr>
      <w:r w:rsidDel="00000000" w:rsidR="00000000" w:rsidRPr="00000000">
        <w:rPr>
          <w:vertAlign w:val="baseline"/>
          <w:rtl w:val="0"/>
        </w:rPr>
        <w:t xml:space="preserve">Annex B: (Informative) Schema Listin</w:t>
      </w:r>
      <w:commentRangeStart w:id="29"/>
      <w:r w:rsidDel="00000000" w:rsidR="00000000" w:rsidRPr="00000000">
        <w:rPr>
          <w:vertAlign w:val="baseline"/>
          <w:rtl w:val="0"/>
        </w:rPr>
        <w:t xml:space="preserve">g</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36E">
      <w:pPr>
        <w:jc w:val="center"/>
        <w:rPr>
          <w:rFonts w:ascii="Helvetica Neue" w:cs="Helvetica Neue" w:eastAsia="Helvetica Neue" w:hAnsi="Helvetica Neue"/>
          <w:color w:val="000000"/>
          <w:sz w:val="17"/>
          <w:szCs w:val="17"/>
          <w:vertAlign w:val="baseline"/>
        </w:rPr>
      </w:pPr>
      <w:r w:rsidDel="00000000" w:rsidR="00000000" w:rsidRPr="00000000">
        <w:rPr>
          <w:rFonts w:ascii="Helvetica Neue" w:cs="Helvetica Neue" w:eastAsia="Helvetica Neue" w:hAnsi="Helvetica Neue"/>
          <w:color w:val="000000"/>
          <w:sz w:val="17"/>
          <w:szCs w:val="17"/>
          <w:vertAlign w:val="baseline"/>
          <w:rtl w:val="0"/>
        </w:rPr>
        <w:t xml:space="preserve">NOTE see annex A for normative reference</w:t>
      </w:r>
    </w:p>
    <w:p w:rsidR="00000000" w:rsidDel="00000000" w:rsidP="00000000" w:rsidRDefault="00000000" w:rsidRPr="00000000" w14:paraId="0000036F">
      <w:pPr>
        <w:jc w:val="center"/>
        <w:rPr>
          <w:vertAlign w:val="baseline"/>
        </w:rPr>
      </w:pPr>
      <w:r w:rsidDel="00000000" w:rsidR="00000000" w:rsidRPr="00000000">
        <w:rPr>
          <w:rtl w:val="0"/>
        </w:rPr>
      </w:r>
    </w:p>
    <w:p w:rsidR="00000000" w:rsidDel="00000000" w:rsidP="00000000" w:rsidRDefault="00000000" w:rsidRPr="00000000" w14:paraId="00000370">
      <w:pPr>
        <w:jc w:val="left"/>
        <w:rPr>
          <w:vertAlign w:val="baseline"/>
        </w:rPr>
      </w:pPr>
      <w:r w:rsidDel="00000000" w:rsidR="00000000" w:rsidRPr="00000000">
        <w:rPr>
          <w:color w:val="8b26c9"/>
          <w:sz w:val="24"/>
          <w:szCs w:val="24"/>
          <w:vertAlign w:val="baseline"/>
          <w:rtl w:val="0"/>
        </w:rPr>
        <w:t xml:space="preserve">&lt;?xml version="1.0" encoding="UTF-8"?&gt;</w:t>
      </w:r>
      <w:r w:rsidDel="00000000" w:rsidR="00000000" w:rsidRPr="00000000">
        <w:rPr>
          <w:color w:val="000000"/>
          <w:sz w:val="24"/>
          <w:szCs w:val="24"/>
          <w:vertAlign w:val="baseline"/>
          <w:rtl w:val="0"/>
        </w:rPr>
        <w:br w:type="textWrapping"/>
      </w:r>
      <w:r w:rsidDel="00000000" w:rsidR="00000000" w:rsidRPr="00000000">
        <w:rPr>
          <w:color w:val="003296"/>
          <w:sz w:val="24"/>
          <w:szCs w:val="24"/>
          <w:vertAlign w:val="baseline"/>
          <w:rtl w:val="0"/>
        </w:rPr>
        <w:t xml:space="preserve">&lt;xsd:schema</w:t>
      </w:r>
      <w:r w:rsidDel="00000000" w:rsidR="00000000" w:rsidRPr="00000000">
        <w:rPr>
          <w:color w:val="f5844c"/>
          <w:sz w:val="24"/>
          <w:szCs w:val="24"/>
          <w:vertAlign w:val="baseline"/>
          <w:rtl w:val="0"/>
        </w:rPr>
        <w:t xml:space="preserve"> targetNamespace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"http://www.aes.org/processHistory"</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xmlns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"http://www.aes.org/processHistory"</w:t>
      </w:r>
      <w:r w:rsidDel="00000000" w:rsidR="00000000" w:rsidRPr="00000000">
        <w:rPr>
          <w:color w:val="f5844c"/>
          <w:sz w:val="24"/>
          <w:szCs w:val="24"/>
          <w:vertAlign w:val="baseline"/>
          <w:rtl w:val="0"/>
        </w:rPr>
        <w:t xml:space="preserve"> elementFormDefault</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"qualified"</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w:t>
      </w:r>
      <w:r w:rsidDel="00000000" w:rsidR="00000000" w:rsidRPr="00000000">
        <w:rPr>
          <w:color w:val="0099cc"/>
          <w:sz w:val="24"/>
          <w:szCs w:val="24"/>
          <w:vertAlign w:val="baseline"/>
          <w:rtl w:val="0"/>
        </w:rPr>
        <w:t xml:space="preserve">xmlns:xsd</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"http://www.w3.org/2001/XMLSchema"</w:t>
      </w:r>
      <w:r w:rsidDel="00000000" w:rsidR="00000000" w:rsidRPr="00000000">
        <w:rPr>
          <w:color w:val="f5844c"/>
          <w:sz w:val="24"/>
          <w:szCs w:val="24"/>
          <w:vertAlign w:val="baseline"/>
          <w:rtl w:val="0"/>
        </w:rPr>
        <w:t xml:space="preserve"> </w:t>
      </w:r>
      <w:r w:rsidDel="00000000" w:rsidR="00000000" w:rsidRPr="00000000">
        <w:rPr>
          <w:color w:val="0099cc"/>
          <w:sz w:val="24"/>
          <w:szCs w:val="24"/>
          <w:vertAlign w:val="baseline"/>
          <w:rtl w:val="0"/>
        </w:rPr>
        <w:t xml:space="preserve">xmlns:aes57</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"http://www.aes.org/audioObject"</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w:t>
      </w:r>
      <w:r w:rsidDel="00000000" w:rsidR="00000000" w:rsidRPr="00000000">
        <w:rPr>
          <w:color w:val="0099cc"/>
          <w:sz w:val="24"/>
          <w:szCs w:val="24"/>
          <w:vertAlign w:val="baseline"/>
          <w:rtl w:val="0"/>
        </w:rPr>
        <w:t xml:space="preserve">xmlns:aes60</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"urn:ebu:metadata-schema:ebuCore_2010"</w:t>
      </w:r>
      <w:r w:rsidDel="00000000" w:rsidR="00000000" w:rsidRPr="00000000">
        <w:rPr>
          <w:color w:val="f5844c"/>
          <w:sz w:val="24"/>
          <w:szCs w:val="24"/>
          <w:vertAlign w:val="baseline"/>
          <w:rtl w:val="0"/>
        </w:rPr>
        <w:t xml:space="preserve"> </w:t>
      </w:r>
      <w:r w:rsidDel="00000000" w:rsidR="00000000" w:rsidRPr="00000000">
        <w:rPr>
          <w:color w:val="0099cc"/>
          <w:sz w:val="24"/>
          <w:szCs w:val="24"/>
          <w:vertAlign w:val="baseline"/>
          <w:rtl w:val="0"/>
        </w:rPr>
        <w:t xml:space="preserve">xmlns:xlink</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"http://www.w3.org/1999/xlink"</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attributeFormDefault</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"unqualified"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&lt;xsd:import</w:t>
      </w:r>
      <w:r w:rsidDel="00000000" w:rsidR="00000000" w:rsidRPr="00000000">
        <w:rPr>
          <w:color w:val="f5844c"/>
          <w:sz w:val="24"/>
          <w:szCs w:val="24"/>
          <w:vertAlign w:val="baseline"/>
          <w:rtl w:val="0"/>
        </w:rPr>
        <w:t xml:space="preserve"> namespace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"http://www.aes.org/audioObject"</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schemaLocation</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"http://www.aes.org/standards/schemas/aes57-2011-08-27.xsd"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&lt;xsd:import</w:t>
      </w:r>
      <w:r w:rsidDel="00000000" w:rsidR="00000000" w:rsidRPr="00000000">
        <w:rPr>
          <w:color w:val="f5844c"/>
          <w:sz w:val="24"/>
          <w:szCs w:val="24"/>
          <w:vertAlign w:val="baseline"/>
          <w:rtl w:val="0"/>
        </w:rPr>
        <w:t xml:space="preserve"> namespace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"urn:ebu:metadata-schema:ebuCore_2010"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schemaLocation</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"http://www.aes.org/standards/schemas/aes60-2010.xsd"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&lt;xsd:import</w:t>
      </w:r>
      <w:r w:rsidDel="00000000" w:rsidR="00000000" w:rsidRPr="00000000">
        <w:rPr>
          <w:color w:val="f5844c"/>
          <w:sz w:val="24"/>
          <w:szCs w:val="24"/>
          <w:vertAlign w:val="baseline"/>
          <w:rtl w:val="0"/>
        </w:rPr>
        <w:t xml:space="preserve"> namespace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"http://www.w3.org/1999/xlink"</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schemaLocation</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"http://www.loc.gov/standards/xlink/xlink.xsd"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"processHistory"</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"processHistoryType"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t xml:space="preserve"> </w:t>
      </w:r>
      <w:r w:rsidDel="00000000" w:rsidR="00000000" w:rsidRPr="00000000">
        <w:rPr>
          <w:color w:val="003296"/>
          <w:sz w:val="24"/>
          <w:szCs w:val="24"/>
          <w:vertAlign w:val="baseline"/>
          <w:rtl w:val="0"/>
        </w:rPr>
        <w:t xml:space="preserve">&lt;/xsd:element&gt;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"processHistoryType"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"reformattingGuidelineText"</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"reformattingGuidelineRef"</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"locStringType"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"workerList"</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"workerListType"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"processEvent"</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"processEventType"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fixed</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"1.0.0"</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"SchemaVersion"</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"processEventType"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"eventTimeline"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"aes57:timeRangeType"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"media"</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"mediaType"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"treatmentNote"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"deviceChain"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"deviceChainType"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"qualityAssurance"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"qualityAssuranceType"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"sequenceNumber"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"xsd:positiveInteger"</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"description"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"creationDateTime"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"xsd:dateTime"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"settingsType"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"1"</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"parameterGroup"</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"parameterGroupType"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"auxFile"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"locStringType"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"parameterGroupType"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t xml:space="preserve"> </w:t>
      </w:r>
      <w:r w:rsidDel="00000000" w:rsidR="00000000" w:rsidRPr="00000000">
        <w:rPr>
          <w:color w:val="003296"/>
          <w:sz w:val="24"/>
          <w:szCs w:val="24"/>
          <w:vertAlign w:val="baseline"/>
          <w:rtl w:val="0"/>
        </w:rPr>
        <w:t xml:space="preserve">&lt;/xsd:element&gt;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"groupName"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"programName"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"presetName"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"softwareVesion"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"parameterType"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"1"</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"automationPoint"</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"automationPointType"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"units"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"optional"</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"dataPrecision"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"interfacePrecisionType"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"automationPointType"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"timeStamp"</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"aes60:editUnitNumberType"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"value"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"transition"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"transitionType"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"optional"</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default</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"INSTANTANEOUS"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"deviceChainType"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"masterSyncDeviceRef"</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"optional"</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"profile"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"locStringType"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"inputChannel"</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"deviceInputChannelType"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"outputChannel"</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"deviceOutputChannelType"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"playbackMediaChannel"</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"inputMediaChannelType"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"recordMediaChannel"</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"outputMediaChannelType"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"settings"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"settingsType"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"functionalRole"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"functionalRoleType"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"userLabel"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"manufacturer"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"modelName"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"serialNumber"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"syncSourceRefs"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"locStringType"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&lt;xsd:attributeGroup</w:t>
      </w:r>
      <w:r w:rsidDel="00000000" w:rsidR="00000000" w:rsidRPr="00000000">
        <w:rPr>
          <w:color w:val="f5844c"/>
          <w:sz w:val="24"/>
          <w:szCs w:val="24"/>
          <w:vertAlign w:val="baseline"/>
          <w:rtl w:val="0"/>
        </w:rPr>
        <w:t xml:space="preserve"> ref</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"xlink:simpleLink"</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"qualityAssuranceType"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"inspectionDateTime"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"xsd:dateTime"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"note"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"passFail"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"passFailType"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"deviceInputChannelType"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"incomingSignal"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"outgoingSignals"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"interface"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"channelInterfaceType"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"routing"</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"inputRoutingType"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"deviceOutputChannelType"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"incomingSignal"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"outgoingSignals"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"interface"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"channelInterfaceType"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"routing"</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"outputRoutingType"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"inputMediaChannelType"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"incomingStream"</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"outgoingSignals"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"outputMediaChannelType"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"incomingSignal"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"outgoingStream"</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"moduleInputChannelType"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"incomingSignal"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"outgoingSignals"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"routing"</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"inputRoutingType"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"moduleOutputChannelType"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"incomingSignal"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"outgoingSignals"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"label"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"routing"</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"outputRoutingType"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"inputChannel"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"moduleInputChannelType"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"outputChannel"</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"moduleOutputChannelType"</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"settings"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"settingsType"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"manufacturer"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"modelName"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"functionalRole"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"functionalRoleType"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"mediaType"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"audioObject"</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"aes57:audioObjectType"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"sourceInTime"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"aes60:editUnitNumberType"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"eventTimelineInTime"</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"aes60:editUnitNumberType"</w:t>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"eventTimelineOutDuration"</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"aes60:editUnitNumberType"</w:t>
      </w:r>
      <w:r w:rsidDel="00000000" w:rsidR="00000000" w:rsidRPr="00000000">
        <w:rPr>
          <w:color w:val="000000"/>
          <w:sz w:val="24"/>
          <w:szCs w:val="24"/>
          <w:vertAlign w:val="baseline"/>
          <w:rtl w:val="0"/>
        </w:rPr>
        <w:br w:type="textWrapping"/>
      </w:r>
      <w:r w:rsidDel="00000000" w:rsidR="00000000" w:rsidRPr="00000000">
        <w:rPr>
          <w:color w:val="f5844c"/>
          <w:sz w:val="24"/>
          <w:szCs w:val="24"/>
          <w:vertAlign w:val="baseline"/>
          <w:rtl w:val="0"/>
        </w:rPr>
        <w:t xml:space="preserve">                minOccurs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"regionRef"</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"xsd:IDREF"</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"status"</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"statusType"</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"workerListType"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&lt;xsd:element</w:t>
      </w:r>
      <w:r w:rsidDel="00000000" w:rsidR="00000000" w:rsidRPr="00000000">
        <w:rPr>
          <w:color w:val="f5844c"/>
          <w:sz w:val="24"/>
          <w:szCs w:val="24"/>
          <w:vertAlign w:val="baseline"/>
          <w:rtl w:val="0"/>
        </w:rPr>
        <w:t xml:space="preserve"> maxOccurs</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"unbounded"</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&lt;xsd:complexType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"workerType"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&lt;xsd:complexContent&gt;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&lt;xsd:extension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"aes60:contactDetailsType"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t xml:space="preserve"> </w:t>
      </w:r>
      <w:r w:rsidDel="00000000" w:rsidR="00000000" w:rsidRPr="00000000">
        <w:rPr>
          <w:color w:val="003296"/>
          <w:sz w:val="24"/>
          <w:szCs w:val="24"/>
          <w:vertAlign w:val="baseline"/>
          <w:rtl w:val="0"/>
        </w:rPr>
        <w:t xml:space="preserve">&lt;/xsd:sequence&gt;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&lt;xsd:attribute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"ID"</w:t>
      </w:r>
      <w:r w:rsidDel="00000000" w:rsidR="00000000" w:rsidRPr="00000000">
        <w:rPr>
          <w:color w:val="f5844c"/>
          <w:sz w:val="24"/>
          <w:szCs w:val="24"/>
          <w:vertAlign w:val="baseline"/>
          <w:rtl w:val="0"/>
        </w:rPr>
        <w:t xml:space="preserve"> type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"xsd:ID"</w:t>
      </w:r>
      <w:r w:rsidDel="00000000" w:rsidR="00000000" w:rsidRPr="00000000">
        <w:rPr>
          <w:color w:val="f5844c"/>
          <w:sz w:val="24"/>
          <w:szCs w:val="24"/>
          <w:vertAlign w:val="baseline"/>
          <w:rtl w:val="0"/>
        </w:rPr>
        <w:t xml:space="preserve"> use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"required"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&lt;/xsd:extension&gt;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&lt;/xsd:complexContent&gt;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&lt;/xsd:complexType&gt;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"functionalRoleType"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"ANALOG_TO_DIGITAL_CONVERTER"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"CLEANER"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"CONVECTION_OVEN"</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"DECODER"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"DELAY_EFFECT"</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"DE-ESSER"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"DENOISER"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"DIGITAL_TO_ANALOG_CONVERTER"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"DISTRIBUTION_AMPLIFIER"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"DYNAMIC_COMPRESSOR"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"DYNAMIC_EQUALISER"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"DYNAMIC_EXPANDER"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"DYNAMIC_LIMITER"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"ENCODER"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"EQUALISER/FILTER"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"LINE_BALANCE_INTERFACE/TRANSFORMER"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"MIXER"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"MS_MATRIX"</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"NOISE_REDUCTION_ENCODER"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"NOISE_REDUCTION_DECODER"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"PREAMPLIFIER"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"RECORDER"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"REPRODUCER"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"REPRODUCER/RECORDER"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"SIGNAL_ANALYZER"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"SIGNAL_GENERATOR"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"SIGNAL_PROCESSOR"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"SPACIAL_EFFECT"</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"interfacePrecisionType"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"CLOSELY_REPEATABLE"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"NOT_REPEATABLE"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"FULLY_REPEATABLE"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"transitionType"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"INSTANTANEOUS"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"LINEAR_RAMP"</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"passFailType"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"PASS"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"FAIL"</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"channelInterfaceType"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"ANALOG_BALANCED_TRS"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"ANALOG_BALANCED_XLR"</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"ANALOG_RCA"</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"ANALOG_UNBALANCED_TS"</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"ATA"</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"DIGITAL_AES_EBU"</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"DIGITAL_SDIF"</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"DIGITAL_SPDIF_COAXIAL"</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"DIGITAL_SPDIF_OPTICAL"</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"EIA_RS_232"</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"EIA_RS_422"</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"IEEE_1394"</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"IEEE_1394b"</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"LIGHT_PIPE"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"MIDI"</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"RJ_45"</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"SCSI"</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"SONY_9_PIN"</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"SUPER_CLOCK"</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"USB_1_1"</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"USB_2_0"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"USB_3_0"</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"WORD_CLOCK"</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"inputRoutingType"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"INPUT"</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"RETURN"</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"outputRoutingType"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"OUTPUT"</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"THRU"</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"SEND"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br w:type="textWrapping"/>
        <w:t xml:space="preserve">    </w:t>
      </w:r>
      <w:r w:rsidDel="00000000" w:rsidR="00000000" w:rsidRPr="00000000">
        <w:rPr>
          <w:color w:val="003296"/>
          <w:sz w:val="24"/>
          <w:szCs w:val="24"/>
          <w:vertAlign w:val="baseline"/>
          <w:rtl w:val="0"/>
        </w:rPr>
        <w:t xml:space="preserve">&lt;xsd:simpleType</w:t>
      </w:r>
      <w:r w:rsidDel="00000000" w:rsidR="00000000" w:rsidRPr="00000000">
        <w:rPr>
          <w:color w:val="f5844c"/>
          <w:sz w:val="24"/>
          <w:szCs w:val="24"/>
          <w:vertAlign w:val="baseline"/>
          <w:rtl w:val="0"/>
        </w:rPr>
        <w:t xml:space="preserve"> name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"statusType"</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w:t>
      </w:r>
      <w:r w:rsidDel="00000000" w:rsidR="00000000" w:rsidRPr="00000000">
        <w:rPr>
          <w:color w:val="f5844c"/>
          <w:sz w:val="24"/>
          <w:szCs w:val="24"/>
          <w:vertAlign w:val="baseline"/>
          <w:rtl w:val="0"/>
        </w:rPr>
        <w:t xml:space="preserve"> base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"xsd:string"</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"ARCHIVED"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&lt;xsd:enumeration</w:t>
      </w:r>
      <w:r w:rsidDel="00000000" w:rsidR="00000000" w:rsidRPr="00000000">
        <w:rPr>
          <w:color w:val="f5844c"/>
          <w:sz w:val="24"/>
          <w:szCs w:val="24"/>
          <w:vertAlign w:val="baseline"/>
          <w:rtl w:val="0"/>
        </w:rPr>
        <w:t xml:space="preserve"> value</w:t>
      </w:r>
      <w:r w:rsidDel="00000000" w:rsidR="00000000" w:rsidRPr="00000000">
        <w:rPr>
          <w:color w:val="ff8040"/>
          <w:sz w:val="24"/>
          <w:szCs w:val="24"/>
          <w:vertAlign w:val="baseline"/>
          <w:rtl w:val="0"/>
        </w:rPr>
        <w:t xml:space="preserve">=</w:t>
      </w:r>
      <w:r w:rsidDel="00000000" w:rsidR="00000000" w:rsidRPr="00000000">
        <w:rPr>
          <w:color w:val="993300"/>
          <w:sz w:val="24"/>
          <w:szCs w:val="24"/>
          <w:vertAlign w:val="baseline"/>
          <w:rtl w:val="0"/>
        </w:rPr>
        <w:t xml:space="preserve">"DELETED"</w:t>
      </w:r>
      <w:r w:rsidDel="00000000" w:rsidR="00000000" w:rsidRPr="00000000">
        <w:rPr>
          <w:color w:val="000096"/>
          <w:sz w:val="24"/>
          <w:szCs w:val="24"/>
          <w:vertAlign w:val="baseline"/>
          <w:rtl w:val="0"/>
        </w:rPr>
        <w:t xml:space="preserve">/&gt;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&lt;/xsd:restriction&gt;</w:t>
      </w:r>
      <w:r w:rsidDel="00000000" w:rsidR="00000000" w:rsidRPr="00000000">
        <w:rPr>
          <w:color w:val="000000"/>
          <w:sz w:val="24"/>
          <w:szCs w:val="24"/>
          <w:vertAlign w:val="baseline"/>
          <w:rtl w:val="0"/>
        </w:rPr>
        <w:br w:type="textWrapping"/>
        <w:t xml:space="preserve">    </w:t>
      </w:r>
      <w:r w:rsidDel="00000000" w:rsidR="00000000" w:rsidRPr="00000000">
        <w:rPr>
          <w:color w:val="003296"/>
          <w:sz w:val="24"/>
          <w:szCs w:val="24"/>
          <w:vertAlign w:val="baseline"/>
          <w:rtl w:val="0"/>
        </w:rPr>
        <w:t xml:space="preserve">&lt;/xsd:simpleType&gt;</w:t>
      </w:r>
      <w:r w:rsidDel="00000000" w:rsidR="00000000" w:rsidRPr="00000000">
        <w:rPr>
          <w:color w:val="000000"/>
          <w:sz w:val="24"/>
          <w:szCs w:val="24"/>
          <w:vertAlign w:val="baseline"/>
          <w:rtl w:val="0"/>
        </w:rPr>
        <w:br w:type="textWrapping"/>
      </w:r>
      <w:r w:rsidDel="00000000" w:rsidR="00000000" w:rsidRPr="00000000">
        <w:rPr>
          <w:color w:val="003296"/>
          <w:sz w:val="24"/>
          <w:szCs w:val="24"/>
          <w:vertAlign w:val="baseline"/>
          <w:rtl w:val="0"/>
        </w:rPr>
        <w:t xml:space="preserve">&lt;/xsd:schema&gt;</w:t>
      </w:r>
      <w:r w:rsidDel="00000000" w:rsidR="00000000" w:rsidRPr="00000000">
        <w:rPr>
          <w:color w:val="000000"/>
          <w:sz w:val="24"/>
          <w:szCs w:val="24"/>
          <w:vertAlign w:val="baseline"/>
          <w:rtl w:val="0"/>
        </w:rPr>
        <w:br w:type="textWrapping"/>
      </w:r>
      <w:r w:rsidDel="00000000" w:rsidR="00000000" w:rsidRPr="00000000">
        <w:rPr>
          <w:rtl w:val="0"/>
        </w:rPr>
      </w:r>
    </w:p>
    <w:sectPr>
      <w:type w:val="continuous"/>
      <w:pgSz w:h="15840" w:w="12240" w:orient="portrait"/>
      <w:pgMar w:bottom="855" w:top="731" w:left="1627" w:right="1627" w:header="675" w:footer="79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an Rudd" w:id="5" w:date="2011-10-19T11:28:00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who do not have English as a first language will be likely find “... inputChannels to which it sends a signal” more comprehensible than “inputChannels that it sends a signal to” - as I would! A similar comment applies to the other Rules in this table.</w:t>
      </w:r>
    </w:p>
  </w:comment>
  <w:comment w:author="Ian Rudd" w:id="21" w:date="2011-10-19T18:53:00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inverted commas needed at the start of each string passim.</w:t>
      </w:r>
    </w:p>
  </w:comment>
  <w:comment w:author="Ian Rudd" w:id="7" w:date="2011-10-19T16:18:00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Clarification needed; do you mean that the device has an internal play/ record module, in which case, is a Media channel a subset of a module-to-module patch – or is it a specal case of such a patch? However, the example below the table suggests that a Media channel is internal to a module. Further, do/ can Media channels exist only within the play/ record module(s), between such a module and the next module in the (user-configurable)  “line”, just within a particular device or do they exist from source to sink of the whole chain? Would a diagram help?</w:t>
      </w:r>
    </w:p>
  </w:comment>
  <w:comment w:author="Ian Rudd" w:id="6" w:date="2011-10-19T17:41:00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sync signals allowed on media channels? If yes, we should say so here; if not, we'll need separate channels for them. See section 4.3.9.10.4.8.</w:t>
      </w:r>
    </w:p>
  </w:comment>
  <w:comment w:author="Ian Rudd" w:id="0" w:date="2011-10-19T11:08:00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“BWF” – and, for form's sake, “EQ” - needs to be explained.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“&lt;a&gt; to &lt;b&gt;” (e.g. Analog to Digital, Device to device) should be “&lt;a&gt;-to-&lt;b&gt;”.</w:t>
      </w:r>
    </w:p>
  </w:comment>
  <w:comment w:author="Ian Rudd" w:id="10" w:date="2011-10-19T16:41:00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&lt;/module&gt; - ?</w:t>
      </w:r>
    </w:p>
  </w:comment>
  <w:comment w:author="Ian Rudd" w:id="9" w:date="2011-10-19T13:34:00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is there a fragment missing?</w:t>
      </w:r>
    </w:p>
  </w:comment>
  <w:comment w:author="Ian Rudd" w:id="2" w:date="2011-10-18T19:50:00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the word “media” before source and destination? (Surely audio channels must be associated with a media source or destination?)</w:t>
      </w:r>
    </w:p>
  </w:comment>
  <w:comment w:author="Ian Rudd" w:id="12" w:date="2011-10-19T16:53:00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instances of AudioObject should be in equally-spaced font.</w:t>
      </w:r>
    </w:p>
  </w:comment>
  <w:comment w:author="Ian Rudd" w:id="1" w:date="2011-10-18T19:48:00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verb is “may”, there needs to be at least one element – and anyway, what would be an example of a useful audio device with 0 module elements?</w:t>
      </w:r>
    </w:p>
  </w:comment>
  <w:comment w:author="Ian Rudd" w:id="11" w:date="2011-10-19T16:52:00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effect of the two instances of  “source”? Do you mean a single channel of a multi-channel/ multi-track audioObject (region/ stream element)?</w:t>
      </w:r>
    </w:p>
  </w:comment>
  <w:comment w:author="Ian Rudd" w:id="23" w:date="2011-10-19T19:22:00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Equally-spaced font needed passim.</w:t>
      </w:r>
    </w:p>
  </w:comment>
  <w:comment w:author="Ian Rudd" w:id="22" w:date="2011-10-19T19:06:00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“dataPrecision” suggests that the parameter may be expressed with some degree of exactitude (e.g. to four places of decimal), whereas the definition seems to be talking about how accurately a parameter may be recalled. New words suggested.</w:t>
      </w:r>
    </w:p>
  </w:comment>
  <w:comment w:author="Ian Rudd" w:id="8" w:date="2011-10-19T16:48:00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playbackMediaChannel and recordMediaChannel subsets of outputMediaChannel and inputMediaChannel respectively?</w:t>
      </w:r>
    </w:p>
  </w:comment>
  <w:comment w:author="Ian Rudd" w:id="26" w:date="2011-10-19T20:02:00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the problem laid out in the Comment on section 4.3.9.10.4.11.4 exists.</w:t>
      </w:r>
    </w:p>
  </w:comment>
  <w:comment w:author="Ian Rudd" w:id="17" w:date="2011-10-19T18:31:00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at section 4.3.9.10.4.10</w:t>
      </w:r>
    </w:p>
  </w:comment>
  <w:comment w:author="Ian Rudd" w:id="25" w:date="2011-10-19T19:46:00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(ref. section 4.3.9.10.4.10), in this sentence and the next, there is the ambiguity of one channel, one connection (multiple streams possible) or one channel, one stream.</w:t>
      </w:r>
    </w:p>
  </w:comment>
  <w:comment w:author="Ian Rudd" w:id="16" w:date="2011-10-19T17:54:00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section 4.3.9.10.4.10 means “one inputChannel per physical connection” we will need to accommodate multiple incomingSignals per channel – and a label which says “LAN” or “Network”, given that we must allow for people to work on audio on a multi-purpose computer (as opposed to a dedicated DAW). If that section means “one inputChannel per stream on a physical connection”, we will need to accommodate multiple channels per label.</w:t>
      </w:r>
    </w:p>
  </w:comment>
  <w:comment w:author="Ian Rudd" w:id="28" w:date="2011-10-19T20:07:00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 at section 4.3.9.10.4.11.4</w:t>
      </w:r>
    </w:p>
  </w:comment>
  <w:comment w:author="Ian Rudd" w:id="19" w:date="2011-10-19T18:43:00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Equally-spaced font needed passim.</w:t>
      </w:r>
    </w:p>
  </w:comment>
  <w:comment w:author="Ian Rudd" w:id="27" w:date="2011-10-19T20:06:00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 at section 4.3.9.10.4.10.</w:t>
      </w:r>
    </w:p>
  </w:comment>
  <w:comment w:author="Ian Rudd" w:id="18" w:date="2011-10-19T18:32:00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at section 4.3.9.10.4.11.4</w:t>
      </w:r>
    </w:p>
  </w:comment>
  <w:comment w:author="Ian Rudd" w:id="4" w:date="2011-10-19T13:11:00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say something such as “all of the appropriate device inputChannels”, for all of the receiving device inputChannels includes things such as meters, which are neither necessary nor appropriate for the purpose of this standard. A similar comment applies to the other Rules in this table. Further, will details of all the remote device's inputChannels always be known?</w:t>
      </w:r>
    </w:p>
  </w:comment>
  <w:comment w:author="Ian Rudd" w:id="14" w:date="2011-10-19T17:26:00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“source” needs to be clarified. In this case, it could refer to a multi-channel/ -stream device.</w:t>
      </w:r>
    </w:p>
  </w:comment>
  <w:comment w:author="Ian Rudd" w:id="3" w:date="2011-10-18T20:08:00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would be helpful to indicate an example of these channels on the signal graph of Fig. 1, above.</w:t>
      </w:r>
    </w:p>
  </w:comment>
  <w:comment w:author="Ian Rudd" w:id="13" w:date="2011-10-19T17:04:00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Courier 9 Regular - ?</w:t>
      </w:r>
    </w:p>
  </w:comment>
  <w:comment w:author="Ian Rudd" w:id="24" w:date="2011-10-19T19:34:00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 and character formatting - ?</w:t>
      </w:r>
    </w:p>
  </w:comment>
  <w:comment w:author="Ian Rudd" w:id="15" w:date="2011-10-19T17:47:00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Clarification required as these sentences seem contradictory; one inputChannel per physical connection or one inputChannel per stream on a physical connection? See also Comment at 4.3.9.10.4.11.4.</w:t>
      </w:r>
    </w:p>
  </w:comment>
  <w:comment w:author="Ian Rudd" w:id="29" w:date="2011-10-19T20:11:00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 checked this Annex (!), but if my suggestion for section 4.3.9.10.4.19.2.6.3 is taken, “dataPrecision” becomes “parameterRepeatability”</w:t>
      </w:r>
    </w:p>
  </w:comment>
  <w:comment w:author="Ian Rudd" w:id="20" w:date="2011-10-19T18:46:00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suggests that the model put forward in section 3.3 and its subsections is inadequate . . ? Assuming that the model is adequate, we need to improve the words here to prevent the reader thinking that it may not be.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pBdr>
        <w:top w:color="000000" w:space="1" w:sz="4" w:val="single"/>
        <w:left w:color="000000" w:space="4" w:sz="4" w:val="single"/>
        <w:bottom w:color="000000" w:space="1" w:sz="4" w:val="single"/>
        <w:right w:color="000000" w:space="4" w:sz="4" w:val="single"/>
      </w:pBdr>
      <w:jc w:val="center"/>
      <w:rPr>
        <w:rFonts w:ascii="Helvetica Neue" w:cs="Helvetica Neue" w:eastAsia="Helvetica Neue" w:hAnsi="Helvetica Neue"/>
        <w:b w:val="0"/>
        <w:bCs w:val="0"/>
        <w:sz w:val="24"/>
        <w:szCs w:val="24"/>
        <w:vertAlign w:val="baseline"/>
      </w:rPr>
    </w:pPr>
    <w:r w:rsidDel="00000000" w:rsidR="00000000" w:rsidRPr="00000000">
      <w:rPr>
        <w:rFonts w:ascii="Helvetica Neue" w:cs="Helvetica Neue" w:eastAsia="Helvetica Neue" w:hAnsi="Helvetica Neue"/>
        <w:b w:val="1"/>
        <w:bCs w:val="1"/>
        <w:sz w:val="24"/>
        <w:szCs w:val="24"/>
        <w:vertAlign w:val="baseline"/>
        <w:rtl w:val="0"/>
      </w:rPr>
      <w:t xml:space="preserve">COMMITTEE USE ONLY – NOT FOR PUBLICATION</w:t>
    </w:r>
    <w:r w:rsidDel="00000000" w:rsidR="00000000" w:rsidRPr="00000000">
      <w:rPr>
        <w:rtl w:val="0"/>
      </w:rPr>
    </w:r>
  </w:p>
  <w:p w:rsidR="00000000" w:rsidDel="00000000" w:rsidP="00000000" w:rsidRDefault="00000000" w:rsidRPr="00000000" w14:paraId="00000376">
    <w:pPr>
      <w:jc w:val="center"/>
      <w:rPr>
        <w:sz w:val="18"/>
        <w:szCs w:val="18"/>
        <w:vertAlign w:val="baseline"/>
      </w:rPr>
    </w:pPr>
    <w:r w:rsidDel="00000000" w:rsidR="00000000" w:rsidRPr="00000000">
      <w:rPr>
        <w:vertAlign w:val="baseline"/>
        <w:rtl w:val="0"/>
      </w:rPr>
      <w:t xml:space="preserv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7">
    <w:pPr>
      <w:rPr>
        <w:sz w:val="18"/>
        <w:szCs w:val="18"/>
        <w:vertAlign w:val="baseline"/>
      </w:rPr>
    </w:pPr>
    <w:r w:rsidDel="00000000" w:rsidR="00000000" w:rsidRPr="00000000">
      <w:rPr>
        <w:rtl w:val="0"/>
      </w:rPr>
    </w:r>
  </w:p>
  <w:p w:rsidR="00000000" w:rsidDel="00000000" w:rsidP="00000000" w:rsidRDefault="00000000" w:rsidRPr="00000000" w14:paraId="00000378">
    <w:pPr>
      <w:rPr>
        <w:sz w:val="18"/>
        <w:szCs w:val="18"/>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pBdr>
        <w:top w:color="000000" w:space="1" w:sz="4" w:val="single"/>
        <w:left w:color="000000" w:space="4" w:sz="4" w:val="single"/>
        <w:bottom w:color="000000" w:space="1" w:sz="4" w:val="single"/>
        <w:right w:color="000000" w:space="4" w:sz="4" w:val="single"/>
      </w:pBdr>
      <w:jc w:val="center"/>
      <w:rPr>
        <w:rFonts w:ascii="Helvetica Neue" w:cs="Helvetica Neue" w:eastAsia="Helvetica Neue" w:hAnsi="Helvetica Neue"/>
        <w:b w:val="0"/>
        <w:bCs w:val="0"/>
        <w:sz w:val="24"/>
        <w:szCs w:val="24"/>
        <w:vertAlign w:val="baseline"/>
      </w:rPr>
    </w:pPr>
    <w:r w:rsidDel="00000000" w:rsidR="00000000" w:rsidRPr="00000000">
      <w:rPr>
        <w:rFonts w:ascii="Helvetica Neue" w:cs="Helvetica Neue" w:eastAsia="Helvetica Neue" w:hAnsi="Helvetica Neue"/>
        <w:b w:val="1"/>
        <w:bCs w:val="1"/>
        <w:sz w:val="24"/>
        <w:szCs w:val="24"/>
        <w:vertAlign w:val="baseline"/>
        <w:rtl w:val="0"/>
      </w:rPr>
      <w:t xml:space="preserve">COMMITTEE USE ONLY – NOT FOR PUBLICATION</w:t>
    </w:r>
    <w:r w:rsidDel="00000000" w:rsidR="00000000" w:rsidRPr="00000000">
      <w:rPr>
        <w:rtl w:val="0"/>
      </w:rPr>
    </w:r>
  </w:p>
  <w:p w:rsidR="00000000" w:rsidDel="00000000" w:rsidP="00000000" w:rsidRDefault="00000000" w:rsidRPr="00000000" w14:paraId="00000372">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DOCUMENT-FILENAME-090216 </w:t>
    </w:r>
  </w:p>
  <w:p w:rsidR="00000000" w:rsidDel="00000000" w:rsidP="00000000" w:rsidRDefault="00000000" w:rsidRPr="00000000" w14:paraId="00000373">
    <w:pPr>
      <w:rPr>
        <w:sz w:val="18"/>
        <w:szCs w:val="18"/>
        <w:vertAlign w:val="baseline"/>
      </w:rPr>
    </w:pPr>
    <w:r w:rsidDel="00000000" w:rsidR="00000000" w:rsidRPr="00000000">
      <w:rPr>
        <w:rtl w:val="0"/>
      </w:rPr>
    </w:r>
  </w:p>
  <w:p w:rsidR="00000000" w:rsidDel="00000000" w:rsidP="00000000" w:rsidRDefault="00000000" w:rsidRPr="00000000" w14:paraId="00000374">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240" w:lineRule="auto"/>
      <w:ind w:left="432" w:hanging="432"/>
      <w:jc w:val="both"/>
    </w:pPr>
    <w:rPr>
      <w:vertAlign w:val="baseline"/>
    </w:rPr>
  </w:style>
  <w:style w:type="paragraph" w:styleId="Heading2">
    <w:name w:val="heading 2"/>
    <w:basedOn w:val="Normal"/>
    <w:next w:val="Normal"/>
    <w:pPr>
      <w:keepNext w:val="1"/>
      <w:widowControl w:val="0"/>
      <w:spacing w:after="60" w:before="240" w:lineRule="auto"/>
      <w:ind w:left="576" w:hanging="576"/>
      <w:jc w:val="both"/>
    </w:pPr>
    <w:rPr>
      <w:vertAlign w:val="baseline"/>
    </w:rPr>
  </w:style>
  <w:style w:type="paragraph" w:styleId="Heading3">
    <w:name w:val="heading 3"/>
    <w:basedOn w:val="Normal"/>
    <w:next w:val="Normal"/>
    <w:pPr>
      <w:keepNext w:val="1"/>
      <w:widowControl w:val="0"/>
      <w:spacing w:after="60" w:before="240" w:lineRule="auto"/>
      <w:ind w:left="720" w:hanging="720"/>
      <w:jc w:val="both"/>
    </w:pPr>
    <w:rPr>
      <w:vertAlign w:val="baseline"/>
    </w:rPr>
  </w:style>
  <w:style w:type="paragraph" w:styleId="Heading4">
    <w:name w:val="heading 4"/>
    <w:basedOn w:val="Normal"/>
    <w:next w:val="Normal"/>
    <w:pPr>
      <w:keepNext w:val="1"/>
      <w:widowControl w:val="0"/>
      <w:spacing w:after="100" w:before="100" w:lineRule="auto"/>
      <w:ind w:left="864" w:hanging="864"/>
      <w:jc w:val="left"/>
    </w:pPr>
    <w:rPr>
      <w:b w:val="0"/>
      <w:bCs w:val="0"/>
      <w:vertAlign w:val="baseline"/>
    </w:rPr>
  </w:style>
  <w:style w:type="paragraph" w:styleId="Heading5">
    <w:name w:val="heading 5"/>
    <w:basedOn w:val="Normal"/>
    <w:next w:val="Normal"/>
    <w:pPr>
      <w:keepNext w:val="1"/>
      <w:widowControl w:val="0"/>
      <w:spacing w:after="100" w:before="100" w:lineRule="auto"/>
      <w:ind w:left="1008" w:hanging="1008"/>
      <w:jc w:val="left"/>
    </w:pPr>
    <w:rPr>
      <w:b w:val="0"/>
      <w:bCs w:val="0"/>
      <w:vertAlign w:val="baseline"/>
    </w:rPr>
  </w:style>
  <w:style w:type="paragraph" w:styleId="Heading6">
    <w:name w:val="heading 6"/>
    <w:basedOn w:val="Normal"/>
    <w:next w:val="Normal"/>
    <w:pPr>
      <w:keepNext w:val="1"/>
      <w:widowControl w:val="0"/>
      <w:spacing w:after="100" w:before="100" w:lineRule="auto"/>
      <w:ind w:left="1152" w:hanging="1152"/>
      <w:jc w:val="left"/>
    </w:pPr>
    <w:rPr>
      <w:b w:val="0"/>
      <w:bCs w:val="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16.png"/><Relationship Id="rId16" Type="http://schemas.openxmlformats.org/officeDocument/2006/relationships/hyperlink" Target="http://www.w3.org/TR/x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Ian Rudd</vt:lpwstr>
  </property>
</Properties>
</file>